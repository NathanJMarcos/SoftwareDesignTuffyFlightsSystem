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27BE908F" w:rsidR="004C00E5" w:rsidRDefault="00843EE8" w:rsidP="00D73986">
      <w:pPr>
        <w:pStyle w:val="Title"/>
      </w:pPr>
      <w:bookmarkStart w:id="0" w:name="DocumentTitle"/>
      <w:r>
        <w:t>Domain Model</w:t>
      </w:r>
      <w:r w:rsidR="00EA16FE">
        <w:t xml:space="preserve"> </w:t>
      </w:r>
      <w:bookmarkEnd w:id="0"/>
    </w:p>
    <w:p w14:paraId="66816C2B" w14:textId="7A28F913" w:rsidR="00EC7326" w:rsidRPr="00EC7326" w:rsidRDefault="00883982" w:rsidP="00D73986">
      <w:pPr>
        <w:pStyle w:val="Title"/>
      </w:pPr>
      <w:del w:id="1" w:author="Jared Castaneda" w:date="2020-11-08T22:25:00Z">
        <w:r w:rsidDel="00150E64">
          <w:rPr>
            <w:noProof/>
          </w:rPr>
          <mc:AlternateContent>
            <mc:Choice Requires="wps">
              <w:drawing>
                <wp:anchor distT="0" distB="0" distL="114300" distR="114300" simplePos="0" relativeHeight="251659264" behindDoc="0" locked="0" layoutInCell="1" allowOverlap="1" wp14:anchorId="3FB2DA93" wp14:editId="652DEAC9">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CD4E07" w:rsidRDefault="00CD4E07"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CD4E07" w:rsidRDefault="00CD4E07"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CD4E07" w:rsidRDefault="00CD4E07"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CD4E07" w:rsidRDefault="00CD4E07" w:rsidP="00604E16">
                        <w:pPr>
                          <w:pStyle w:val="ListParagraph"/>
                          <w:numPr>
                            <w:ilvl w:val="0"/>
                            <w:numId w:val="4"/>
                          </w:numPr>
                          <w:ind w:left="360"/>
                          <w:jc w:val="left"/>
                        </w:pPr>
                        <w:r>
                          <w:t>Delete this bubble</w:t>
                        </w:r>
                      </w:p>
                    </w:txbxContent>
                  </v:textbox>
                </v:shape>
              </w:pict>
            </mc:Fallback>
          </mc:AlternateContent>
        </w:r>
      </w:del>
      <w:r w:rsidR="004931D0">
        <w:t>f</w:t>
      </w:r>
      <w:r w:rsidR="00EC7326" w:rsidRPr="00EC7326">
        <w:t>or the</w:t>
      </w:r>
    </w:p>
    <w:p w14:paraId="288E5FC1" w14:textId="09B9940B"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2" w:author="Jared Castaneda" w:date="2020-11-08T22:26:00Z">
        <w:r w:rsidDel="00150E64">
          <w:rPr>
            <w:noProof/>
          </w:rPr>
          <w:drawing>
            <wp:inline distT="0" distB="0" distL="0" distR="0" wp14:anchorId="591BB13B" wp14:editId="13917A94">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ins w:id="3" w:author="Jared Castaneda" w:date="2020-11-08T22:26:00Z">
        <w:r w:rsidR="00150E64">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51C714E" wp14:editId="30D22A9D">
              <wp:extent cx="3209290" cy="2622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290" cy="2622550"/>
                      </a:xfrm>
                      <a:prstGeom prst="rect">
                        <a:avLst/>
                      </a:prstGeom>
                      <a:noFill/>
                      <a:ln>
                        <a:noFill/>
                      </a:ln>
                    </pic:spPr>
                  </pic:pic>
                </a:graphicData>
              </a:graphic>
            </wp:inline>
          </w:drawing>
        </w:r>
      </w:ins>
    </w:p>
    <w:p w14:paraId="606880A5" w14:textId="5DD3CDC3" w:rsidR="00EC7326" w:rsidRDefault="001B6C27" w:rsidP="00D73986">
      <w:pPr>
        <w:pStyle w:val="Title"/>
      </w:pPr>
      <w:bookmarkStart w:id="4" w:name="ProjectName"/>
      <w:r>
        <w:t>Tuffy Flights</w:t>
      </w:r>
      <w:r w:rsidR="00EA16FE">
        <w:t xml:space="preserve"> </w:t>
      </w:r>
      <w:bookmarkEnd w:id="4"/>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0"/>
        <w:gridCol w:w="3500"/>
        <w:gridCol w:w="3500"/>
      </w:tblGrid>
      <w:tr w:rsidR="00D1386E" w14:paraId="2701CCDF" w14:textId="77777777" w:rsidTr="00D25D61">
        <w:trPr>
          <w:cantSplit/>
          <w:ins w:id="5" w:author="Jared Castaneda" w:date="2020-12-07T13:48:00Z"/>
        </w:trPr>
        <w:tc>
          <w:tcPr>
            <w:tcW w:w="3118" w:type="dxa"/>
          </w:tcPr>
          <w:p w14:paraId="573D2ABE" w14:textId="77777777" w:rsidR="00D1386E" w:rsidRPr="00A011D0" w:rsidRDefault="00D1386E" w:rsidP="00D25D61">
            <w:pPr>
              <w:rPr>
                <w:ins w:id="6" w:author="Jared Castaneda" w:date="2020-12-07T13:48:00Z"/>
                <w:b/>
                <w:bCs/>
              </w:rPr>
            </w:pPr>
            <w:bookmarkStart w:id="7" w:name="_Hlk58239972"/>
            <w:ins w:id="8" w:author="Jared Castaneda" w:date="2020-12-07T13:48:00Z">
              <w:r>
                <w:rPr>
                  <w:b/>
                  <w:bCs/>
                </w:rPr>
                <w:t>Nathan Marcos</w:t>
              </w:r>
            </w:ins>
          </w:p>
        </w:tc>
        <w:tc>
          <w:tcPr>
            <w:tcW w:w="3116" w:type="dxa"/>
          </w:tcPr>
          <w:p w14:paraId="609DA44C" w14:textId="77777777" w:rsidR="00D1386E" w:rsidRPr="00A011D0" w:rsidRDefault="00D1386E" w:rsidP="00D25D61">
            <w:pPr>
              <w:rPr>
                <w:ins w:id="9" w:author="Jared Castaneda" w:date="2020-12-07T13:48:00Z"/>
                <w:b/>
                <w:bCs/>
              </w:rPr>
            </w:pPr>
            <w:ins w:id="10" w:author="Jared Castaneda" w:date="2020-12-07T13:48:00Z">
              <w:r>
                <w:rPr>
                  <w:b/>
                  <w:bCs/>
                </w:rPr>
                <w:t>Jared Castaneda</w:t>
              </w:r>
            </w:ins>
          </w:p>
        </w:tc>
        <w:tc>
          <w:tcPr>
            <w:tcW w:w="3116" w:type="dxa"/>
          </w:tcPr>
          <w:p w14:paraId="1AB4D952" w14:textId="77777777" w:rsidR="00D1386E" w:rsidRPr="00A011D0" w:rsidRDefault="00D1386E" w:rsidP="00D25D61">
            <w:pPr>
              <w:rPr>
                <w:ins w:id="11" w:author="Jared Castaneda" w:date="2020-12-07T13:48:00Z"/>
                <w:b/>
                <w:bCs/>
              </w:rPr>
            </w:pPr>
            <w:ins w:id="12" w:author="Jared Castaneda" w:date="2020-12-07T13:48:00Z">
              <w:r>
                <w:rPr>
                  <w:b/>
                  <w:bCs/>
                </w:rPr>
                <w:t>Jawad Swed</w:t>
              </w:r>
            </w:ins>
          </w:p>
        </w:tc>
      </w:tr>
      <w:tr w:rsidR="00D1386E" w14:paraId="21ADC1A6" w14:textId="77777777" w:rsidTr="00D25D61">
        <w:trPr>
          <w:cantSplit/>
          <w:ins w:id="13" w:author="Jared Castaneda" w:date="2020-12-07T13:48:00Z"/>
        </w:trPr>
        <w:tc>
          <w:tcPr>
            <w:tcW w:w="3118" w:type="dxa"/>
          </w:tcPr>
          <w:p w14:paraId="0B1D55B1" w14:textId="77777777" w:rsidR="00D1386E" w:rsidRDefault="00D1386E" w:rsidP="00D25D61">
            <w:pPr>
              <w:ind w:left="164"/>
              <w:rPr>
                <w:ins w:id="14" w:author="Jared Castaneda" w:date="2020-12-07T13:48:00Z"/>
              </w:rPr>
            </w:pPr>
            <w:ins w:id="15" w:author="Jared Castaneda" w:date="2020-12-07T13:48:00Z">
              <w:r>
                <w:t>Design Modeling, Implementation</w:t>
              </w:r>
            </w:ins>
          </w:p>
        </w:tc>
        <w:tc>
          <w:tcPr>
            <w:tcW w:w="3116" w:type="dxa"/>
          </w:tcPr>
          <w:p w14:paraId="7F6D1022" w14:textId="77777777" w:rsidR="00D1386E" w:rsidRDefault="00D1386E" w:rsidP="00D25D61">
            <w:pPr>
              <w:ind w:left="164"/>
              <w:rPr>
                <w:ins w:id="16" w:author="Jared Castaneda" w:date="2020-12-07T13:48:00Z"/>
              </w:rPr>
            </w:pPr>
            <w:ins w:id="17" w:author="Jared Castaneda" w:date="2020-12-07T13:48:00Z">
              <w:r>
                <w:t>Project Management, Implementation</w:t>
              </w:r>
            </w:ins>
          </w:p>
        </w:tc>
        <w:tc>
          <w:tcPr>
            <w:tcW w:w="3116" w:type="dxa"/>
          </w:tcPr>
          <w:p w14:paraId="1610E855" w14:textId="77777777" w:rsidR="00D1386E" w:rsidRDefault="00D1386E" w:rsidP="00D25D61">
            <w:pPr>
              <w:ind w:left="164"/>
              <w:rPr>
                <w:ins w:id="18" w:author="Jared Castaneda" w:date="2020-12-07T13:48:00Z"/>
              </w:rPr>
            </w:pPr>
            <w:ins w:id="19" w:author="Jared Castaneda" w:date="2020-12-07T13:48:00Z">
              <w:r>
                <w:t>Business Modeling, Design Modeling</w:t>
              </w:r>
            </w:ins>
          </w:p>
        </w:tc>
      </w:tr>
      <w:tr w:rsidR="00D1386E" w14:paraId="7B1CBFBE" w14:textId="77777777" w:rsidTr="00D25D61">
        <w:trPr>
          <w:cantSplit/>
          <w:ins w:id="20" w:author="Jared Castaneda" w:date="2020-12-07T13:48:00Z"/>
        </w:trPr>
        <w:tc>
          <w:tcPr>
            <w:tcW w:w="3118" w:type="dxa"/>
          </w:tcPr>
          <w:p w14:paraId="21EABCB2" w14:textId="77777777" w:rsidR="00D1386E" w:rsidRDefault="00D1386E" w:rsidP="00D25D61">
            <w:pPr>
              <w:ind w:left="164"/>
              <w:rPr>
                <w:ins w:id="21" w:author="Jared Castaneda" w:date="2020-12-07T13:48:00Z"/>
              </w:rPr>
            </w:pPr>
            <w:ins w:id="22" w:author="Jared Castaneda" w:date="2020-12-07T13:48:00Z">
              <w:r>
                <w:fldChar w:fldCharType="begin"/>
              </w:r>
              <w:r>
                <w:instrText xml:space="preserve"> HYPERLINK "mailto:</w:instrText>
              </w:r>
              <w:r w:rsidRPr="00D25D61">
                <w:instrText>nathanmarcos@csu.fullerton.edu</w:instrText>
              </w:r>
              <w:r>
                <w:instrText xml:space="preserve">" </w:instrText>
              </w:r>
              <w:r>
                <w:fldChar w:fldCharType="separate"/>
              </w:r>
              <w:r w:rsidRPr="00CB59A7">
                <w:rPr>
                  <w:rStyle w:val="Hyperlink"/>
                </w:rPr>
                <w:t>nathanmarcos@csu.fullerton.edu</w:t>
              </w:r>
              <w:r>
                <w:fldChar w:fldCharType="end"/>
              </w:r>
            </w:ins>
          </w:p>
        </w:tc>
        <w:tc>
          <w:tcPr>
            <w:tcW w:w="3116" w:type="dxa"/>
          </w:tcPr>
          <w:p w14:paraId="4555C5C4" w14:textId="77777777" w:rsidR="00D1386E" w:rsidRDefault="00D1386E" w:rsidP="00D25D61">
            <w:pPr>
              <w:ind w:left="164"/>
              <w:rPr>
                <w:ins w:id="23" w:author="Jared Castaneda" w:date="2020-12-07T13:48:00Z"/>
              </w:rPr>
            </w:pPr>
            <w:ins w:id="24" w:author="Jared Castaneda" w:date="2020-12-07T13:48:00Z">
              <w:r>
                <w:fldChar w:fldCharType="begin"/>
              </w:r>
              <w:r>
                <w:instrText xml:space="preserve"> HYPERLINK "mailto:</w:instrText>
              </w:r>
              <w:r w:rsidRPr="00D25D61">
                <w:instrText>jaredcast@csu.fullerton.edu</w:instrText>
              </w:r>
              <w:r>
                <w:instrText xml:space="preserve">" </w:instrText>
              </w:r>
              <w:r>
                <w:fldChar w:fldCharType="separate"/>
              </w:r>
              <w:r w:rsidRPr="00CB59A7">
                <w:rPr>
                  <w:rStyle w:val="Hyperlink"/>
                </w:rPr>
                <w:t>jaredcast@csu.fullerton.edu</w:t>
              </w:r>
              <w:r>
                <w:fldChar w:fldCharType="end"/>
              </w:r>
              <w:r>
                <w:t xml:space="preserve"> </w:t>
              </w:r>
            </w:ins>
          </w:p>
        </w:tc>
        <w:tc>
          <w:tcPr>
            <w:tcW w:w="3116" w:type="dxa"/>
          </w:tcPr>
          <w:p w14:paraId="0690C686" w14:textId="77777777" w:rsidR="00D1386E" w:rsidRDefault="00D1386E" w:rsidP="00D25D61">
            <w:pPr>
              <w:ind w:left="164"/>
              <w:rPr>
                <w:ins w:id="25" w:author="Jared Castaneda" w:date="2020-12-07T13:48:00Z"/>
              </w:rPr>
            </w:pPr>
            <w:ins w:id="26" w:author="Jared Castaneda" w:date="2020-12-07T13:48:00Z">
              <w:r>
                <w:fldChar w:fldCharType="begin"/>
              </w:r>
              <w:r>
                <w:instrText xml:space="preserve"> HYPERLINK "mailto:</w:instrText>
              </w:r>
              <w:r w:rsidRPr="00D25D61">
                <w:instrText>jawadswed@csu.fullerton.edu</w:instrText>
              </w:r>
              <w:r>
                <w:instrText xml:space="preserve">" </w:instrText>
              </w:r>
              <w:r>
                <w:fldChar w:fldCharType="separate"/>
              </w:r>
              <w:r w:rsidRPr="00D37EC1">
                <w:rPr>
                  <w:rStyle w:val="Hyperlink"/>
                </w:rPr>
                <w:t>ja</w:t>
              </w:r>
              <w:r w:rsidRPr="00105A9E">
                <w:rPr>
                  <w:rStyle w:val="Hyperlink"/>
                </w:rPr>
                <w:t>w</w:t>
              </w:r>
              <w:r w:rsidRPr="00CB59A7">
                <w:rPr>
                  <w:rStyle w:val="Hyperlink"/>
                </w:rPr>
                <w:t>adswed@csu.fullerton.edu</w:t>
              </w:r>
              <w:r>
                <w:fldChar w:fldCharType="end"/>
              </w:r>
            </w:ins>
          </w:p>
        </w:tc>
      </w:tr>
      <w:bookmarkEnd w:id="7"/>
    </w:tbl>
    <w:p w14:paraId="7163C404" w14:textId="77777777" w:rsidR="00FE6391" w:rsidRDefault="00FE6391" w:rsidP="00D73986">
      <w:pPr>
        <w:sectPr w:rsidR="00FE6391" w:rsidSect="00FE6391">
          <w:headerReference w:type="default" r:id="rId11"/>
          <w:footerReference w:type="default" r:id="rId12"/>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896"/>
        <w:gridCol w:w="2229"/>
        <w:gridCol w:w="6170"/>
        <w:gridCol w:w="1495"/>
      </w:tblGrid>
      <w:tr w:rsidR="00760A8E" w14:paraId="238C2188" w14:textId="77777777" w:rsidTr="0023674B">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23674B">
        <w:tc>
          <w:tcPr>
            <w:tcW w:w="0" w:type="auto"/>
          </w:tcPr>
          <w:p w14:paraId="51EF25E3" w14:textId="77777777" w:rsidR="00760A8E" w:rsidRDefault="00760A8E" w:rsidP="00D73986">
            <w:r>
              <w:t>1.0</w:t>
            </w:r>
          </w:p>
        </w:tc>
        <w:tc>
          <w:tcPr>
            <w:tcW w:w="867" w:type="pct"/>
          </w:tcPr>
          <w:p w14:paraId="5E8D5A3E" w14:textId="0CCB2958" w:rsidR="00760A8E" w:rsidRDefault="009A28AE" w:rsidP="00D73986">
            <w:del w:id="27" w:author="jawad swed" w:date="2020-11-09T13:57:00Z">
              <w:r w:rsidDel="0007741E">
                <w:delText>10/5/2020</w:delText>
              </w:r>
            </w:del>
            <w:ins w:id="28" w:author="jawad swed" w:date="2020-11-09T13:57:00Z">
              <w:r w:rsidR="0007741E">
                <w:t>11/08/2020</w:t>
              </w:r>
            </w:ins>
          </w:p>
        </w:tc>
        <w:tc>
          <w:tcPr>
            <w:tcW w:w="2961" w:type="pct"/>
          </w:tcPr>
          <w:p w14:paraId="2F69F16E" w14:textId="77777777" w:rsidR="00760A8E" w:rsidRDefault="00760A8E" w:rsidP="00D2139F">
            <w:pPr>
              <w:pStyle w:val="ListParagraph"/>
              <w:numPr>
                <w:ilvl w:val="0"/>
                <w:numId w:val="1"/>
              </w:numPr>
              <w:ind w:left="256" w:hanging="270"/>
              <w:rPr>
                <w:ins w:id="29" w:author="Jared Castaneda" w:date="2020-10-06T21:06:00Z"/>
              </w:rPr>
            </w:pPr>
            <w:r>
              <w:t>Initial Release</w:t>
            </w:r>
          </w:p>
          <w:p w14:paraId="1C4236E9" w14:textId="77777777" w:rsidR="00BE5C9C" w:rsidRDefault="00BE5C9C" w:rsidP="00D2139F">
            <w:pPr>
              <w:pStyle w:val="ListParagraph"/>
              <w:numPr>
                <w:ilvl w:val="0"/>
                <w:numId w:val="1"/>
              </w:numPr>
              <w:ind w:left="256" w:hanging="270"/>
              <w:rPr>
                <w:ins w:id="30" w:author="Jared Castaneda" w:date="2020-10-06T21:06:00Z"/>
              </w:rPr>
            </w:pPr>
            <w:ins w:id="31" w:author="Jared Castaneda" w:date="2020-10-06T21:06:00Z">
              <w:r>
                <w:t>Added domain major concepts</w:t>
              </w:r>
            </w:ins>
          </w:p>
          <w:p w14:paraId="1CB775DF" w14:textId="77777777" w:rsidR="00BE5C9C" w:rsidRDefault="00BE5C9C" w:rsidP="00D2139F">
            <w:pPr>
              <w:pStyle w:val="ListParagraph"/>
              <w:numPr>
                <w:ilvl w:val="0"/>
                <w:numId w:val="1"/>
              </w:numPr>
              <w:ind w:left="256" w:hanging="270"/>
              <w:rPr>
                <w:ins w:id="32" w:author="jawad swed" w:date="2020-11-09T13:53:00Z"/>
              </w:rPr>
            </w:pPr>
            <w:ins w:id="33" w:author="Jared Castaneda" w:date="2020-10-06T21:06:00Z">
              <w:r>
                <w:t>Got a headstart on designing the domain model (have not posted it inside the document yet)</w:t>
              </w:r>
            </w:ins>
          </w:p>
          <w:p w14:paraId="56A13E77" w14:textId="77777777" w:rsidR="0007741E" w:rsidRDefault="0007741E" w:rsidP="00D2139F">
            <w:pPr>
              <w:pStyle w:val="ListParagraph"/>
              <w:numPr>
                <w:ilvl w:val="0"/>
                <w:numId w:val="1"/>
              </w:numPr>
              <w:ind w:left="256" w:hanging="270"/>
              <w:rPr>
                <w:ins w:id="34" w:author="jawad swed" w:date="2020-11-09T13:53:00Z"/>
              </w:rPr>
            </w:pPr>
            <w:ins w:id="35" w:author="jawad swed" w:date="2020-11-09T13:53:00Z">
              <w:r>
                <w:t>Added domain model and made changes</w:t>
              </w:r>
            </w:ins>
          </w:p>
          <w:p w14:paraId="76287B0C" w14:textId="77777777" w:rsidR="0007741E" w:rsidRDefault="0007741E" w:rsidP="0007741E">
            <w:pPr>
              <w:pStyle w:val="ListParagraph"/>
              <w:numPr>
                <w:ilvl w:val="0"/>
                <w:numId w:val="1"/>
              </w:numPr>
              <w:ind w:left="256" w:hanging="270"/>
              <w:rPr>
                <w:ins w:id="36" w:author="jawad swed" w:date="2020-11-09T13:53:00Z"/>
              </w:rPr>
            </w:pPr>
            <w:ins w:id="37" w:author="jawad swed" w:date="2020-11-09T13:53:00Z">
              <w:r>
                <w:t>Added connection on domain model from airports to planes</w:t>
              </w:r>
            </w:ins>
          </w:p>
          <w:p w14:paraId="0A057772" w14:textId="77777777" w:rsidR="0007741E" w:rsidRDefault="0007741E" w:rsidP="0007741E">
            <w:pPr>
              <w:pStyle w:val="ListParagraph"/>
              <w:numPr>
                <w:ilvl w:val="0"/>
                <w:numId w:val="1"/>
              </w:numPr>
              <w:ind w:left="256" w:hanging="270"/>
              <w:rPr>
                <w:ins w:id="38" w:author="jawad swed" w:date="2020-11-09T13:53:00Z"/>
              </w:rPr>
            </w:pPr>
            <w:ins w:id="39" w:author="jawad swed" w:date="2020-11-09T13:53:00Z">
              <w:r>
                <w:t>Updated domain model</w:t>
              </w:r>
            </w:ins>
          </w:p>
          <w:p w14:paraId="0EC3FC1A" w14:textId="77777777" w:rsidR="0007741E" w:rsidRDefault="0007741E" w:rsidP="0007741E">
            <w:pPr>
              <w:pStyle w:val="ListParagraph"/>
              <w:numPr>
                <w:ilvl w:val="0"/>
                <w:numId w:val="1"/>
              </w:numPr>
              <w:ind w:left="256" w:hanging="270"/>
              <w:rPr>
                <w:ins w:id="40" w:author="jawad swed" w:date="2020-11-09T13:53:00Z"/>
              </w:rPr>
            </w:pPr>
            <w:ins w:id="41" w:author="jawad swed" w:date="2020-11-09T13:53:00Z">
              <w:r>
                <w:t>Removed seats, saw it wasn’t necessary</w:t>
              </w:r>
            </w:ins>
          </w:p>
          <w:p w14:paraId="6FCBE220" w14:textId="0FAB20F4" w:rsidR="0007741E" w:rsidRDefault="0007741E" w:rsidP="0007741E">
            <w:pPr>
              <w:pStyle w:val="ListParagraph"/>
              <w:numPr>
                <w:ilvl w:val="0"/>
                <w:numId w:val="1"/>
              </w:numPr>
              <w:ind w:left="256" w:hanging="270"/>
            </w:pPr>
            <w:ins w:id="42" w:author="jawad swed" w:date="2020-11-09T13:53:00Z">
              <w:r>
                <w:t>Cleaned up document</w:t>
              </w:r>
            </w:ins>
          </w:p>
        </w:tc>
        <w:tc>
          <w:tcPr>
            <w:tcW w:w="748" w:type="pct"/>
          </w:tcPr>
          <w:p w14:paraId="7BAECB26" w14:textId="18B95B0D" w:rsidR="00760A8E" w:rsidRDefault="009A28AE" w:rsidP="00D73986">
            <w:r>
              <w:t>Jared Castaneda</w:t>
            </w:r>
          </w:p>
        </w:tc>
      </w:tr>
      <w:tr w:rsidR="00D1386E" w14:paraId="35F9E67E" w14:textId="77777777" w:rsidTr="0023674B">
        <w:trPr>
          <w:ins w:id="43" w:author="Jared Castaneda" w:date="2020-12-07T13:47:00Z"/>
        </w:trPr>
        <w:tc>
          <w:tcPr>
            <w:tcW w:w="0" w:type="auto"/>
          </w:tcPr>
          <w:p w14:paraId="5369F251" w14:textId="19DF114C" w:rsidR="00D1386E" w:rsidRDefault="00D1386E" w:rsidP="00D73986">
            <w:pPr>
              <w:rPr>
                <w:ins w:id="44" w:author="Jared Castaneda" w:date="2020-12-07T13:47:00Z"/>
              </w:rPr>
            </w:pPr>
            <w:ins w:id="45" w:author="Jared Castaneda" w:date="2020-12-07T13:47:00Z">
              <w:r>
                <w:t>2.0</w:t>
              </w:r>
            </w:ins>
          </w:p>
        </w:tc>
        <w:tc>
          <w:tcPr>
            <w:tcW w:w="867" w:type="pct"/>
          </w:tcPr>
          <w:p w14:paraId="2281E9AA" w14:textId="7CEB86F4" w:rsidR="00D1386E" w:rsidDel="0007741E" w:rsidRDefault="00D1386E" w:rsidP="00D73986">
            <w:pPr>
              <w:rPr>
                <w:ins w:id="46" w:author="Jared Castaneda" w:date="2020-12-07T13:47:00Z"/>
              </w:rPr>
            </w:pPr>
            <w:ins w:id="47" w:author="Jared Castaneda" w:date="2020-12-07T13:47:00Z">
              <w:r>
                <w:t>12/7/2020</w:t>
              </w:r>
            </w:ins>
          </w:p>
        </w:tc>
        <w:tc>
          <w:tcPr>
            <w:tcW w:w="2961" w:type="pct"/>
          </w:tcPr>
          <w:p w14:paraId="6CEDE93C" w14:textId="5CB88479" w:rsidR="00D1386E" w:rsidRDefault="00D1386E" w:rsidP="00D2139F">
            <w:pPr>
              <w:pStyle w:val="ListParagraph"/>
              <w:numPr>
                <w:ilvl w:val="0"/>
                <w:numId w:val="1"/>
              </w:numPr>
              <w:ind w:left="256" w:hanging="270"/>
              <w:rPr>
                <w:ins w:id="48" w:author="Jared Castaneda" w:date="2020-12-07T13:47:00Z"/>
              </w:rPr>
            </w:pPr>
            <w:ins w:id="49" w:author="Jared Castaneda" w:date="2020-12-07T13:47:00Z">
              <w:r>
                <w:t>Edited user roles</w:t>
              </w:r>
            </w:ins>
          </w:p>
        </w:tc>
        <w:tc>
          <w:tcPr>
            <w:tcW w:w="748" w:type="pct"/>
          </w:tcPr>
          <w:p w14:paraId="7E1991C3" w14:textId="3F09B0ED" w:rsidR="00D1386E" w:rsidRDefault="00D1386E" w:rsidP="00D73986">
            <w:pPr>
              <w:rPr>
                <w:ins w:id="50" w:author="Jared Castaneda" w:date="2020-12-07T13:47:00Z"/>
              </w:rPr>
            </w:pPr>
            <w:ins w:id="51" w:author="Jared Castaneda" w:date="2020-12-07T13:47:00Z">
              <w:r>
                <w:t>Jared Castaneda</w:t>
              </w:r>
            </w:ins>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468533EF" w14:textId="78584379" w:rsidR="003C4FF3" w:rsidRDefault="000C530D">
          <w:pPr>
            <w:pStyle w:val="TOC1"/>
            <w:rPr>
              <w:ins w:id="52" w:author="Jared Castaneda" w:date="2020-10-14T19:54:00Z"/>
              <w:rFonts w:eastAsiaTheme="minorEastAsia"/>
              <w:sz w:val="22"/>
            </w:rPr>
          </w:pPr>
          <w:r>
            <w:fldChar w:fldCharType="begin"/>
          </w:r>
          <w:r>
            <w:instrText xml:space="preserve"> TOC \o "1-4" \h \z \u </w:instrText>
          </w:r>
          <w:r>
            <w:fldChar w:fldCharType="separate"/>
          </w:r>
          <w:ins w:id="53" w:author="Jared Castaneda" w:date="2020-10-14T19:54:00Z">
            <w:r w:rsidR="003C4FF3" w:rsidRPr="00D64FDA">
              <w:rPr>
                <w:rStyle w:val="Hyperlink"/>
              </w:rPr>
              <w:fldChar w:fldCharType="begin"/>
            </w:r>
            <w:r w:rsidR="003C4FF3" w:rsidRPr="00D64FDA">
              <w:rPr>
                <w:rStyle w:val="Hyperlink"/>
              </w:rPr>
              <w:instrText xml:space="preserve"> </w:instrText>
            </w:r>
            <w:r w:rsidR="003C4FF3">
              <w:instrText>HYPERLINK \l "_Toc53597688"</w:instrText>
            </w:r>
            <w:r w:rsidR="003C4FF3" w:rsidRPr="00D64FDA">
              <w:rPr>
                <w:rStyle w:val="Hyperlink"/>
              </w:rPr>
              <w:instrText xml:space="preserve"> </w:instrText>
            </w:r>
            <w:r w:rsidR="003C4FF3" w:rsidRPr="00D64FDA">
              <w:rPr>
                <w:rStyle w:val="Hyperlink"/>
              </w:rPr>
              <w:fldChar w:fldCharType="separate"/>
            </w:r>
            <w:r w:rsidR="003C4FF3" w:rsidRPr="00D64FDA">
              <w:rPr>
                <w:rStyle w:val="Hyperlink"/>
              </w:rPr>
              <w:t>1</w:t>
            </w:r>
            <w:r w:rsidR="003C4FF3">
              <w:rPr>
                <w:rFonts w:eastAsiaTheme="minorEastAsia"/>
                <w:sz w:val="22"/>
              </w:rPr>
              <w:tab/>
            </w:r>
            <w:r w:rsidR="003C4FF3" w:rsidRPr="00D64FDA">
              <w:rPr>
                <w:rStyle w:val="Hyperlink"/>
              </w:rPr>
              <w:t>Domain’s Major Concepts (add paragraphs what it is, relationships, lines)</w:t>
            </w:r>
            <w:r w:rsidR="003C4FF3">
              <w:rPr>
                <w:webHidden/>
              </w:rPr>
              <w:tab/>
            </w:r>
            <w:r w:rsidR="003C4FF3">
              <w:rPr>
                <w:webHidden/>
              </w:rPr>
              <w:fldChar w:fldCharType="begin"/>
            </w:r>
            <w:r w:rsidR="003C4FF3">
              <w:rPr>
                <w:webHidden/>
              </w:rPr>
              <w:instrText xml:space="preserve"> PAGEREF _Toc53597688 \h </w:instrText>
            </w:r>
          </w:ins>
          <w:r w:rsidR="003C4FF3">
            <w:rPr>
              <w:webHidden/>
            </w:rPr>
          </w:r>
          <w:r w:rsidR="003C4FF3">
            <w:rPr>
              <w:webHidden/>
            </w:rPr>
            <w:fldChar w:fldCharType="separate"/>
          </w:r>
          <w:ins w:id="54" w:author="Jared Castaneda" w:date="2020-10-14T19:54:00Z">
            <w:r w:rsidR="003C4FF3">
              <w:rPr>
                <w:webHidden/>
              </w:rPr>
              <w:t>1</w:t>
            </w:r>
            <w:r w:rsidR="003C4FF3">
              <w:rPr>
                <w:webHidden/>
              </w:rPr>
              <w:fldChar w:fldCharType="end"/>
            </w:r>
            <w:r w:rsidR="003C4FF3" w:rsidRPr="00D64FDA">
              <w:rPr>
                <w:rStyle w:val="Hyperlink"/>
              </w:rPr>
              <w:fldChar w:fldCharType="end"/>
            </w:r>
          </w:ins>
        </w:p>
        <w:p w14:paraId="7F263FF9" w14:textId="632EC308" w:rsidR="003C4FF3" w:rsidRDefault="003C4FF3">
          <w:pPr>
            <w:pStyle w:val="TOC2"/>
            <w:rPr>
              <w:ins w:id="55" w:author="Jared Castaneda" w:date="2020-10-14T19:54:00Z"/>
              <w:rFonts w:eastAsiaTheme="minorEastAsia"/>
              <w:noProof/>
            </w:rPr>
          </w:pPr>
          <w:ins w:id="56" w:author="Jared Castaneda" w:date="2020-10-14T19:54:00Z">
            <w:r w:rsidRPr="00D64FDA">
              <w:rPr>
                <w:rStyle w:val="Hyperlink"/>
                <w:noProof/>
              </w:rPr>
              <w:fldChar w:fldCharType="begin"/>
            </w:r>
            <w:r w:rsidRPr="00D64FDA">
              <w:rPr>
                <w:rStyle w:val="Hyperlink"/>
                <w:noProof/>
              </w:rPr>
              <w:instrText xml:space="preserve"> </w:instrText>
            </w:r>
            <w:r>
              <w:rPr>
                <w:noProof/>
              </w:rPr>
              <w:instrText>HYPERLINK \l "_Toc53597689"</w:instrText>
            </w:r>
            <w:r w:rsidRPr="00D64FDA">
              <w:rPr>
                <w:rStyle w:val="Hyperlink"/>
                <w:noProof/>
              </w:rPr>
              <w:instrText xml:space="preserve"> </w:instrText>
            </w:r>
            <w:r w:rsidRPr="00D64FDA">
              <w:rPr>
                <w:rStyle w:val="Hyperlink"/>
                <w:noProof/>
              </w:rPr>
              <w:fldChar w:fldCharType="separate"/>
            </w:r>
            <w:r w:rsidRPr="00D64FDA">
              <w:rPr>
                <w:rStyle w:val="Hyperlink"/>
                <w:noProof/>
              </w:rPr>
              <w:t>1.1</w:t>
            </w:r>
            <w:r>
              <w:rPr>
                <w:rFonts w:eastAsiaTheme="minorEastAsia"/>
                <w:noProof/>
              </w:rPr>
              <w:tab/>
            </w:r>
            <w:r w:rsidRPr="00D64FDA">
              <w:rPr>
                <w:rStyle w:val="Hyperlink"/>
                <w:noProof/>
              </w:rPr>
              <w:t>Ticket</w:t>
            </w:r>
            <w:r>
              <w:rPr>
                <w:noProof/>
                <w:webHidden/>
              </w:rPr>
              <w:tab/>
            </w:r>
            <w:r>
              <w:rPr>
                <w:noProof/>
                <w:webHidden/>
              </w:rPr>
              <w:fldChar w:fldCharType="begin"/>
            </w:r>
            <w:r>
              <w:rPr>
                <w:noProof/>
                <w:webHidden/>
              </w:rPr>
              <w:instrText xml:space="preserve"> PAGEREF _Toc53597689 \h </w:instrText>
            </w:r>
          </w:ins>
          <w:r>
            <w:rPr>
              <w:noProof/>
              <w:webHidden/>
            </w:rPr>
          </w:r>
          <w:r>
            <w:rPr>
              <w:noProof/>
              <w:webHidden/>
            </w:rPr>
            <w:fldChar w:fldCharType="separate"/>
          </w:r>
          <w:ins w:id="57" w:author="Jared Castaneda" w:date="2020-10-14T19:54:00Z">
            <w:r>
              <w:rPr>
                <w:noProof/>
                <w:webHidden/>
              </w:rPr>
              <w:t>1</w:t>
            </w:r>
            <w:r>
              <w:rPr>
                <w:noProof/>
                <w:webHidden/>
              </w:rPr>
              <w:fldChar w:fldCharType="end"/>
            </w:r>
            <w:r w:rsidRPr="00D64FDA">
              <w:rPr>
                <w:rStyle w:val="Hyperlink"/>
                <w:noProof/>
              </w:rPr>
              <w:fldChar w:fldCharType="end"/>
            </w:r>
          </w:ins>
        </w:p>
        <w:p w14:paraId="79711FBA" w14:textId="01702B92" w:rsidR="003C4FF3" w:rsidRDefault="003C4FF3">
          <w:pPr>
            <w:pStyle w:val="TOC2"/>
            <w:rPr>
              <w:ins w:id="58" w:author="Jared Castaneda" w:date="2020-10-14T19:54:00Z"/>
              <w:rFonts w:eastAsiaTheme="minorEastAsia"/>
              <w:noProof/>
            </w:rPr>
          </w:pPr>
          <w:ins w:id="59" w:author="Jared Castaneda" w:date="2020-10-14T19:54:00Z">
            <w:r w:rsidRPr="00D64FDA">
              <w:rPr>
                <w:rStyle w:val="Hyperlink"/>
                <w:noProof/>
              </w:rPr>
              <w:fldChar w:fldCharType="begin"/>
            </w:r>
            <w:r w:rsidRPr="00D64FDA">
              <w:rPr>
                <w:rStyle w:val="Hyperlink"/>
                <w:noProof/>
              </w:rPr>
              <w:instrText xml:space="preserve"> </w:instrText>
            </w:r>
            <w:r>
              <w:rPr>
                <w:noProof/>
              </w:rPr>
              <w:instrText>HYPERLINK \l "_Toc53597690"</w:instrText>
            </w:r>
            <w:r w:rsidRPr="00D64FDA">
              <w:rPr>
                <w:rStyle w:val="Hyperlink"/>
                <w:noProof/>
              </w:rPr>
              <w:instrText xml:space="preserve"> </w:instrText>
            </w:r>
            <w:r w:rsidRPr="00D64FDA">
              <w:rPr>
                <w:rStyle w:val="Hyperlink"/>
                <w:noProof/>
              </w:rPr>
              <w:fldChar w:fldCharType="separate"/>
            </w:r>
            <w:r w:rsidRPr="00D64FDA">
              <w:rPr>
                <w:rStyle w:val="Hyperlink"/>
                <w:noProof/>
              </w:rPr>
              <w:t>1.2</w:t>
            </w:r>
            <w:r>
              <w:rPr>
                <w:rFonts w:eastAsiaTheme="minorEastAsia"/>
                <w:noProof/>
              </w:rPr>
              <w:tab/>
            </w:r>
            <w:r w:rsidRPr="00D64FDA">
              <w:rPr>
                <w:rStyle w:val="Hyperlink"/>
                <w:noProof/>
              </w:rPr>
              <w:t>Flight</w:t>
            </w:r>
            <w:r>
              <w:rPr>
                <w:noProof/>
                <w:webHidden/>
              </w:rPr>
              <w:tab/>
            </w:r>
            <w:r>
              <w:rPr>
                <w:noProof/>
                <w:webHidden/>
              </w:rPr>
              <w:fldChar w:fldCharType="begin"/>
            </w:r>
            <w:r>
              <w:rPr>
                <w:noProof/>
                <w:webHidden/>
              </w:rPr>
              <w:instrText xml:space="preserve"> PAGEREF _Toc53597690 \h </w:instrText>
            </w:r>
          </w:ins>
          <w:r>
            <w:rPr>
              <w:noProof/>
              <w:webHidden/>
            </w:rPr>
          </w:r>
          <w:r>
            <w:rPr>
              <w:noProof/>
              <w:webHidden/>
            </w:rPr>
            <w:fldChar w:fldCharType="separate"/>
          </w:r>
          <w:ins w:id="60" w:author="Jared Castaneda" w:date="2020-10-14T19:54:00Z">
            <w:r>
              <w:rPr>
                <w:noProof/>
                <w:webHidden/>
              </w:rPr>
              <w:t>1</w:t>
            </w:r>
            <w:r>
              <w:rPr>
                <w:noProof/>
                <w:webHidden/>
              </w:rPr>
              <w:fldChar w:fldCharType="end"/>
            </w:r>
            <w:r w:rsidRPr="00D64FDA">
              <w:rPr>
                <w:rStyle w:val="Hyperlink"/>
                <w:noProof/>
              </w:rPr>
              <w:fldChar w:fldCharType="end"/>
            </w:r>
          </w:ins>
        </w:p>
        <w:p w14:paraId="03DB0E8C" w14:textId="16ACBE80" w:rsidR="003C4FF3" w:rsidRDefault="003C4FF3">
          <w:pPr>
            <w:pStyle w:val="TOC2"/>
            <w:rPr>
              <w:ins w:id="61" w:author="Jared Castaneda" w:date="2020-10-14T19:54:00Z"/>
              <w:rFonts w:eastAsiaTheme="minorEastAsia"/>
              <w:noProof/>
            </w:rPr>
          </w:pPr>
          <w:ins w:id="62" w:author="Jared Castaneda" w:date="2020-10-14T19:54:00Z">
            <w:r w:rsidRPr="00D64FDA">
              <w:rPr>
                <w:rStyle w:val="Hyperlink"/>
                <w:noProof/>
              </w:rPr>
              <w:fldChar w:fldCharType="begin"/>
            </w:r>
            <w:r w:rsidRPr="00D64FDA">
              <w:rPr>
                <w:rStyle w:val="Hyperlink"/>
                <w:noProof/>
              </w:rPr>
              <w:instrText xml:space="preserve"> </w:instrText>
            </w:r>
            <w:r>
              <w:rPr>
                <w:noProof/>
              </w:rPr>
              <w:instrText>HYPERLINK \l "_Toc53597691"</w:instrText>
            </w:r>
            <w:r w:rsidRPr="00D64FDA">
              <w:rPr>
                <w:rStyle w:val="Hyperlink"/>
                <w:noProof/>
              </w:rPr>
              <w:instrText xml:space="preserve"> </w:instrText>
            </w:r>
            <w:r w:rsidRPr="00D64FDA">
              <w:rPr>
                <w:rStyle w:val="Hyperlink"/>
                <w:noProof/>
              </w:rPr>
              <w:fldChar w:fldCharType="separate"/>
            </w:r>
            <w:r w:rsidRPr="00D64FDA">
              <w:rPr>
                <w:rStyle w:val="Hyperlink"/>
                <w:noProof/>
              </w:rPr>
              <w:t>1.3</w:t>
            </w:r>
            <w:r>
              <w:rPr>
                <w:rFonts w:eastAsiaTheme="minorEastAsia"/>
                <w:noProof/>
              </w:rPr>
              <w:tab/>
            </w:r>
            <w:r w:rsidRPr="00D64FDA">
              <w:rPr>
                <w:rStyle w:val="Hyperlink"/>
                <w:noProof/>
              </w:rPr>
              <w:t>Sale</w:t>
            </w:r>
            <w:r>
              <w:rPr>
                <w:noProof/>
                <w:webHidden/>
              </w:rPr>
              <w:tab/>
            </w:r>
            <w:r>
              <w:rPr>
                <w:noProof/>
                <w:webHidden/>
              </w:rPr>
              <w:fldChar w:fldCharType="begin"/>
            </w:r>
            <w:r>
              <w:rPr>
                <w:noProof/>
                <w:webHidden/>
              </w:rPr>
              <w:instrText xml:space="preserve"> PAGEREF _Toc53597691 \h </w:instrText>
            </w:r>
          </w:ins>
          <w:r>
            <w:rPr>
              <w:noProof/>
              <w:webHidden/>
            </w:rPr>
          </w:r>
          <w:r>
            <w:rPr>
              <w:noProof/>
              <w:webHidden/>
            </w:rPr>
            <w:fldChar w:fldCharType="separate"/>
          </w:r>
          <w:ins w:id="63" w:author="Jared Castaneda" w:date="2020-10-14T19:54:00Z">
            <w:r>
              <w:rPr>
                <w:noProof/>
                <w:webHidden/>
              </w:rPr>
              <w:t>1</w:t>
            </w:r>
            <w:r>
              <w:rPr>
                <w:noProof/>
                <w:webHidden/>
              </w:rPr>
              <w:fldChar w:fldCharType="end"/>
            </w:r>
            <w:r w:rsidRPr="00D64FDA">
              <w:rPr>
                <w:rStyle w:val="Hyperlink"/>
                <w:noProof/>
              </w:rPr>
              <w:fldChar w:fldCharType="end"/>
            </w:r>
          </w:ins>
        </w:p>
        <w:p w14:paraId="05C9BA99" w14:textId="45D1E43B" w:rsidR="003C4FF3" w:rsidRDefault="003C4FF3">
          <w:pPr>
            <w:pStyle w:val="TOC2"/>
            <w:rPr>
              <w:ins w:id="64" w:author="Jared Castaneda" w:date="2020-10-14T19:54:00Z"/>
              <w:rFonts w:eastAsiaTheme="minorEastAsia"/>
              <w:noProof/>
            </w:rPr>
          </w:pPr>
          <w:ins w:id="65" w:author="Jared Castaneda" w:date="2020-10-14T19:54:00Z">
            <w:r w:rsidRPr="00D64FDA">
              <w:rPr>
                <w:rStyle w:val="Hyperlink"/>
                <w:noProof/>
              </w:rPr>
              <w:fldChar w:fldCharType="begin"/>
            </w:r>
            <w:r w:rsidRPr="00D64FDA">
              <w:rPr>
                <w:rStyle w:val="Hyperlink"/>
                <w:noProof/>
              </w:rPr>
              <w:instrText xml:space="preserve"> </w:instrText>
            </w:r>
            <w:r>
              <w:rPr>
                <w:noProof/>
              </w:rPr>
              <w:instrText>HYPERLINK \l "_Toc53597692"</w:instrText>
            </w:r>
            <w:r w:rsidRPr="00D64FDA">
              <w:rPr>
                <w:rStyle w:val="Hyperlink"/>
                <w:noProof/>
              </w:rPr>
              <w:instrText xml:space="preserve"> </w:instrText>
            </w:r>
            <w:r w:rsidRPr="00D64FDA">
              <w:rPr>
                <w:rStyle w:val="Hyperlink"/>
                <w:noProof/>
              </w:rPr>
              <w:fldChar w:fldCharType="separate"/>
            </w:r>
            <w:r w:rsidRPr="00D64FDA">
              <w:rPr>
                <w:rStyle w:val="Hyperlink"/>
                <w:noProof/>
              </w:rPr>
              <w:t>1.4</w:t>
            </w:r>
            <w:r>
              <w:rPr>
                <w:rFonts w:eastAsiaTheme="minorEastAsia"/>
                <w:noProof/>
              </w:rPr>
              <w:tab/>
            </w:r>
            <w:r w:rsidRPr="00D64FDA">
              <w:rPr>
                <w:rStyle w:val="Hyperlink"/>
                <w:noProof/>
              </w:rPr>
              <w:t>Seat</w:t>
            </w:r>
            <w:r>
              <w:rPr>
                <w:noProof/>
                <w:webHidden/>
              </w:rPr>
              <w:tab/>
            </w:r>
            <w:r>
              <w:rPr>
                <w:noProof/>
                <w:webHidden/>
              </w:rPr>
              <w:fldChar w:fldCharType="begin"/>
            </w:r>
            <w:r>
              <w:rPr>
                <w:noProof/>
                <w:webHidden/>
              </w:rPr>
              <w:instrText xml:space="preserve"> PAGEREF _Toc53597692 \h </w:instrText>
            </w:r>
          </w:ins>
          <w:r>
            <w:rPr>
              <w:noProof/>
              <w:webHidden/>
            </w:rPr>
          </w:r>
          <w:r>
            <w:rPr>
              <w:noProof/>
              <w:webHidden/>
            </w:rPr>
            <w:fldChar w:fldCharType="separate"/>
          </w:r>
          <w:ins w:id="66" w:author="Jared Castaneda" w:date="2020-10-14T19:54:00Z">
            <w:r>
              <w:rPr>
                <w:noProof/>
                <w:webHidden/>
              </w:rPr>
              <w:t>1</w:t>
            </w:r>
            <w:r>
              <w:rPr>
                <w:noProof/>
                <w:webHidden/>
              </w:rPr>
              <w:fldChar w:fldCharType="end"/>
            </w:r>
            <w:r w:rsidRPr="00D64FDA">
              <w:rPr>
                <w:rStyle w:val="Hyperlink"/>
                <w:noProof/>
              </w:rPr>
              <w:fldChar w:fldCharType="end"/>
            </w:r>
          </w:ins>
        </w:p>
        <w:p w14:paraId="270839BA" w14:textId="3CE0C43C" w:rsidR="003C4FF3" w:rsidRDefault="003C4FF3">
          <w:pPr>
            <w:pStyle w:val="TOC2"/>
            <w:rPr>
              <w:ins w:id="67" w:author="Jared Castaneda" w:date="2020-10-14T19:54:00Z"/>
              <w:rFonts w:eastAsiaTheme="minorEastAsia"/>
              <w:noProof/>
            </w:rPr>
          </w:pPr>
          <w:ins w:id="68" w:author="Jared Castaneda" w:date="2020-10-14T19:54:00Z">
            <w:r w:rsidRPr="00D64FDA">
              <w:rPr>
                <w:rStyle w:val="Hyperlink"/>
                <w:noProof/>
              </w:rPr>
              <w:fldChar w:fldCharType="begin"/>
            </w:r>
            <w:r w:rsidRPr="00D64FDA">
              <w:rPr>
                <w:rStyle w:val="Hyperlink"/>
                <w:noProof/>
              </w:rPr>
              <w:instrText xml:space="preserve"> </w:instrText>
            </w:r>
            <w:r>
              <w:rPr>
                <w:noProof/>
              </w:rPr>
              <w:instrText>HYPERLINK \l "_Toc53597693"</w:instrText>
            </w:r>
            <w:r w:rsidRPr="00D64FDA">
              <w:rPr>
                <w:rStyle w:val="Hyperlink"/>
                <w:noProof/>
              </w:rPr>
              <w:instrText xml:space="preserve"> </w:instrText>
            </w:r>
            <w:r w:rsidRPr="00D64FDA">
              <w:rPr>
                <w:rStyle w:val="Hyperlink"/>
                <w:noProof/>
              </w:rPr>
              <w:fldChar w:fldCharType="separate"/>
            </w:r>
            <w:r w:rsidRPr="00D64FDA">
              <w:rPr>
                <w:rStyle w:val="Hyperlink"/>
                <w:noProof/>
              </w:rPr>
              <w:t>1.5</w:t>
            </w:r>
            <w:r>
              <w:rPr>
                <w:rFonts w:eastAsiaTheme="minorEastAsia"/>
                <w:noProof/>
              </w:rPr>
              <w:tab/>
            </w:r>
            <w:r w:rsidRPr="00D64FDA">
              <w:rPr>
                <w:rStyle w:val="Hyperlink"/>
                <w:noProof/>
              </w:rPr>
              <w:t>Plane</w:t>
            </w:r>
            <w:r>
              <w:rPr>
                <w:noProof/>
                <w:webHidden/>
              </w:rPr>
              <w:tab/>
            </w:r>
            <w:r>
              <w:rPr>
                <w:noProof/>
                <w:webHidden/>
              </w:rPr>
              <w:fldChar w:fldCharType="begin"/>
            </w:r>
            <w:r>
              <w:rPr>
                <w:noProof/>
                <w:webHidden/>
              </w:rPr>
              <w:instrText xml:space="preserve"> PAGEREF _Toc53597693 \h </w:instrText>
            </w:r>
          </w:ins>
          <w:r>
            <w:rPr>
              <w:noProof/>
              <w:webHidden/>
            </w:rPr>
          </w:r>
          <w:r>
            <w:rPr>
              <w:noProof/>
              <w:webHidden/>
            </w:rPr>
            <w:fldChar w:fldCharType="separate"/>
          </w:r>
          <w:ins w:id="69" w:author="Jared Castaneda" w:date="2020-10-14T19:54:00Z">
            <w:r>
              <w:rPr>
                <w:noProof/>
                <w:webHidden/>
              </w:rPr>
              <w:t>1</w:t>
            </w:r>
            <w:r>
              <w:rPr>
                <w:noProof/>
                <w:webHidden/>
              </w:rPr>
              <w:fldChar w:fldCharType="end"/>
            </w:r>
            <w:r w:rsidRPr="00D64FDA">
              <w:rPr>
                <w:rStyle w:val="Hyperlink"/>
                <w:noProof/>
              </w:rPr>
              <w:fldChar w:fldCharType="end"/>
            </w:r>
          </w:ins>
        </w:p>
        <w:p w14:paraId="019B6C9D" w14:textId="74E9C191" w:rsidR="003C4FF3" w:rsidRDefault="003C4FF3">
          <w:pPr>
            <w:pStyle w:val="TOC2"/>
            <w:rPr>
              <w:ins w:id="70" w:author="Jared Castaneda" w:date="2020-10-14T19:54:00Z"/>
              <w:rFonts w:eastAsiaTheme="minorEastAsia"/>
              <w:noProof/>
            </w:rPr>
          </w:pPr>
          <w:ins w:id="71" w:author="Jared Castaneda" w:date="2020-10-14T19:54:00Z">
            <w:r w:rsidRPr="00D64FDA">
              <w:rPr>
                <w:rStyle w:val="Hyperlink"/>
                <w:noProof/>
              </w:rPr>
              <w:fldChar w:fldCharType="begin"/>
            </w:r>
            <w:r w:rsidRPr="00D64FDA">
              <w:rPr>
                <w:rStyle w:val="Hyperlink"/>
                <w:noProof/>
              </w:rPr>
              <w:instrText xml:space="preserve"> </w:instrText>
            </w:r>
            <w:r>
              <w:rPr>
                <w:noProof/>
              </w:rPr>
              <w:instrText>HYPERLINK \l "_Toc53597694"</w:instrText>
            </w:r>
            <w:r w:rsidRPr="00D64FDA">
              <w:rPr>
                <w:rStyle w:val="Hyperlink"/>
                <w:noProof/>
              </w:rPr>
              <w:instrText xml:space="preserve"> </w:instrText>
            </w:r>
            <w:r w:rsidRPr="00D64FDA">
              <w:rPr>
                <w:rStyle w:val="Hyperlink"/>
                <w:noProof/>
              </w:rPr>
              <w:fldChar w:fldCharType="separate"/>
            </w:r>
            <w:r w:rsidRPr="00D64FDA">
              <w:rPr>
                <w:rStyle w:val="Hyperlink"/>
                <w:noProof/>
              </w:rPr>
              <w:t>1.6</w:t>
            </w:r>
            <w:r>
              <w:rPr>
                <w:rFonts w:eastAsiaTheme="minorEastAsia"/>
                <w:noProof/>
              </w:rPr>
              <w:tab/>
            </w:r>
            <w:r w:rsidRPr="00D64FDA">
              <w:rPr>
                <w:rStyle w:val="Hyperlink"/>
                <w:noProof/>
              </w:rPr>
              <w:t>FlightDescription</w:t>
            </w:r>
            <w:r>
              <w:rPr>
                <w:noProof/>
                <w:webHidden/>
              </w:rPr>
              <w:tab/>
            </w:r>
            <w:r>
              <w:rPr>
                <w:noProof/>
                <w:webHidden/>
              </w:rPr>
              <w:fldChar w:fldCharType="begin"/>
            </w:r>
            <w:r>
              <w:rPr>
                <w:noProof/>
                <w:webHidden/>
              </w:rPr>
              <w:instrText xml:space="preserve"> PAGEREF _Toc53597694 \h </w:instrText>
            </w:r>
          </w:ins>
          <w:r>
            <w:rPr>
              <w:noProof/>
              <w:webHidden/>
            </w:rPr>
          </w:r>
          <w:r>
            <w:rPr>
              <w:noProof/>
              <w:webHidden/>
            </w:rPr>
            <w:fldChar w:fldCharType="separate"/>
          </w:r>
          <w:ins w:id="72" w:author="Jared Castaneda" w:date="2020-10-14T19:54:00Z">
            <w:r>
              <w:rPr>
                <w:noProof/>
                <w:webHidden/>
              </w:rPr>
              <w:t>1</w:t>
            </w:r>
            <w:r>
              <w:rPr>
                <w:noProof/>
                <w:webHidden/>
              </w:rPr>
              <w:fldChar w:fldCharType="end"/>
            </w:r>
            <w:r w:rsidRPr="00D64FDA">
              <w:rPr>
                <w:rStyle w:val="Hyperlink"/>
                <w:noProof/>
              </w:rPr>
              <w:fldChar w:fldCharType="end"/>
            </w:r>
          </w:ins>
        </w:p>
        <w:p w14:paraId="42A286EC" w14:textId="0CD9F240" w:rsidR="003C4FF3" w:rsidRDefault="003C4FF3">
          <w:pPr>
            <w:pStyle w:val="TOC2"/>
            <w:rPr>
              <w:ins w:id="73" w:author="Jared Castaneda" w:date="2020-10-14T19:54:00Z"/>
              <w:rFonts w:eastAsiaTheme="minorEastAsia"/>
              <w:noProof/>
            </w:rPr>
          </w:pPr>
          <w:ins w:id="74" w:author="Jared Castaneda" w:date="2020-10-14T19:54:00Z">
            <w:r w:rsidRPr="00D64FDA">
              <w:rPr>
                <w:rStyle w:val="Hyperlink"/>
                <w:noProof/>
              </w:rPr>
              <w:fldChar w:fldCharType="begin"/>
            </w:r>
            <w:r w:rsidRPr="00D64FDA">
              <w:rPr>
                <w:rStyle w:val="Hyperlink"/>
                <w:noProof/>
              </w:rPr>
              <w:instrText xml:space="preserve"> </w:instrText>
            </w:r>
            <w:r>
              <w:rPr>
                <w:noProof/>
              </w:rPr>
              <w:instrText>HYPERLINK \l "_Toc53597695"</w:instrText>
            </w:r>
            <w:r w:rsidRPr="00D64FDA">
              <w:rPr>
                <w:rStyle w:val="Hyperlink"/>
                <w:noProof/>
              </w:rPr>
              <w:instrText xml:space="preserve"> </w:instrText>
            </w:r>
            <w:r w:rsidRPr="00D64FDA">
              <w:rPr>
                <w:rStyle w:val="Hyperlink"/>
                <w:noProof/>
              </w:rPr>
              <w:fldChar w:fldCharType="separate"/>
            </w:r>
            <w:r w:rsidRPr="00D64FDA">
              <w:rPr>
                <w:rStyle w:val="Hyperlink"/>
                <w:noProof/>
              </w:rPr>
              <w:t>1.7</w:t>
            </w:r>
            <w:r>
              <w:rPr>
                <w:rFonts w:eastAsiaTheme="minorEastAsia"/>
                <w:noProof/>
              </w:rPr>
              <w:tab/>
            </w:r>
            <w:r w:rsidRPr="00D64FDA">
              <w:rPr>
                <w:rStyle w:val="Hyperlink"/>
                <w:noProof/>
              </w:rPr>
              <w:t>Airport</w:t>
            </w:r>
            <w:r>
              <w:rPr>
                <w:noProof/>
                <w:webHidden/>
              </w:rPr>
              <w:tab/>
            </w:r>
            <w:r>
              <w:rPr>
                <w:noProof/>
                <w:webHidden/>
              </w:rPr>
              <w:fldChar w:fldCharType="begin"/>
            </w:r>
            <w:r>
              <w:rPr>
                <w:noProof/>
                <w:webHidden/>
              </w:rPr>
              <w:instrText xml:space="preserve"> PAGEREF _Toc53597695 \h </w:instrText>
            </w:r>
          </w:ins>
          <w:r>
            <w:rPr>
              <w:noProof/>
              <w:webHidden/>
            </w:rPr>
          </w:r>
          <w:r>
            <w:rPr>
              <w:noProof/>
              <w:webHidden/>
            </w:rPr>
            <w:fldChar w:fldCharType="separate"/>
          </w:r>
          <w:ins w:id="75" w:author="Jared Castaneda" w:date="2020-10-14T19:54:00Z">
            <w:r>
              <w:rPr>
                <w:noProof/>
                <w:webHidden/>
              </w:rPr>
              <w:t>1</w:t>
            </w:r>
            <w:r>
              <w:rPr>
                <w:noProof/>
                <w:webHidden/>
              </w:rPr>
              <w:fldChar w:fldCharType="end"/>
            </w:r>
            <w:r w:rsidRPr="00D64FDA">
              <w:rPr>
                <w:rStyle w:val="Hyperlink"/>
                <w:noProof/>
              </w:rPr>
              <w:fldChar w:fldCharType="end"/>
            </w:r>
          </w:ins>
        </w:p>
        <w:p w14:paraId="701ED4F0" w14:textId="5276D74F" w:rsidR="003C4FF3" w:rsidRDefault="003C4FF3">
          <w:pPr>
            <w:pStyle w:val="TOC2"/>
            <w:rPr>
              <w:ins w:id="76" w:author="Jared Castaneda" w:date="2020-10-14T19:54:00Z"/>
              <w:rFonts w:eastAsiaTheme="minorEastAsia"/>
              <w:noProof/>
            </w:rPr>
          </w:pPr>
          <w:ins w:id="77" w:author="Jared Castaneda" w:date="2020-10-14T19:54:00Z">
            <w:r w:rsidRPr="00D64FDA">
              <w:rPr>
                <w:rStyle w:val="Hyperlink"/>
                <w:noProof/>
              </w:rPr>
              <w:fldChar w:fldCharType="begin"/>
            </w:r>
            <w:r w:rsidRPr="00D64FDA">
              <w:rPr>
                <w:rStyle w:val="Hyperlink"/>
                <w:noProof/>
              </w:rPr>
              <w:instrText xml:space="preserve"> </w:instrText>
            </w:r>
            <w:r>
              <w:rPr>
                <w:noProof/>
              </w:rPr>
              <w:instrText>HYPERLINK \l "_Toc53597696"</w:instrText>
            </w:r>
            <w:r w:rsidRPr="00D64FDA">
              <w:rPr>
                <w:rStyle w:val="Hyperlink"/>
                <w:noProof/>
              </w:rPr>
              <w:instrText xml:space="preserve"> </w:instrText>
            </w:r>
            <w:r w:rsidRPr="00D64FDA">
              <w:rPr>
                <w:rStyle w:val="Hyperlink"/>
                <w:noProof/>
              </w:rPr>
              <w:fldChar w:fldCharType="separate"/>
            </w:r>
            <w:r w:rsidRPr="00D64FDA">
              <w:rPr>
                <w:rStyle w:val="Hyperlink"/>
                <w:noProof/>
              </w:rPr>
              <w:t>1.8</w:t>
            </w:r>
            <w:r>
              <w:rPr>
                <w:rFonts w:eastAsiaTheme="minorEastAsia"/>
                <w:noProof/>
              </w:rPr>
              <w:tab/>
            </w:r>
            <w:r w:rsidRPr="00D64FDA">
              <w:rPr>
                <w:rStyle w:val="Hyperlink"/>
                <w:noProof/>
              </w:rPr>
              <w:t>Bags</w:t>
            </w:r>
            <w:r>
              <w:rPr>
                <w:noProof/>
                <w:webHidden/>
              </w:rPr>
              <w:tab/>
            </w:r>
            <w:r>
              <w:rPr>
                <w:noProof/>
                <w:webHidden/>
              </w:rPr>
              <w:fldChar w:fldCharType="begin"/>
            </w:r>
            <w:r>
              <w:rPr>
                <w:noProof/>
                <w:webHidden/>
              </w:rPr>
              <w:instrText xml:space="preserve"> PAGEREF _Toc53597696 \h </w:instrText>
            </w:r>
          </w:ins>
          <w:r>
            <w:rPr>
              <w:noProof/>
              <w:webHidden/>
            </w:rPr>
          </w:r>
          <w:r>
            <w:rPr>
              <w:noProof/>
              <w:webHidden/>
            </w:rPr>
            <w:fldChar w:fldCharType="separate"/>
          </w:r>
          <w:ins w:id="78" w:author="Jared Castaneda" w:date="2020-10-14T19:54:00Z">
            <w:r>
              <w:rPr>
                <w:noProof/>
                <w:webHidden/>
              </w:rPr>
              <w:t>1</w:t>
            </w:r>
            <w:r>
              <w:rPr>
                <w:noProof/>
                <w:webHidden/>
              </w:rPr>
              <w:fldChar w:fldCharType="end"/>
            </w:r>
            <w:r w:rsidRPr="00D64FDA">
              <w:rPr>
                <w:rStyle w:val="Hyperlink"/>
                <w:noProof/>
              </w:rPr>
              <w:fldChar w:fldCharType="end"/>
            </w:r>
          </w:ins>
        </w:p>
        <w:p w14:paraId="69DBF23F" w14:textId="404F8D84" w:rsidR="003C4FF3" w:rsidRDefault="003C4FF3">
          <w:pPr>
            <w:pStyle w:val="TOC2"/>
            <w:rPr>
              <w:ins w:id="79" w:author="Jared Castaneda" w:date="2020-10-14T19:54:00Z"/>
              <w:rFonts w:eastAsiaTheme="minorEastAsia"/>
              <w:noProof/>
            </w:rPr>
          </w:pPr>
          <w:ins w:id="80" w:author="Jared Castaneda" w:date="2020-10-14T19:54:00Z">
            <w:r w:rsidRPr="00D64FDA">
              <w:rPr>
                <w:rStyle w:val="Hyperlink"/>
                <w:noProof/>
              </w:rPr>
              <w:fldChar w:fldCharType="begin"/>
            </w:r>
            <w:r w:rsidRPr="00D64FDA">
              <w:rPr>
                <w:rStyle w:val="Hyperlink"/>
                <w:noProof/>
              </w:rPr>
              <w:instrText xml:space="preserve"> </w:instrText>
            </w:r>
            <w:r>
              <w:rPr>
                <w:noProof/>
              </w:rPr>
              <w:instrText>HYPERLINK \l "_Toc53597697"</w:instrText>
            </w:r>
            <w:r w:rsidRPr="00D64FDA">
              <w:rPr>
                <w:rStyle w:val="Hyperlink"/>
                <w:noProof/>
              </w:rPr>
              <w:instrText xml:space="preserve"> </w:instrText>
            </w:r>
            <w:r w:rsidRPr="00D64FDA">
              <w:rPr>
                <w:rStyle w:val="Hyperlink"/>
                <w:noProof/>
              </w:rPr>
              <w:fldChar w:fldCharType="separate"/>
            </w:r>
            <w:r w:rsidRPr="00D64FDA">
              <w:rPr>
                <w:rStyle w:val="Hyperlink"/>
                <w:noProof/>
              </w:rPr>
              <w:t>1.9</w:t>
            </w:r>
            <w:r>
              <w:rPr>
                <w:rFonts w:eastAsiaTheme="minorEastAsia"/>
                <w:noProof/>
              </w:rPr>
              <w:tab/>
            </w:r>
            <w:r w:rsidRPr="00D64FDA">
              <w:rPr>
                <w:rStyle w:val="Hyperlink"/>
                <w:noProof/>
              </w:rPr>
              <w:t>Meals</w:t>
            </w:r>
            <w:r>
              <w:rPr>
                <w:noProof/>
                <w:webHidden/>
              </w:rPr>
              <w:tab/>
            </w:r>
            <w:r>
              <w:rPr>
                <w:noProof/>
                <w:webHidden/>
              </w:rPr>
              <w:fldChar w:fldCharType="begin"/>
            </w:r>
            <w:r>
              <w:rPr>
                <w:noProof/>
                <w:webHidden/>
              </w:rPr>
              <w:instrText xml:space="preserve"> PAGEREF _Toc53597697 \h </w:instrText>
            </w:r>
          </w:ins>
          <w:r>
            <w:rPr>
              <w:noProof/>
              <w:webHidden/>
            </w:rPr>
          </w:r>
          <w:r>
            <w:rPr>
              <w:noProof/>
              <w:webHidden/>
            </w:rPr>
            <w:fldChar w:fldCharType="separate"/>
          </w:r>
          <w:ins w:id="81" w:author="Jared Castaneda" w:date="2020-10-14T19:54:00Z">
            <w:r>
              <w:rPr>
                <w:noProof/>
                <w:webHidden/>
              </w:rPr>
              <w:t>1</w:t>
            </w:r>
            <w:r>
              <w:rPr>
                <w:noProof/>
                <w:webHidden/>
              </w:rPr>
              <w:fldChar w:fldCharType="end"/>
            </w:r>
            <w:r w:rsidRPr="00D64FDA">
              <w:rPr>
                <w:rStyle w:val="Hyperlink"/>
                <w:noProof/>
              </w:rPr>
              <w:fldChar w:fldCharType="end"/>
            </w:r>
          </w:ins>
        </w:p>
        <w:p w14:paraId="35E94CDB" w14:textId="75B5FCE4" w:rsidR="003C4FF3" w:rsidRDefault="003C4FF3">
          <w:pPr>
            <w:pStyle w:val="TOC1"/>
            <w:rPr>
              <w:ins w:id="82" w:author="Jared Castaneda" w:date="2020-10-14T19:54:00Z"/>
              <w:rFonts w:eastAsiaTheme="minorEastAsia"/>
              <w:sz w:val="22"/>
            </w:rPr>
          </w:pPr>
          <w:ins w:id="83" w:author="Jared Castaneda" w:date="2020-10-14T19:54:00Z">
            <w:r w:rsidRPr="00D64FDA">
              <w:rPr>
                <w:rStyle w:val="Hyperlink"/>
              </w:rPr>
              <w:fldChar w:fldCharType="begin"/>
            </w:r>
            <w:r w:rsidRPr="00D64FDA">
              <w:rPr>
                <w:rStyle w:val="Hyperlink"/>
              </w:rPr>
              <w:instrText xml:space="preserve"> </w:instrText>
            </w:r>
            <w:r>
              <w:instrText>HYPERLINK \l "_Toc53597698"</w:instrText>
            </w:r>
            <w:r w:rsidRPr="00D64FDA">
              <w:rPr>
                <w:rStyle w:val="Hyperlink"/>
              </w:rPr>
              <w:instrText xml:space="preserve"> </w:instrText>
            </w:r>
            <w:r w:rsidRPr="00D64FDA">
              <w:rPr>
                <w:rStyle w:val="Hyperlink"/>
              </w:rPr>
              <w:fldChar w:fldCharType="separate"/>
            </w:r>
            <w:r w:rsidRPr="00D64FDA">
              <w:rPr>
                <w:rStyle w:val="Hyperlink"/>
              </w:rPr>
              <w:t>2</w:t>
            </w:r>
            <w:r>
              <w:rPr>
                <w:rFonts w:eastAsiaTheme="minorEastAsia"/>
                <w:sz w:val="22"/>
              </w:rPr>
              <w:tab/>
            </w:r>
            <w:r w:rsidRPr="00D64FDA">
              <w:rPr>
                <w:rStyle w:val="Hyperlink"/>
              </w:rPr>
              <w:t>Domain Model Diagram</w:t>
            </w:r>
            <w:r>
              <w:rPr>
                <w:webHidden/>
              </w:rPr>
              <w:tab/>
            </w:r>
            <w:r>
              <w:rPr>
                <w:webHidden/>
              </w:rPr>
              <w:fldChar w:fldCharType="begin"/>
            </w:r>
            <w:r>
              <w:rPr>
                <w:webHidden/>
              </w:rPr>
              <w:instrText xml:space="preserve"> PAGEREF _Toc53597698 \h </w:instrText>
            </w:r>
          </w:ins>
          <w:r>
            <w:rPr>
              <w:webHidden/>
            </w:rPr>
          </w:r>
          <w:r>
            <w:rPr>
              <w:webHidden/>
            </w:rPr>
            <w:fldChar w:fldCharType="separate"/>
          </w:r>
          <w:ins w:id="84" w:author="Jared Castaneda" w:date="2020-10-14T19:54:00Z">
            <w:r>
              <w:rPr>
                <w:webHidden/>
              </w:rPr>
              <w:t>2</w:t>
            </w:r>
            <w:r>
              <w:rPr>
                <w:webHidden/>
              </w:rPr>
              <w:fldChar w:fldCharType="end"/>
            </w:r>
            <w:r w:rsidRPr="00D64FDA">
              <w:rPr>
                <w:rStyle w:val="Hyperlink"/>
              </w:rPr>
              <w:fldChar w:fldCharType="end"/>
            </w:r>
          </w:ins>
        </w:p>
        <w:p w14:paraId="38B228D5" w14:textId="44C113D4" w:rsidR="00C371A8" w:rsidDel="00D37B84" w:rsidRDefault="00160384">
          <w:pPr>
            <w:pStyle w:val="TOC1"/>
            <w:rPr>
              <w:del w:id="85" w:author="Jared Castaneda" w:date="2020-10-07T16:59:00Z"/>
              <w:rFonts w:eastAsiaTheme="minorEastAsia"/>
              <w:sz w:val="22"/>
            </w:rPr>
          </w:pPr>
          <w:del w:id="86" w:author="Jared Castaneda" w:date="2020-10-07T16:59:00Z">
            <w:r w:rsidDel="00D37B84">
              <w:fldChar w:fldCharType="begin"/>
            </w:r>
            <w:r w:rsidDel="00D37B84">
              <w:delInstrText xml:space="preserve"> HYPERLINK \l "_Toc50294282" </w:delInstrText>
            </w:r>
            <w:r w:rsidDel="00D37B84">
              <w:fldChar w:fldCharType="separate"/>
            </w:r>
          </w:del>
          <w:ins w:id="87" w:author="Jared Castaneda" w:date="2020-10-14T19:54:00Z">
            <w:r w:rsidR="003C4FF3">
              <w:rPr>
                <w:b/>
                <w:bCs/>
              </w:rPr>
              <w:t>Error! Hyperlink reference not valid.</w:t>
            </w:r>
          </w:ins>
          <w:del w:id="88" w:author="Jared Castaneda" w:date="2020-10-07T16:59:00Z">
            <w:r w:rsidR="00C371A8" w:rsidRPr="00FA5915" w:rsidDel="00D37B84">
              <w:rPr>
                <w:rStyle w:val="Hyperlink"/>
              </w:rPr>
              <w:delText>1</w:delText>
            </w:r>
            <w:r w:rsidR="00C371A8" w:rsidDel="00D37B84">
              <w:rPr>
                <w:rFonts w:eastAsiaTheme="minorEastAsia"/>
                <w:sz w:val="22"/>
              </w:rPr>
              <w:tab/>
            </w:r>
            <w:r w:rsidR="00C371A8" w:rsidRPr="00FA5915" w:rsidDel="00D37B84">
              <w:rPr>
                <w:rStyle w:val="Hyperlink"/>
              </w:rPr>
              <w:delText>Domain’s Major Concepts</w:delText>
            </w:r>
            <w:r w:rsidR="00C371A8" w:rsidDel="00D37B84">
              <w:rPr>
                <w:webHidden/>
              </w:rPr>
              <w:tab/>
            </w:r>
            <w:r w:rsidR="00C371A8" w:rsidDel="00D37B84">
              <w:rPr>
                <w:webHidden/>
              </w:rPr>
              <w:fldChar w:fldCharType="begin"/>
            </w:r>
            <w:r w:rsidR="00C371A8" w:rsidDel="00D37B84">
              <w:rPr>
                <w:webHidden/>
              </w:rPr>
              <w:delInstrText xml:space="preserve"> PAGEREF _Toc50294282 \h </w:delInstrText>
            </w:r>
            <w:r w:rsidR="00C371A8" w:rsidDel="00D37B84">
              <w:rPr>
                <w:webHidden/>
              </w:rPr>
            </w:r>
            <w:r w:rsidR="00C371A8" w:rsidDel="00D37B84">
              <w:rPr>
                <w:webHidden/>
              </w:rPr>
              <w:fldChar w:fldCharType="separate"/>
            </w:r>
            <w:r w:rsidR="00C371A8" w:rsidDel="00D37B84">
              <w:rPr>
                <w:webHidden/>
              </w:rPr>
              <w:delText>1</w:delText>
            </w:r>
            <w:r w:rsidR="00C371A8" w:rsidDel="00D37B84">
              <w:rPr>
                <w:webHidden/>
              </w:rPr>
              <w:fldChar w:fldCharType="end"/>
            </w:r>
            <w:r w:rsidDel="00D37B84">
              <w:fldChar w:fldCharType="end"/>
            </w:r>
          </w:del>
        </w:p>
        <w:p w14:paraId="25D534DE" w14:textId="4D0B9904" w:rsidR="00C371A8" w:rsidDel="00D37B84" w:rsidRDefault="00160384">
          <w:pPr>
            <w:pStyle w:val="TOC2"/>
            <w:rPr>
              <w:del w:id="89" w:author="Jared Castaneda" w:date="2020-10-07T16:59:00Z"/>
              <w:rFonts w:eastAsiaTheme="minorEastAsia"/>
              <w:noProof/>
            </w:rPr>
          </w:pPr>
          <w:del w:id="90" w:author="Jared Castaneda" w:date="2020-10-07T16:59:00Z">
            <w:r w:rsidDel="00D37B84">
              <w:rPr>
                <w:noProof/>
              </w:rPr>
              <w:fldChar w:fldCharType="begin"/>
            </w:r>
            <w:r w:rsidDel="00D37B84">
              <w:rPr>
                <w:noProof/>
              </w:rPr>
              <w:delInstrText xml:space="preserve"> HYPERLINK \l "_Toc50294283" </w:delInstrText>
            </w:r>
            <w:r w:rsidDel="00D37B84">
              <w:rPr>
                <w:noProof/>
              </w:rPr>
              <w:fldChar w:fldCharType="separate"/>
            </w:r>
          </w:del>
          <w:ins w:id="91" w:author="Jared Castaneda" w:date="2020-10-14T19:54:00Z">
            <w:r w:rsidR="003C4FF3">
              <w:rPr>
                <w:b/>
                <w:bCs/>
                <w:noProof/>
              </w:rPr>
              <w:t>Error! Hyperlink reference not valid.</w:t>
            </w:r>
          </w:ins>
          <w:del w:id="92" w:author="Jared Castaneda" w:date="2020-10-07T16:59:00Z">
            <w:r w:rsidR="00C371A8" w:rsidRPr="00FA5915" w:rsidDel="00D37B84">
              <w:rPr>
                <w:rStyle w:val="Hyperlink"/>
                <w:noProof/>
              </w:rPr>
              <w:delText>1.1</w:delText>
            </w:r>
            <w:r w:rsidR="00C371A8" w:rsidDel="00D37B84">
              <w:rPr>
                <w:rFonts w:eastAsiaTheme="minorEastAsia"/>
                <w:noProof/>
              </w:rPr>
              <w:tab/>
            </w:r>
            <w:r w:rsidR="00C371A8" w:rsidRPr="00FA5915" w:rsidDel="00D37B84">
              <w:rPr>
                <w:rStyle w:val="Hyperlink"/>
                <w:noProof/>
              </w:rPr>
              <w:delText>&lt;Term or Concept 1&gt;</w:delText>
            </w:r>
            <w:r w:rsidR="00C371A8" w:rsidDel="00D37B84">
              <w:rPr>
                <w:noProof/>
                <w:webHidden/>
              </w:rPr>
              <w:tab/>
            </w:r>
            <w:r w:rsidR="00C371A8" w:rsidDel="00D37B84">
              <w:rPr>
                <w:noProof/>
                <w:webHidden/>
              </w:rPr>
              <w:fldChar w:fldCharType="begin"/>
            </w:r>
            <w:r w:rsidR="00C371A8" w:rsidDel="00D37B84">
              <w:rPr>
                <w:noProof/>
                <w:webHidden/>
              </w:rPr>
              <w:delInstrText xml:space="preserve"> PAGEREF _Toc50294283 \h </w:delInstrText>
            </w:r>
            <w:r w:rsidR="00C371A8" w:rsidDel="00D37B84">
              <w:rPr>
                <w:noProof/>
                <w:webHidden/>
              </w:rPr>
            </w:r>
            <w:r w:rsidR="00C371A8" w:rsidDel="00D37B84">
              <w:rPr>
                <w:noProof/>
                <w:webHidden/>
              </w:rPr>
              <w:fldChar w:fldCharType="separate"/>
            </w:r>
            <w:r w:rsidR="00C371A8" w:rsidDel="00D37B84">
              <w:rPr>
                <w:noProof/>
                <w:webHidden/>
              </w:rPr>
              <w:delText>1</w:delText>
            </w:r>
            <w:r w:rsidR="00C371A8" w:rsidDel="00D37B84">
              <w:rPr>
                <w:noProof/>
                <w:webHidden/>
              </w:rPr>
              <w:fldChar w:fldCharType="end"/>
            </w:r>
            <w:r w:rsidDel="00D37B84">
              <w:rPr>
                <w:noProof/>
              </w:rPr>
              <w:fldChar w:fldCharType="end"/>
            </w:r>
          </w:del>
        </w:p>
        <w:p w14:paraId="7F59F90B" w14:textId="22E65961" w:rsidR="00C371A8" w:rsidDel="00D37B84" w:rsidRDefault="00160384">
          <w:pPr>
            <w:pStyle w:val="TOC2"/>
            <w:rPr>
              <w:del w:id="93" w:author="Jared Castaneda" w:date="2020-10-07T16:59:00Z"/>
              <w:rFonts w:eastAsiaTheme="minorEastAsia"/>
              <w:noProof/>
            </w:rPr>
          </w:pPr>
          <w:del w:id="94" w:author="Jared Castaneda" w:date="2020-10-07T16:59:00Z">
            <w:r w:rsidDel="00D37B84">
              <w:rPr>
                <w:noProof/>
              </w:rPr>
              <w:fldChar w:fldCharType="begin"/>
            </w:r>
            <w:r w:rsidDel="00D37B84">
              <w:rPr>
                <w:noProof/>
              </w:rPr>
              <w:delInstrText xml:space="preserve"> HYPERLINK \l "_Toc50294284" </w:delInstrText>
            </w:r>
            <w:r w:rsidDel="00D37B84">
              <w:rPr>
                <w:noProof/>
              </w:rPr>
              <w:fldChar w:fldCharType="separate"/>
            </w:r>
          </w:del>
          <w:ins w:id="95" w:author="Jared Castaneda" w:date="2020-10-14T19:54:00Z">
            <w:r w:rsidR="003C4FF3">
              <w:rPr>
                <w:b/>
                <w:bCs/>
                <w:noProof/>
              </w:rPr>
              <w:t>Error! Hyperlink reference not valid.</w:t>
            </w:r>
          </w:ins>
          <w:del w:id="96" w:author="Jared Castaneda" w:date="2020-10-07T16:59:00Z">
            <w:r w:rsidR="00C371A8" w:rsidRPr="00FA5915" w:rsidDel="00D37B84">
              <w:rPr>
                <w:rStyle w:val="Hyperlink"/>
                <w:noProof/>
              </w:rPr>
              <w:delText>1.2</w:delText>
            </w:r>
            <w:r w:rsidR="00C371A8" w:rsidDel="00D37B84">
              <w:rPr>
                <w:rFonts w:eastAsiaTheme="minorEastAsia"/>
                <w:noProof/>
              </w:rPr>
              <w:tab/>
            </w:r>
            <w:r w:rsidR="00C371A8" w:rsidRPr="00FA5915" w:rsidDel="00D37B84">
              <w:rPr>
                <w:rStyle w:val="Hyperlink"/>
                <w:noProof/>
              </w:rPr>
              <w:delText>&lt;Term or Concept 2&gt;</w:delText>
            </w:r>
            <w:r w:rsidR="00C371A8" w:rsidDel="00D37B84">
              <w:rPr>
                <w:noProof/>
                <w:webHidden/>
              </w:rPr>
              <w:tab/>
            </w:r>
            <w:r w:rsidR="00C371A8" w:rsidDel="00D37B84">
              <w:rPr>
                <w:noProof/>
                <w:webHidden/>
              </w:rPr>
              <w:fldChar w:fldCharType="begin"/>
            </w:r>
            <w:r w:rsidR="00C371A8" w:rsidDel="00D37B84">
              <w:rPr>
                <w:noProof/>
                <w:webHidden/>
              </w:rPr>
              <w:delInstrText xml:space="preserve"> PAGEREF _Toc50294284 \h </w:delInstrText>
            </w:r>
            <w:r w:rsidR="00C371A8" w:rsidDel="00D37B84">
              <w:rPr>
                <w:noProof/>
                <w:webHidden/>
              </w:rPr>
            </w:r>
            <w:r w:rsidR="00C371A8" w:rsidDel="00D37B84">
              <w:rPr>
                <w:noProof/>
                <w:webHidden/>
              </w:rPr>
              <w:fldChar w:fldCharType="separate"/>
            </w:r>
            <w:r w:rsidR="00C371A8" w:rsidDel="00D37B84">
              <w:rPr>
                <w:noProof/>
                <w:webHidden/>
              </w:rPr>
              <w:delText>1</w:delText>
            </w:r>
            <w:r w:rsidR="00C371A8" w:rsidDel="00D37B84">
              <w:rPr>
                <w:noProof/>
                <w:webHidden/>
              </w:rPr>
              <w:fldChar w:fldCharType="end"/>
            </w:r>
            <w:r w:rsidDel="00D37B84">
              <w:rPr>
                <w:noProof/>
              </w:rPr>
              <w:fldChar w:fldCharType="end"/>
            </w:r>
          </w:del>
        </w:p>
        <w:p w14:paraId="39B41761" w14:textId="5CB10936" w:rsidR="00C371A8" w:rsidDel="00D37B84" w:rsidRDefault="00160384">
          <w:pPr>
            <w:pStyle w:val="TOC2"/>
            <w:rPr>
              <w:del w:id="97" w:author="Jared Castaneda" w:date="2020-10-07T16:59:00Z"/>
              <w:rFonts w:eastAsiaTheme="minorEastAsia"/>
              <w:noProof/>
            </w:rPr>
          </w:pPr>
          <w:del w:id="98" w:author="Jared Castaneda" w:date="2020-10-07T16:59:00Z">
            <w:r w:rsidDel="00D37B84">
              <w:rPr>
                <w:noProof/>
              </w:rPr>
              <w:fldChar w:fldCharType="begin"/>
            </w:r>
            <w:r w:rsidDel="00D37B84">
              <w:rPr>
                <w:noProof/>
              </w:rPr>
              <w:delInstrText xml:space="preserve"> HYPERLINK \l "_Toc50294285" </w:delInstrText>
            </w:r>
            <w:r w:rsidDel="00D37B84">
              <w:rPr>
                <w:noProof/>
              </w:rPr>
              <w:fldChar w:fldCharType="separate"/>
            </w:r>
          </w:del>
          <w:ins w:id="99" w:author="Jared Castaneda" w:date="2020-10-14T19:54:00Z">
            <w:r w:rsidR="003C4FF3">
              <w:rPr>
                <w:b/>
                <w:bCs/>
                <w:noProof/>
              </w:rPr>
              <w:t>Error! Hyperlink reference not valid.</w:t>
            </w:r>
          </w:ins>
          <w:del w:id="100" w:author="Jared Castaneda" w:date="2020-10-07T16:59:00Z">
            <w:r w:rsidR="00C371A8" w:rsidRPr="00FA5915" w:rsidDel="00D37B84">
              <w:rPr>
                <w:rStyle w:val="Hyperlink"/>
                <w:noProof/>
              </w:rPr>
              <w:delText>1.3</w:delText>
            </w:r>
            <w:r w:rsidR="00C371A8" w:rsidDel="00D37B84">
              <w:rPr>
                <w:rFonts w:eastAsiaTheme="minorEastAsia"/>
                <w:noProof/>
              </w:rPr>
              <w:tab/>
            </w:r>
            <w:r w:rsidR="00C371A8" w:rsidRPr="00FA5915" w:rsidDel="00D37B84">
              <w:rPr>
                <w:rStyle w:val="Hyperlink"/>
                <w:noProof/>
              </w:rPr>
              <w:delText>&lt;Term or Concept X&gt;</w:delText>
            </w:r>
            <w:r w:rsidR="00C371A8" w:rsidDel="00D37B84">
              <w:rPr>
                <w:noProof/>
                <w:webHidden/>
              </w:rPr>
              <w:tab/>
            </w:r>
            <w:r w:rsidR="00C371A8" w:rsidDel="00D37B84">
              <w:rPr>
                <w:noProof/>
                <w:webHidden/>
              </w:rPr>
              <w:fldChar w:fldCharType="begin"/>
            </w:r>
            <w:r w:rsidR="00C371A8" w:rsidDel="00D37B84">
              <w:rPr>
                <w:noProof/>
                <w:webHidden/>
              </w:rPr>
              <w:delInstrText xml:space="preserve"> PAGEREF _Toc50294285 \h </w:delInstrText>
            </w:r>
            <w:r w:rsidR="00C371A8" w:rsidDel="00D37B84">
              <w:rPr>
                <w:noProof/>
                <w:webHidden/>
              </w:rPr>
            </w:r>
            <w:r w:rsidR="00C371A8" w:rsidDel="00D37B84">
              <w:rPr>
                <w:noProof/>
                <w:webHidden/>
              </w:rPr>
              <w:fldChar w:fldCharType="separate"/>
            </w:r>
            <w:r w:rsidR="00C371A8" w:rsidDel="00D37B84">
              <w:rPr>
                <w:noProof/>
                <w:webHidden/>
              </w:rPr>
              <w:delText>1</w:delText>
            </w:r>
            <w:r w:rsidR="00C371A8" w:rsidDel="00D37B84">
              <w:rPr>
                <w:noProof/>
                <w:webHidden/>
              </w:rPr>
              <w:fldChar w:fldCharType="end"/>
            </w:r>
            <w:r w:rsidDel="00D37B84">
              <w:rPr>
                <w:noProof/>
              </w:rPr>
              <w:fldChar w:fldCharType="end"/>
            </w:r>
          </w:del>
        </w:p>
        <w:p w14:paraId="4CF1ABCB" w14:textId="41529F16" w:rsidR="00C371A8" w:rsidDel="00D37B84" w:rsidRDefault="00160384">
          <w:pPr>
            <w:pStyle w:val="TOC1"/>
            <w:rPr>
              <w:del w:id="101" w:author="Jared Castaneda" w:date="2020-10-07T16:59:00Z"/>
              <w:rFonts w:eastAsiaTheme="minorEastAsia"/>
              <w:sz w:val="22"/>
            </w:rPr>
          </w:pPr>
          <w:del w:id="102" w:author="Jared Castaneda" w:date="2020-10-07T16:59:00Z">
            <w:r w:rsidDel="00D37B84">
              <w:fldChar w:fldCharType="begin"/>
            </w:r>
            <w:r w:rsidDel="00D37B84">
              <w:delInstrText xml:space="preserve"> HYPERLINK \l "_Toc50294286" </w:delInstrText>
            </w:r>
            <w:r w:rsidDel="00D37B84">
              <w:fldChar w:fldCharType="separate"/>
            </w:r>
          </w:del>
          <w:ins w:id="103" w:author="Jared Castaneda" w:date="2020-10-14T19:54:00Z">
            <w:r w:rsidR="003C4FF3">
              <w:rPr>
                <w:b/>
                <w:bCs/>
              </w:rPr>
              <w:t>Error! Hyperlink reference not valid.</w:t>
            </w:r>
          </w:ins>
          <w:del w:id="104" w:author="Jared Castaneda" w:date="2020-10-07T16:59:00Z">
            <w:r w:rsidR="00C371A8" w:rsidRPr="00FA5915" w:rsidDel="00D37B84">
              <w:rPr>
                <w:rStyle w:val="Hyperlink"/>
              </w:rPr>
              <w:delText>2</w:delText>
            </w:r>
            <w:r w:rsidR="00C371A8" w:rsidDel="00D37B84">
              <w:rPr>
                <w:rFonts w:eastAsiaTheme="minorEastAsia"/>
                <w:sz w:val="22"/>
              </w:rPr>
              <w:tab/>
            </w:r>
            <w:r w:rsidR="00C371A8" w:rsidRPr="00FA5915" w:rsidDel="00D37B84">
              <w:rPr>
                <w:rStyle w:val="Hyperlink"/>
              </w:rPr>
              <w:delText>Domain Model Diagram</w:delText>
            </w:r>
            <w:r w:rsidR="00C371A8" w:rsidDel="00D37B84">
              <w:rPr>
                <w:webHidden/>
              </w:rPr>
              <w:tab/>
            </w:r>
            <w:r w:rsidR="00C371A8" w:rsidDel="00D37B84">
              <w:rPr>
                <w:webHidden/>
              </w:rPr>
              <w:fldChar w:fldCharType="begin"/>
            </w:r>
            <w:r w:rsidR="00C371A8" w:rsidDel="00D37B84">
              <w:rPr>
                <w:webHidden/>
              </w:rPr>
              <w:delInstrText xml:space="preserve"> PAGEREF _Toc50294286 \h </w:delInstrText>
            </w:r>
            <w:r w:rsidR="00C371A8" w:rsidDel="00D37B84">
              <w:rPr>
                <w:webHidden/>
              </w:rPr>
            </w:r>
            <w:r w:rsidR="00C371A8" w:rsidDel="00D37B84">
              <w:rPr>
                <w:webHidden/>
              </w:rPr>
              <w:fldChar w:fldCharType="separate"/>
            </w:r>
            <w:r w:rsidR="00C371A8" w:rsidDel="00D37B84">
              <w:rPr>
                <w:webHidden/>
              </w:rPr>
              <w:delText>2</w:delText>
            </w:r>
            <w:r w:rsidR="00C371A8" w:rsidDel="00D37B84">
              <w:rPr>
                <w:webHidden/>
              </w:rPr>
              <w:fldChar w:fldCharType="end"/>
            </w:r>
            <w:r w:rsidDel="00D37B84">
              <w:fldChar w:fldCharType="end"/>
            </w:r>
          </w:del>
        </w:p>
        <w:p w14:paraId="1EFE7559" w14:textId="6E58767E"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105" w:name="EndOfTOC"/>
    </w:p>
    <w:p w14:paraId="5055C55E" w14:textId="4FCBC54E" w:rsidR="00FF4070" w:rsidRPr="00656E0B" w:rsidRDefault="00FF4070" w:rsidP="00656E0B">
      <w:pPr>
        <w:spacing w:after="0"/>
        <w:rPr>
          <w:sz w:val="16"/>
          <w:szCs w:val="16"/>
        </w:rPr>
        <w:sectPr w:rsidR="00FF4070" w:rsidRPr="00656E0B" w:rsidSect="000246CF">
          <w:headerReference w:type="default" r:id="rId13"/>
          <w:footerReference w:type="default" r:id="rId14"/>
          <w:headerReference w:type="first" r:id="rId15"/>
          <w:type w:val="oddPage"/>
          <w:pgSz w:w="12240" w:h="15840"/>
          <w:pgMar w:top="720" w:right="720" w:bottom="720" w:left="720" w:header="360" w:footer="360" w:gutter="0"/>
          <w:pgNumType w:start="1"/>
          <w:cols w:space="720"/>
          <w:docGrid w:linePitch="360"/>
        </w:sectPr>
      </w:pPr>
    </w:p>
    <w:bookmarkEnd w:id="105"/>
    <w:p w14:paraId="52D8DA31" w14:textId="16C64BC7" w:rsidR="00EA16FE" w:rsidRPr="005C2960" w:rsidRDefault="00EA16FE" w:rsidP="00D73986"/>
    <w:p w14:paraId="42A0AE17" w14:textId="2FECABAD" w:rsidR="00866B44" w:rsidDel="004C68C0" w:rsidRDefault="00396D65" w:rsidP="00866B44">
      <w:pPr>
        <w:spacing w:after="0"/>
        <w:rPr>
          <w:del w:id="114" w:author="Jared Castaneda" w:date="2020-10-14T19:54:00Z"/>
          <w:highlight w:val="yellow"/>
        </w:rPr>
      </w:pPr>
      <w:del w:id="115" w:author="Jared Castaneda" w:date="2020-10-14T19:54:00Z">
        <w:r w:rsidRPr="00AA538F" w:rsidDel="004C68C0">
          <w:rPr>
            <w:highlight w:val="yellow"/>
          </w:rPr>
          <w:delText xml:space="preserve">NOTE TO STUDENTS:  </w:delText>
        </w:r>
        <w:bookmarkStart w:id="116" w:name="_Toc53597682"/>
        <w:bookmarkEnd w:id="116"/>
      </w:del>
    </w:p>
    <w:p w14:paraId="3D0E8597" w14:textId="5A2DCC58" w:rsidR="00866B44" w:rsidDel="004C68C0" w:rsidRDefault="00396D65" w:rsidP="00866B44">
      <w:pPr>
        <w:pStyle w:val="ListParagraph"/>
        <w:numPr>
          <w:ilvl w:val="0"/>
          <w:numId w:val="5"/>
        </w:numPr>
        <w:rPr>
          <w:del w:id="117" w:author="Jared Castaneda" w:date="2020-10-14T19:54:00Z"/>
        </w:rPr>
      </w:pPr>
      <w:del w:id="118" w:author="Jared Castaneda" w:date="2020-10-14T19:54:00Z">
        <w:r w:rsidRPr="00866B44" w:rsidDel="004C68C0">
          <w:rPr>
            <w:highlight w:val="yellow"/>
          </w:rPr>
          <w:delText xml:space="preserve">See Larman </w:delText>
        </w:r>
        <w:r w:rsidR="008A1295" w:rsidRPr="008A1295" w:rsidDel="004C68C0">
          <w:rPr>
            <w:rFonts w:cstheme="minorHAnsi"/>
            <w:highlight w:val="yellow"/>
          </w:rPr>
          <w:delText>§1.</w:delText>
        </w:r>
        <w:r w:rsidR="008A1295" w:rsidDel="004C68C0">
          <w:rPr>
            <w:highlight w:val="yellow"/>
          </w:rPr>
          <w:delText xml:space="preserve">5 A Short Example, Chapter 9 in </w:delText>
        </w:r>
        <w:r w:rsidR="008A1295" w:rsidRPr="008A1295" w:rsidDel="004C68C0">
          <w:rPr>
            <w:highlight w:val="yellow"/>
          </w:rPr>
          <w:delText xml:space="preserve">entirety, </w:delText>
        </w:r>
        <w:r w:rsidRPr="008A1295" w:rsidDel="004C68C0">
          <w:rPr>
            <w:rFonts w:cstheme="minorHAnsi"/>
            <w:highlight w:val="yellow"/>
          </w:rPr>
          <w:delText>§</w:delText>
        </w:r>
        <w:r w:rsidR="008A1295" w:rsidRPr="008A1295" w:rsidDel="004C68C0">
          <w:rPr>
            <w:rFonts w:cstheme="minorHAnsi"/>
            <w:highlight w:val="yellow"/>
          </w:rPr>
          <w:delText>11.</w:delText>
        </w:r>
        <w:r w:rsidRPr="008A1295" w:rsidDel="004C68C0">
          <w:rPr>
            <w:highlight w:val="yellow"/>
          </w:rPr>
          <w:delText xml:space="preserve">6 </w:delText>
        </w:r>
        <w:r w:rsidR="008A1295" w:rsidRPr="008A1295" w:rsidDel="004C68C0">
          <w:rPr>
            <w:highlight w:val="yellow"/>
          </w:rPr>
          <w:delText>Guideline: Should We Update the Domain Mode, 26.3 “Analysis” Discoveries During Design: Domain Model, Chapter 32, Domain Model Refinement</w:delText>
        </w:r>
        <w:bookmarkStart w:id="119" w:name="_Toc53597683"/>
        <w:bookmarkEnd w:id="119"/>
      </w:del>
    </w:p>
    <w:p w14:paraId="4C37FA79" w14:textId="49E60FFE" w:rsidR="008A1295" w:rsidDel="004C68C0" w:rsidRDefault="008A1295" w:rsidP="00866B44">
      <w:pPr>
        <w:pStyle w:val="ListParagraph"/>
        <w:numPr>
          <w:ilvl w:val="0"/>
          <w:numId w:val="5"/>
        </w:numPr>
        <w:rPr>
          <w:del w:id="120" w:author="Jared Castaneda" w:date="2020-10-14T19:54:00Z"/>
          <w:highlight w:val="yellow"/>
        </w:rPr>
      </w:pPr>
      <w:del w:id="121" w:author="Jared Castaneda" w:date="2020-10-14T19:54:00Z">
        <w:r w:rsidRPr="008A1295" w:rsidDel="004C68C0">
          <w:rPr>
            <w:highlight w:val="yellow"/>
          </w:rPr>
          <w:delText>It is very important that terms and concepts described and/or shown in this Domain Model are also in your Glossary.</w:delText>
        </w:r>
        <w:r w:rsidDel="004C68C0">
          <w:rPr>
            <w:highlight w:val="yellow"/>
          </w:rPr>
          <w:delText xml:space="preserve">  The Terms or concepts in the subparagraphs below should be shown on the diagram</w:delText>
        </w:r>
        <w:r w:rsidR="00ED37FA" w:rsidDel="004C68C0">
          <w:rPr>
            <w:highlight w:val="yellow"/>
          </w:rPr>
          <w:delText>.</w:delText>
        </w:r>
        <w:bookmarkStart w:id="122" w:name="_Toc53597684"/>
        <w:bookmarkEnd w:id="122"/>
      </w:del>
    </w:p>
    <w:p w14:paraId="6D529813" w14:textId="70C0919D" w:rsidR="00ED37FA" w:rsidDel="004C68C0" w:rsidRDefault="00ED37FA" w:rsidP="00866B44">
      <w:pPr>
        <w:pStyle w:val="ListParagraph"/>
        <w:numPr>
          <w:ilvl w:val="0"/>
          <w:numId w:val="5"/>
        </w:numPr>
        <w:rPr>
          <w:del w:id="123" w:author="Jared Castaneda" w:date="2020-10-14T19:54:00Z"/>
          <w:highlight w:val="yellow"/>
        </w:rPr>
      </w:pPr>
      <w:del w:id="124" w:author="Jared Castaneda" w:date="2020-10-14T19:54:00Z">
        <w:r w:rsidDel="004C68C0">
          <w:rPr>
            <w:highlight w:val="yellow"/>
          </w:rPr>
          <w:delText>Remember, the most important thing on the diagram are the lines between the Concepts (rectangles), but the concepts are important too</w:delText>
        </w:r>
        <w:bookmarkStart w:id="125" w:name="_Toc53597685"/>
        <w:bookmarkEnd w:id="125"/>
      </w:del>
    </w:p>
    <w:p w14:paraId="77CEB1DA" w14:textId="76BFF44D" w:rsidR="00ED37FA" w:rsidRPr="008A1295" w:rsidDel="004C68C0" w:rsidRDefault="00ED37FA" w:rsidP="00866B44">
      <w:pPr>
        <w:pStyle w:val="ListParagraph"/>
        <w:numPr>
          <w:ilvl w:val="0"/>
          <w:numId w:val="5"/>
        </w:numPr>
        <w:rPr>
          <w:del w:id="126" w:author="Jared Castaneda" w:date="2020-10-14T19:54:00Z"/>
          <w:highlight w:val="yellow"/>
        </w:rPr>
      </w:pPr>
      <w:del w:id="127" w:author="Jared Castaneda" w:date="2020-10-14T19:54:00Z">
        <w:r w:rsidDel="004C68C0">
          <w:rPr>
            <w:highlight w:val="yellow"/>
          </w:rPr>
          <w:delText>Do not show Actors – Actors are external to the system</w:delText>
        </w:r>
        <w:bookmarkStart w:id="128" w:name="_Toc53597686"/>
        <w:bookmarkEnd w:id="128"/>
      </w:del>
    </w:p>
    <w:p w14:paraId="6105232D" w14:textId="34EA11FF" w:rsidR="00396D65" w:rsidDel="004C68C0" w:rsidRDefault="00866B44" w:rsidP="00866B44">
      <w:pPr>
        <w:pStyle w:val="ListParagraph"/>
        <w:numPr>
          <w:ilvl w:val="0"/>
          <w:numId w:val="5"/>
        </w:numPr>
        <w:rPr>
          <w:del w:id="129" w:author="Jared Castaneda" w:date="2020-10-14T19:54:00Z"/>
        </w:rPr>
      </w:pPr>
      <w:del w:id="130" w:author="Jared Castaneda" w:date="2020-10-14T19:54:00Z">
        <w:r w:rsidDel="004C68C0">
          <w:rPr>
            <w:highlight w:val="yellow"/>
          </w:rPr>
          <w:delText>D</w:delText>
        </w:r>
        <w:r w:rsidR="00AA538F" w:rsidRPr="00866B44" w:rsidDel="004C68C0">
          <w:rPr>
            <w:highlight w:val="yellow"/>
          </w:rPr>
          <w:delText xml:space="preserve">elete this </w:delText>
        </w:r>
        <w:r w:rsidDel="004C68C0">
          <w:rPr>
            <w:highlight w:val="yellow"/>
          </w:rPr>
          <w:delText xml:space="preserve">NOTE </w:delText>
        </w:r>
        <w:r w:rsidR="00AA538F" w:rsidRPr="00866B44" w:rsidDel="004C68C0">
          <w:rPr>
            <w:highlight w:val="yellow"/>
          </w:rPr>
          <w:delText>before you deliver</w:delText>
        </w:r>
        <w:bookmarkStart w:id="131" w:name="_Toc53597687"/>
        <w:bookmarkEnd w:id="131"/>
      </w:del>
    </w:p>
    <w:p w14:paraId="4789975E" w14:textId="7FEC8F07" w:rsidR="008A1295" w:rsidRDefault="008A1295" w:rsidP="00CC17B0">
      <w:pPr>
        <w:pStyle w:val="Heading1"/>
      </w:pPr>
      <w:bookmarkStart w:id="132" w:name="_Toc53597688"/>
      <w:r>
        <w:t>Domain’s Major Concepts</w:t>
      </w:r>
      <w:bookmarkEnd w:id="132"/>
    </w:p>
    <w:p w14:paraId="70F4DABB" w14:textId="4C1DFC5A" w:rsidR="008A1295" w:rsidRDefault="009A28AE" w:rsidP="008A1295">
      <w:pPr>
        <w:pStyle w:val="Heading2"/>
      </w:pPr>
      <w:bookmarkStart w:id="133" w:name="_Toc53597689"/>
      <w:r>
        <w:t>Ticket</w:t>
      </w:r>
      <w:bookmarkEnd w:id="133"/>
    </w:p>
    <w:p w14:paraId="2C01DCB5" w14:textId="199E8821" w:rsidR="008A1295" w:rsidRDefault="00CD4E07" w:rsidP="008A1295">
      <w:pPr>
        <w:pStyle w:val="NormalL2"/>
      </w:pPr>
      <w:ins w:id="134" w:author="Jared Castaneda" w:date="2020-10-14T17:54:00Z">
        <w:r>
          <w:t xml:space="preserve">Since </w:t>
        </w:r>
      </w:ins>
      <w:ins w:id="135" w:author="Jared Castaneda" w:date="2020-10-14T17:55:00Z">
        <w:r>
          <w:t>this</w:t>
        </w:r>
      </w:ins>
      <w:ins w:id="136" w:author="Jared Castaneda" w:date="2020-10-14T17:54:00Z">
        <w:r>
          <w:t xml:space="preserve"> is an app to buy plane ticket</w:t>
        </w:r>
      </w:ins>
      <w:ins w:id="137" w:author="Jared Castaneda" w:date="2020-10-14T17:55:00Z">
        <w:r>
          <w:t>s, this is the essential item in every transaction. All sales will have tickets applied to them. It will let a Customer onto a flight. Tickets are redeemable for one s</w:t>
        </w:r>
      </w:ins>
      <w:ins w:id="138" w:author="Jared Castaneda" w:date="2020-10-14T17:56:00Z">
        <w:r>
          <w:t>eat on the flight. You cannot have more than one seat for a ticket. The system provides the tickets once the flight is purchased.</w:t>
        </w:r>
        <w:r w:rsidDel="00CD4E07">
          <w:t xml:space="preserve"> </w:t>
        </w:r>
      </w:ins>
      <w:del w:id="139" w:author="Jared Castaneda" w:date="2020-10-14T17:54:00Z">
        <w:r w:rsidR="008A1295" w:rsidDel="00CD4E07">
          <w:delText>…</w:delText>
        </w:r>
      </w:del>
    </w:p>
    <w:p w14:paraId="452CB58A" w14:textId="3A5C1B3E" w:rsidR="008A1295" w:rsidRDefault="009A28AE" w:rsidP="008A1295">
      <w:pPr>
        <w:pStyle w:val="Heading2"/>
      </w:pPr>
      <w:bookmarkStart w:id="140" w:name="_Toc53597690"/>
      <w:r>
        <w:t>Flight</w:t>
      </w:r>
      <w:bookmarkEnd w:id="140"/>
    </w:p>
    <w:p w14:paraId="4B3F1DFA" w14:textId="73411760" w:rsidR="008A1295" w:rsidRPr="008A1295" w:rsidRDefault="008A1295" w:rsidP="008A1295">
      <w:pPr>
        <w:pStyle w:val="NormalL2"/>
      </w:pPr>
      <w:del w:id="141" w:author="Jared Castaneda" w:date="2020-10-14T17:58:00Z">
        <w:r w:rsidDel="00CD4E07">
          <w:delText>…</w:delText>
        </w:r>
      </w:del>
      <w:ins w:id="142" w:author="Jared Castaneda" w:date="2020-10-14T17:58:00Z">
        <w:r w:rsidR="00CD4E07">
          <w:t>The flight is what Customers are focused on. They want to travel from one destination to another by taking a flight. These flight destinations are specifically assigned to</w:t>
        </w:r>
      </w:ins>
      <w:ins w:id="143" w:author="Jared Castaneda" w:date="2020-10-14T17:59:00Z">
        <w:r w:rsidR="00CD4E07">
          <w:t xml:space="preserve"> be airports. </w:t>
        </w:r>
      </w:ins>
      <w:ins w:id="144" w:author="Jared Castaneda" w:date="2020-10-14T18:01:00Z">
        <w:r w:rsidR="00CD4E07">
          <w:t xml:space="preserve">Planes are the vehicles used in these </w:t>
        </w:r>
      </w:ins>
      <w:ins w:id="145" w:author="Jared Castaneda" w:date="2020-10-14T18:02:00Z">
        <w:r w:rsidR="00CD4E07">
          <w:t xml:space="preserve">flights. </w:t>
        </w:r>
      </w:ins>
      <w:ins w:id="146" w:author="Jared Castaneda" w:date="2020-10-14T19:35:00Z">
        <w:r w:rsidR="00B95A5F">
          <w:t>The FlightDescription describes all the details of the flight.</w:t>
        </w:r>
      </w:ins>
    </w:p>
    <w:p w14:paraId="6831940E" w14:textId="58678B4C" w:rsidR="009A28AE" w:rsidRDefault="000F73B9" w:rsidP="008A1295">
      <w:pPr>
        <w:pStyle w:val="Heading2"/>
      </w:pPr>
      <w:bookmarkStart w:id="147" w:name="_Toc53597691"/>
      <w:r>
        <w:t>Sale</w:t>
      </w:r>
      <w:bookmarkEnd w:id="147"/>
    </w:p>
    <w:p w14:paraId="08E620D7" w14:textId="13EBB6E6" w:rsidR="009A28AE" w:rsidRPr="009A28AE" w:rsidRDefault="007B39C7" w:rsidP="009A28AE">
      <w:pPr>
        <w:pStyle w:val="NormalL2"/>
      </w:pPr>
      <w:ins w:id="148" w:author="Jared Castaneda" w:date="2020-10-14T19:21:00Z">
        <w:r>
          <w:t>A transaction between a Customer and the System</w:t>
        </w:r>
      </w:ins>
      <w:ins w:id="149" w:author="Jared Castaneda" w:date="2020-10-14T19:22:00Z">
        <w:r>
          <w:t xml:space="preserve">. This allows the Customer to purchase a specific amount of tickets. </w:t>
        </w:r>
      </w:ins>
      <w:ins w:id="150" w:author="Jared Castaneda" w:date="2020-10-14T19:23:00Z">
        <w:r>
          <w:t xml:space="preserve">The number of tickets is tracked by a value for quantity. Dates and total price of the sale are also recorded. Sales </w:t>
        </w:r>
      </w:ins>
      <w:ins w:id="151" w:author="Jared Castaneda" w:date="2020-10-14T19:22:00Z">
        <w:r>
          <w:t xml:space="preserve">can add on additional flight options such as </w:t>
        </w:r>
      </w:ins>
      <w:ins w:id="152" w:author="Jared Castaneda" w:date="2020-10-14T19:23:00Z">
        <w:r>
          <w:t xml:space="preserve">bags and meals, at the </w:t>
        </w:r>
      </w:ins>
      <w:ins w:id="153" w:author="Jared Castaneda" w:date="2020-10-14T19:24:00Z">
        <w:r>
          <w:t>request of the customer</w:t>
        </w:r>
      </w:ins>
      <w:ins w:id="154" w:author="Jared Castaneda" w:date="2020-10-14T19:23:00Z">
        <w:r>
          <w:t xml:space="preserve">. </w:t>
        </w:r>
      </w:ins>
      <w:ins w:id="155" w:author="Jared Castaneda" w:date="2020-10-14T19:21:00Z">
        <w:r w:rsidDel="007B39C7">
          <w:t xml:space="preserve"> </w:t>
        </w:r>
      </w:ins>
      <w:del w:id="156" w:author="Jared Castaneda" w:date="2020-10-14T19:21:00Z">
        <w:r w:rsidR="009A28AE" w:rsidDel="007B39C7">
          <w:delText>…</w:delText>
        </w:r>
      </w:del>
    </w:p>
    <w:p w14:paraId="59E13DFC" w14:textId="77C421B0" w:rsidR="009A28AE" w:rsidDel="00AC7D3B" w:rsidRDefault="009A28AE" w:rsidP="009A28AE">
      <w:pPr>
        <w:pStyle w:val="Heading2"/>
        <w:rPr>
          <w:del w:id="157" w:author="Jared Castaneda" w:date="2020-10-17T17:19:00Z"/>
        </w:rPr>
      </w:pPr>
      <w:bookmarkStart w:id="158" w:name="_Toc53597692"/>
      <w:del w:id="159" w:author="Jared Castaneda" w:date="2020-10-17T17:19:00Z">
        <w:r w:rsidDel="00AC7D3B">
          <w:delText>Seat</w:delText>
        </w:r>
        <w:bookmarkEnd w:id="158"/>
      </w:del>
    </w:p>
    <w:p w14:paraId="3113D479" w14:textId="6AA069C6" w:rsidR="009A28AE" w:rsidRPr="008A1295" w:rsidDel="00AC7D3B" w:rsidRDefault="009A28AE" w:rsidP="009A28AE">
      <w:pPr>
        <w:pStyle w:val="NormalL2"/>
        <w:rPr>
          <w:del w:id="160" w:author="Jared Castaneda" w:date="2020-10-17T17:19:00Z"/>
        </w:rPr>
      </w:pPr>
      <w:del w:id="161" w:author="Jared Castaneda" w:date="2020-10-14T19:26:00Z">
        <w:r w:rsidDel="00693E29">
          <w:delText>…</w:delText>
        </w:r>
      </w:del>
    </w:p>
    <w:p w14:paraId="2F1938F5" w14:textId="7CE95237" w:rsidR="009A28AE" w:rsidRDefault="000F73B9" w:rsidP="009A28AE">
      <w:pPr>
        <w:pStyle w:val="Heading2"/>
      </w:pPr>
      <w:bookmarkStart w:id="162" w:name="_Toc53597693"/>
      <w:r>
        <w:t>P</w:t>
      </w:r>
      <w:r w:rsidR="009A28AE">
        <w:t>lane</w:t>
      </w:r>
      <w:bookmarkEnd w:id="162"/>
    </w:p>
    <w:p w14:paraId="5627B7DF" w14:textId="72901115" w:rsidR="009A28AE" w:rsidRDefault="009A28AE" w:rsidP="009A28AE">
      <w:pPr>
        <w:pStyle w:val="NormalL2"/>
      </w:pPr>
      <w:del w:id="163" w:author="Jared Castaneda" w:date="2020-10-14T19:51:00Z">
        <w:r w:rsidDel="004C68C0">
          <w:delText>…</w:delText>
        </w:r>
      </w:del>
      <w:ins w:id="164" w:author="Jared Castaneda" w:date="2020-10-14T19:51:00Z">
        <w:r w:rsidR="004C68C0">
          <w:t xml:space="preserve">What is used to transport Customers from one airport to another. It can hold </w:t>
        </w:r>
      </w:ins>
      <w:ins w:id="165" w:author="Jared Castaneda" w:date="2020-10-14T19:52:00Z">
        <w:r w:rsidR="004C68C0">
          <w:t xml:space="preserve">anywhere from 10 to 138 seats, with one Customer per seat. </w:t>
        </w:r>
      </w:ins>
    </w:p>
    <w:p w14:paraId="4784C371" w14:textId="23372375" w:rsidR="000F73B9" w:rsidRDefault="000F73B9" w:rsidP="000F73B9">
      <w:pPr>
        <w:pStyle w:val="Heading2"/>
      </w:pPr>
      <w:bookmarkStart w:id="166" w:name="_Toc53597694"/>
      <w:r>
        <w:t>FlightDescription</w:t>
      </w:r>
      <w:bookmarkEnd w:id="166"/>
    </w:p>
    <w:p w14:paraId="3EA754D9" w14:textId="2ACB020D" w:rsidR="00B95A5F" w:rsidRPr="00B95A5F" w:rsidRDefault="00B95A5F">
      <w:pPr>
        <w:pStyle w:val="NormalL2"/>
      </w:pPr>
      <w:ins w:id="167" w:author="Jared Castaneda" w:date="2020-10-14T19:35:00Z">
        <w:r w:rsidRPr="00B95A5F">
          <w:t xml:space="preserve">The things that describe a flight include dates, departure, destination, stops, type of trip, weather, and status. </w:t>
        </w:r>
      </w:ins>
      <w:ins w:id="168" w:author="Jared Castaneda" w:date="2020-10-14T19:36:00Z">
        <w:r>
          <w:t>Each flight has their own unique flight description. Multiple flights can fly to any given airport.</w:t>
        </w:r>
      </w:ins>
      <w:ins w:id="169" w:author="Jared Castaneda" w:date="2020-10-14T19:37:00Z">
        <w:r>
          <w:t xml:space="preserve"> Customers need the Syst</w:t>
        </w:r>
      </w:ins>
      <w:ins w:id="170" w:author="Jared Castaneda" w:date="2020-10-14T19:38:00Z">
        <w:r>
          <w:t xml:space="preserve">em to provide this information to them easily so they know everything about their flight. </w:t>
        </w:r>
      </w:ins>
      <w:ins w:id="171" w:author="Jared Castaneda" w:date="2020-10-14T19:37:00Z">
        <w:r w:rsidDel="00B95A5F">
          <w:t xml:space="preserve"> </w:t>
        </w:r>
      </w:ins>
      <w:del w:id="172" w:author="Jared Castaneda" w:date="2020-10-14T19:35:00Z">
        <w:r w:rsidR="000F73B9" w:rsidDel="00B95A5F">
          <w:delText>…</w:delText>
        </w:r>
      </w:del>
    </w:p>
    <w:p w14:paraId="2B36649F" w14:textId="59D0AD64" w:rsidR="000F73B9" w:rsidRDefault="000F73B9" w:rsidP="000F73B9">
      <w:pPr>
        <w:pStyle w:val="Heading2"/>
      </w:pPr>
      <w:bookmarkStart w:id="173" w:name="_Toc53597695"/>
      <w:r>
        <w:t>Airport</w:t>
      </w:r>
      <w:bookmarkEnd w:id="173"/>
    </w:p>
    <w:p w14:paraId="3598A92D" w14:textId="40556832" w:rsidR="000F73B9" w:rsidRPr="000F73B9" w:rsidRDefault="000F73B9" w:rsidP="000F73B9">
      <w:pPr>
        <w:pStyle w:val="NormalL2"/>
      </w:pPr>
      <w:del w:id="174" w:author="Jared Castaneda" w:date="2020-10-14T19:40:00Z">
        <w:r w:rsidDel="00B95A5F">
          <w:delText>…</w:delText>
        </w:r>
      </w:del>
      <w:ins w:id="175" w:author="Jared Castaneda" w:date="2020-10-14T19:40:00Z">
        <w:r w:rsidR="00B95A5F">
          <w:t xml:space="preserve">The main location where flights end. Planes </w:t>
        </w:r>
      </w:ins>
      <w:ins w:id="176" w:author="Jared Castaneda" w:date="2020-10-14T19:41:00Z">
        <w:r w:rsidR="00B95A5F">
          <w:t>depart and arrive with their Customers on board. Many flights arrive and depart from one Airport. Planes not in use or waiting for their own flight will be stored</w:t>
        </w:r>
      </w:ins>
      <w:ins w:id="177" w:author="Jared Castaneda" w:date="2020-10-14T19:42:00Z">
        <w:r w:rsidR="00B95A5F">
          <w:t xml:space="preserve"> here.</w:t>
        </w:r>
      </w:ins>
      <w:ins w:id="178" w:author="Jared Castaneda" w:date="2020-10-14T19:41:00Z">
        <w:r w:rsidR="00B95A5F">
          <w:t xml:space="preserve"> </w:t>
        </w:r>
      </w:ins>
    </w:p>
    <w:p w14:paraId="3909E762" w14:textId="09108EE1" w:rsidR="009A28AE" w:rsidRDefault="009A28AE" w:rsidP="009A28AE">
      <w:pPr>
        <w:pStyle w:val="Heading2"/>
      </w:pPr>
      <w:bookmarkStart w:id="179" w:name="_Toc53597696"/>
      <w:r>
        <w:t>Bags</w:t>
      </w:r>
      <w:bookmarkEnd w:id="179"/>
    </w:p>
    <w:p w14:paraId="4BFE78C9" w14:textId="7B9E2C3A" w:rsidR="009A28AE" w:rsidRPr="008A1295" w:rsidRDefault="00B95A5F" w:rsidP="009A28AE">
      <w:pPr>
        <w:pStyle w:val="NormalL2"/>
      </w:pPr>
      <w:ins w:id="180" w:author="Jared Castaneda" w:date="2020-10-14T19:42:00Z">
        <w:r>
          <w:t xml:space="preserve">Customers can purchase extra Bags if they have many they need to bring on board. They are priced by total weight. Up to five extra bags can be brought onto the flight. The amount that one can bring on is specified and purchased inside of a Sale. </w:t>
        </w:r>
        <w:r w:rsidDel="00B95A5F">
          <w:t xml:space="preserve"> </w:t>
        </w:r>
      </w:ins>
      <w:del w:id="181" w:author="Jared Castaneda" w:date="2020-10-14T19:42:00Z">
        <w:r w:rsidR="009A28AE" w:rsidDel="00B95A5F">
          <w:delText>…</w:delText>
        </w:r>
      </w:del>
    </w:p>
    <w:p w14:paraId="3E32983E" w14:textId="08BC910F" w:rsidR="000F73B9" w:rsidRDefault="000F73B9" w:rsidP="000F73B9">
      <w:pPr>
        <w:pStyle w:val="Heading2"/>
      </w:pPr>
      <w:bookmarkStart w:id="182" w:name="_Toc53597697"/>
      <w:r>
        <w:t>Meals</w:t>
      </w:r>
      <w:bookmarkEnd w:id="182"/>
    </w:p>
    <w:p w14:paraId="0DA21165" w14:textId="241093EF" w:rsidR="009A28AE" w:rsidRPr="008A1295" w:rsidDel="00514521" w:rsidRDefault="00514521" w:rsidP="009A28AE">
      <w:pPr>
        <w:pStyle w:val="NormalL2"/>
        <w:rPr>
          <w:del w:id="183" w:author="Jared Castaneda" w:date="2020-10-14T19:44:00Z"/>
        </w:rPr>
      </w:pPr>
      <w:ins w:id="184" w:author="Jared Castaneda" w:date="2020-10-14T19:46:00Z">
        <w:r>
          <w:t>A meal will exist with or without a purchase. Customers can choose whether they want a meal for the flight or not. They have an option to order multiple meals for a flight. The situation around this can be multiple meals for a long flight or for a party of people</w:t>
        </w:r>
      </w:ins>
      <w:ins w:id="185" w:author="Jared Castaneda" w:date="2020-10-14T19:47:00Z">
        <w:r>
          <w:t>.</w:t>
        </w:r>
      </w:ins>
      <w:del w:id="186" w:author="Jared Castaneda" w:date="2020-10-14T19:44:00Z">
        <w:r w:rsidR="009A28AE" w:rsidDel="00514521">
          <w:delText>…</w:delText>
        </w:r>
      </w:del>
    </w:p>
    <w:p w14:paraId="06D33B7E" w14:textId="45352FCB" w:rsidR="00C42EFC" w:rsidRDefault="00C42EFC">
      <w:pPr>
        <w:pStyle w:val="NormalL2"/>
        <w:sectPr w:rsidR="00C42EFC" w:rsidSect="00372871">
          <w:headerReference w:type="default" r:id="rId16"/>
          <w:footerReference w:type="default" r:id="rId17"/>
          <w:type w:val="oddPage"/>
          <w:pgSz w:w="12240" w:h="15840"/>
          <w:pgMar w:top="720" w:right="720" w:bottom="720" w:left="720" w:header="360" w:footer="360" w:gutter="0"/>
          <w:pgNumType w:start="1"/>
          <w:cols w:space="720"/>
          <w:docGrid w:linePitch="360"/>
        </w:sectPr>
        <w:pPrChange w:id="195" w:author="Jared Castaneda" w:date="2020-10-14T19:44:00Z">
          <w:pPr>
            <w:pStyle w:val="Heading1"/>
            <w:numPr>
              <w:numId w:val="0"/>
            </w:numPr>
            <w:ind w:left="0" w:firstLine="0"/>
          </w:pPr>
        </w:pPrChange>
      </w:pPr>
    </w:p>
    <w:p w14:paraId="3855132A" w14:textId="7EF39F9B" w:rsidR="008A1295" w:rsidRDefault="008A1295" w:rsidP="00CC17B0">
      <w:pPr>
        <w:pStyle w:val="Heading1"/>
      </w:pPr>
      <w:bookmarkStart w:id="196" w:name="_Toc53597698"/>
      <w:r>
        <w:lastRenderedPageBreak/>
        <w:t>Domain Model Diagram</w:t>
      </w:r>
      <w:bookmarkEnd w:id="196"/>
    </w:p>
    <w:p w14:paraId="633F0B72" w14:textId="2C5D6B17" w:rsidR="00D509AE" w:rsidRDefault="00AC7D3B" w:rsidP="00D509AE">
      <w:pPr>
        <w:pStyle w:val="NormalL1"/>
        <w:rPr>
          <w:ins w:id="197" w:author="Jared Castaneda" w:date="2020-10-07T16:36:00Z"/>
        </w:rPr>
      </w:pPr>
      <w:ins w:id="198" w:author="Jared Castaneda" w:date="2020-10-17T17:20:00Z">
        <w:r>
          <w:rPr>
            <w:noProof/>
          </w:rPr>
          <w:drawing>
            <wp:inline distT="0" distB="0" distL="0" distR="0" wp14:anchorId="16E21984" wp14:editId="00270BE2">
              <wp:extent cx="9144000" cy="385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3854450"/>
                      </a:xfrm>
                      <a:prstGeom prst="rect">
                        <a:avLst/>
                      </a:prstGeom>
                    </pic:spPr>
                  </pic:pic>
                </a:graphicData>
              </a:graphic>
            </wp:inline>
          </w:drawing>
        </w:r>
      </w:ins>
      <w:del w:id="199" w:author="Jared Castaneda" w:date="2020-10-07T16:25:00Z">
        <w:r w:rsidR="00D509AE" w:rsidDel="001915CA">
          <w:delText>&lt;Insert Domain Model Diagram here&gt;</w:delText>
        </w:r>
      </w:del>
    </w:p>
    <w:p w14:paraId="68E509F0" w14:textId="5ED36DF6" w:rsidR="00DC7704" w:rsidRPr="004B648E" w:rsidRDefault="00DC7704">
      <w:pPr>
        <w:pStyle w:val="NormalL1"/>
        <w:ind w:left="0"/>
        <w:rPr>
          <w:b/>
          <w:bCs/>
          <w:rPrChange w:id="200" w:author="Jared Castaneda" w:date="2020-10-10T12:37:00Z">
            <w:rPr/>
          </w:rPrChange>
        </w:rPr>
        <w:pPrChange w:id="201" w:author="Jared Castaneda" w:date="2020-11-08T17:43:00Z">
          <w:pPr>
            <w:pStyle w:val="NormalL1"/>
          </w:pPr>
        </w:pPrChange>
      </w:pPr>
    </w:p>
    <w:sectPr w:rsidR="00DC7704" w:rsidRPr="004B648E" w:rsidSect="00C42EFC">
      <w:headerReference w:type="default" r:id="rId19"/>
      <w:footerReference w:type="default" r:id="rId20"/>
      <w:pgSz w:w="15840" w:h="12240" w:orient="landscape"/>
      <w:pgMar w:top="720" w:right="720" w:bottom="720" w:left="72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97350" w14:textId="77777777" w:rsidR="00C57258" w:rsidRDefault="00C57258" w:rsidP="00D73986">
      <w:r>
        <w:separator/>
      </w:r>
    </w:p>
  </w:endnote>
  <w:endnote w:type="continuationSeparator" w:id="0">
    <w:p w14:paraId="7171BF1C" w14:textId="77777777" w:rsidR="00C57258" w:rsidRDefault="00C57258"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9098" w14:textId="77777777" w:rsidR="00CD4E07" w:rsidRDefault="00CD4E07" w:rsidP="00BB4B7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20C0B0D6" w:rsidR="00CD4E07" w:rsidRPr="00E11F13" w:rsidRDefault="00142DF3" w:rsidP="00BB4B7F">
    <w:pPr>
      <w:pStyle w:val="Footer"/>
      <w:pBdr>
        <w:top w:val="thickThinMediumGap" w:sz="4" w:space="1" w:color="auto"/>
      </w:pBdr>
    </w:pPr>
    <w:ins w:id="112" w:author="Jared Castaneda" w:date="2020-11-08T23:29:00Z">
      <w:r>
        <w:t>Tuffy Flights</w:t>
      </w:r>
    </w:ins>
    <w:del w:id="113" w:author="Jared Castaneda" w:date="2020-11-08T23:29:00Z">
      <w:r w:rsidR="00CD4E07" w:rsidRPr="00E11F13" w:rsidDel="00142DF3">
        <w:fldChar w:fldCharType="begin"/>
      </w:r>
      <w:r w:rsidR="00CD4E07" w:rsidRPr="00E11F13" w:rsidDel="00142DF3">
        <w:delInstrText xml:space="preserve"> REF ProjectName \h  \* MERGEFORMAT </w:delInstrText>
      </w:r>
      <w:r w:rsidR="00CD4E07" w:rsidRPr="00E11F13" w:rsidDel="00142DF3">
        <w:fldChar w:fldCharType="separate"/>
      </w:r>
      <w:r w:rsidR="00CD4E07" w:rsidRPr="00EC7326" w:rsidDel="00142DF3">
        <w:delText>&lt;Your Project Title here</w:delText>
      </w:r>
      <w:r w:rsidR="00CD4E07" w:rsidDel="00142DF3">
        <w:delText xml:space="preserve">&gt; </w:delText>
      </w:r>
      <w:r w:rsidR="00CD4E07" w:rsidRPr="00E11F13" w:rsidDel="00142DF3">
        <w:fldChar w:fldCharType="end"/>
      </w:r>
    </w:del>
    <w:r w:rsidR="00CD4E07" w:rsidRPr="00E11F13">
      <w:tab/>
    </w:r>
    <w:r w:rsidR="00CD4E07" w:rsidRPr="00E11F13">
      <w:tab/>
      <w:t xml:space="preserve">Page </w:t>
    </w:r>
    <w:r w:rsidR="00CD4E07" w:rsidRPr="00E11F13">
      <w:fldChar w:fldCharType="begin"/>
    </w:r>
    <w:r w:rsidR="00CD4E07" w:rsidRPr="00E11F13">
      <w:instrText xml:space="preserve"> PAGE  \* roman  \* MERGEFORMAT </w:instrText>
    </w:r>
    <w:r w:rsidR="00CD4E07" w:rsidRPr="00E11F13">
      <w:fldChar w:fldCharType="separate"/>
    </w:r>
    <w:r w:rsidR="00CD4E07" w:rsidRPr="00E11F13">
      <w:t>i</w:t>
    </w:r>
    <w:r w:rsidR="00CD4E07" w:rsidRPr="00E11F13">
      <w:fldChar w:fldCharType="end"/>
    </w:r>
    <w:r w:rsidR="00CD4E07" w:rsidRPr="00E11F13">
      <w:t xml:space="preserve"> of </w:t>
    </w:r>
    <w:r w:rsidR="00C57258">
      <w:fldChar w:fldCharType="begin"/>
    </w:r>
    <w:r w:rsidR="00C57258">
      <w:instrText xml:space="preserve"> SECTIONPAGES  \* roman  \* MERGEFORMAT </w:instrText>
    </w:r>
    <w:r w:rsidR="00C57258">
      <w:fldChar w:fldCharType="separate"/>
    </w:r>
    <w:r w:rsidR="00D1386E">
      <w:rPr>
        <w:noProof/>
      </w:rPr>
      <w:t>ii</w:t>
    </w:r>
    <w:r w:rsidR="00C57258">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7AE84D18" w:rsidR="00CD4E07" w:rsidRDefault="00CD4E07" w:rsidP="00C42EFC">
    <w:pPr>
      <w:pStyle w:val="Footer"/>
      <w:pBdr>
        <w:top w:val="thickThinMediumGap" w:sz="4" w:space="1" w:color="auto"/>
      </w:pBdr>
      <w:tabs>
        <w:tab w:val="left" w:pos="8626"/>
      </w:tabs>
    </w:pPr>
    <w:r w:rsidRPr="007C6B90">
      <w:fldChar w:fldCharType="begin"/>
    </w:r>
    <w:r w:rsidRPr="007C6B90">
      <w:instrText xml:space="preserve"> REF ProjectName \h  \* MERGEFORMAT </w:instrText>
    </w:r>
    <w:r w:rsidRPr="007C6B90">
      <w:fldChar w:fldCharType="separate"/>
    </w:r>
    <w:del w:id="193" w:author="Marcos, Nathan" w:date="2020-12-06T17:57:00Z">
      <w:r w:rsidRPr="00EC7326" w:rsidDel="004422CB">
        <w:delText>&lt;Your Project Title here</w:delText>
      </w:r>
      <w:r w:rsidDel="004422CB">
        <w:delText>&gt;</w:delText>
      </w:r>
    </w:del>
    <w:ins w:id="194" w:author="Marcos, Nathan" w:date="2020-12-06T17:57:00Z">
      <w:r w:rsidR="004422CB">
        <w:t>Tuffy Flights</w:t>
      </w:r>
    </w:ins>
    <w:r>
      <w:t xml:space="preserve"> </w:t>
    </w:r>
    <w:r w:rsidRPr="007C6B90">
      <w:fldChar w:fldCharType="end"/>
    </w:r>
    <w:r w:rsidRPr="007C6B90">
      <w:tab/>
    </w:r>
    <w:r w:rsidRPr="007C6B90">
      <w:tab/>
    </w:r>
    <w:r>
      <w:tab/>
    </w:r>
    <w:r w:rsidRPr="007C6B90">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C57258">
      <w:fldChar w:fldCharType="begin"/>
    </w:r>
    <w:r w:rsidR="00C57258">
      <w:instrText xml:space="preserve"> NUMPAGES   \* MERGEFORMAT </w:instrText>
    </w:r>
    <w:r w:rsidR="00C57258">
      <w:fldChar w:fldCharType="separate"/>
    </w:r>
    <w:r w:rsidR="00D1386E">
      <w:rPr>
        <w:noProof/>
      </w:rPr>
      <w:instrText>5</w:instrText>
    </w:r>
    <w:r w:rsidR="00C57258">
      <w:rPr>
        <w:noProof/>
      </w:rPr>
      <w:fldChar w:fldCharType="end"/>
    </w:r>
    <w:r>
      <w:instrText xml:space="preserve"> - </w:instrText>
    </w:r>
    <w:r w:rsidR="00C57258">
      <w:fldChar w:fldCharType="begin"/>
    </w:r>
    <w:r w:rsidR="00C57258">
      <w:instrText xml:space="preserve"> PAGEREF  EndOfTOC  \* MERGEFORMAT </w:instrText>
    </w:r>
    <w:r w:rsidR="00C57258">
      <w:fldChar w:fldCharType="separate"/>
    </w:r>
    <w:r w:rsidR="00D1386E">
      <w:rPr>
        <w:noProof/>
      </w:rPr>
      <w:instrText>2</w:instrText>
    </w:r>
    <w:r w:rsidR="00C57258">
      <w:rPr>
        <w:noProof/>
      </w:rPr>
      <w:fldChar w:fldCharType="end"/>
    </w:r>
    <w:r>
      <w:instrText xml:space="preserve"> - 1 </w:instrText>
    </w:r>
    <w:r>
      <w:fldChar w:fldCharType="separate"/>
    </w:r>
    <w:r w:rsidR="00D1386E">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D6F03" w14:textId="6348FCA6" w:rsidR="00CD4E07" w:rsidRDefault="00CD4E07" w:rsidP="00C42EFC">
    <w:pPr>
      <w:pStyle w:val="Footer"/>
      <w:pBdr>
        <w:top w:val="thickThinMediumGap" w:sz="4" w:space="1" w:color="auto"/>
      </w:pBdr>
      <w:tabs>
        <w:tab w:val="clear" w:pos="5400"/>
        <w:tab w:val="clear" w:pos="10800"/>
        <w:tab w:val="center" w:pos="7200"/>
        <w:tab w:val="right" w:pos="14400"/>
      </w:tabs>
    </w:pPr>
    <w:r w:rsidRPr="007C6B90">
      <w:fldChar w:fldCharType="begin"/>
    </w:r>
    <w:r w:rsidRPr="007C6B90">
      <w:instrText xml:space="preserve"> REF ProjectName \h  \* MERGEFORMAT </w:instrText>
    </w:r>
    <w:r w:rsidRPr="007C6B90">
      <w:fldChar w:fldCharType="separate"/>
    </w:r>
    <w:r w:rsidRPr="00EC7326">
      <w:t>&lt;Your Project Title here</w:t>
    </w:r>
    <w:r>
      <w:t xml:space="preserve">&gt; </w:t>
    </w:r>
    <w:r w:rsidRPr="007C6B90">
      <w:fldChar w:fldCharType="end"/>
    </w:r>
    <w:r w:rsidRPr="007C6B90">
      <w:tab/>
    </w:r>
    <w:r>
      <w:tab/>
    </w:r>
    <w:r w:rsidRPr="007C6B90">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C57258">
      <w:fldChar w:fldCharType="begin"/>
    </w:r>
    <w:r w:rsidR="00C57258">
      <w:instrText xml:space="preserve"> NUMPAGES   \* MERGEFORMAT </w:instrText>
    </w:r>
    <w:r w:rsidR="00C57258">
      <w:fldChar w:fldCharType="separate"/>
    </w:r>
    <w:r w:rsidR="00D1386E">
      <w:rPr>
        <w:noProof/>
      </w:rPr>
      <w:instrText>5</w:instrText>
    </w:r>
    <w:r w:rsidR="00C57258">
      <w:rPr>
        <w:noProof/>
      </w:rPr>
      <w:fldChar w:fldCharType="end"/>
    </w:r>
    <w:r>
      <w:instrText xml:space="preserve"> - </w:instrText>
    </w:r>
    <w:r w:rsidR="00C57258">
      <w:fldChar w:fldCharType="begin"/>
    </w:r>
    <w:r w:rsidR="00C57258">
      <w:instrText xml:space="preserve"> PAGEREF  EndOfTOC  \* MERGEFORMAT </w:instrText>
    </w:r>
    <w:r w:rsidR="00C57258">
      <w:fldChar w:fldCharType="separate"/>
    </w:r>
    <w:r w:rsidR="00D1386E">
      <w:rPr>
        <w:noProof/>
      </w:rPr>
      <w:instrText>2</w:instrText>
    </w:r>
    <w:r w:rsidR="00C57258">
      <w:rPr>
        <w:noProof/>
      </w:rPr>
      <w:fldChar w:fldCharType="end"/>
    </w:r>
    <w:r>
      <w:instrText xml:space="preserve"> - 1 </w:instrText>
    </w:r>
    <w:r>
      <w:fldChar w:fldCharType="separate"/>
    </w:r>
    <w:r w:rsidR="00D1386E">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EAB71" w14:textId="77777777" w:rsidR="00C57258" w:rsidRDefault="00C57258" w:rsidP="00D73986">
      <w:r>
        <w:separator/>
      </w:r>
    </w:p>
  </w:footnote>
  <w:footnote w:type="continuationSeparator" w:id="0">
    <w:p w14:paraId="034008B9" w14:textId="77777777" w:rsidR="00C57258" w:rsidRDefault="00C57258"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BFE7" w14:textId="77777777" w:rsidR="00CD4E07" w:rsidRDefault="00CD4E07" w:rsidP="00BB4B7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33EA18FD" w:rsidR="00CD4E07" w:rsidRPr="00C237FA" w:rsidRDefault="00CD4E07" w:rsidP="00D73986">
    <w:pPr>
      <w:pStyle w:val="Header"/>
    </w:pPr>
    <w:r w:rsidRPr="00C237FA">
      <w:fldChar w:fldCharType="begin"/>
    </w:r>
    <w:r w:rsidRPr="00C237FA">
      <w:instrText xml:space="preserve"> REF DocumentTitle \h  \* MERGEFORMAT </w:instrText>
    </w:r>
    <w:r w:rsidRPr="00C237FA">
      <w:fldChar w:fldCharType="separate"/>
    </w:r>
    <w:r w:rsidRPr="004C00E5">
      <w:t>Vision and Business Case</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106" w:author="Jared Castaneda" w:date="2020-12-07T13:47:00Z">
      <w:r w:rsidR="00D1386E">
        <w:rPr>
          <w:noProof/>
        </w:rPr>
        <w:t>Monday, December 7</w:t>
      </w:r>
      <w:r w:rsidR="00D1386E">
        <w:rPr>
          <w:noProof/>
        </w:rPr>
        <w:t>, 2020</w:t>
      </w:r>
    </w:ins>
    <w:ins w:id="107" w:author="Marcos, Nathan" w:date="2020-12-06T17:55:00Z">
      <w:del w:id="108" w:author="Jared Castaneda" w:date="2020-12-07T13:47:00Z">
        <w:r w:rsidR="004422CB" w:rsidDel="00D1386E">
          <w:rPr>
            <w:noProof/>
          </w:rPr>
          <w:delText>Monday, November 9, 2020</w:delText>
        </w:r>
      </w:del>
    </w:ins>
    <w:ins w:id="109" w:author="jawad swed" w:date="2020-11-09T13:51:00Z">
      <w:del w:id="110" w:author="Jared Castaneda" w:date="2020-12-07T13:47:00Z">
        <w:r w:rsidR="0007741E" w:rsidDel="00D1386E">
          <w:rPr>
            <w:noProof/>
          </w:rPr>
          <w:delText>Sunday, November 8, 2020</w:delText>
        </w:r>
      </w:del>
    </w:ins>
    <w:del w:id="111" w:author="Jared Castaneda" w:date="2020-12-07T13:47:00Z">
      <w:r w:rsidDel="00D1386E">
        <w:rPr>
          <w:noProof/>
        </w:rPr>
        <w:delText>Monday, October 5, 2020</w:delText>
      </w:r>
    </w:del>
    <w:r w:rsidRPr="00C237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CD4E07" w:rsidRDefault="00CD4E07"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4FD84219" w:rsidR="00CD4E07" w:rsidRPr="00C237FA" w:rsidRDefault="00CD4E07" w:rsidP="00D73986">
    <w:pPr>
      <w:pStyle w:val="Header"/>
    </w:pPr>
    <w:r w:rsidRPr="00C237FA">
      <w:fldChar w:fldCharType="begin"/>
    </w:r>
    <w:r w:rsidRPr="00C237FA">
      <w:instrText xml:space="preserve"> REF DocumentTitle \h  \* MERGEFORMAT </w:instrText>
    </w:r>
    <w:r w:rsidRPr="00C237FA">
      <w:fldChar w:fldCharType="separate"/>
    </w:r>
    <w:r w:rsidRPr="004C00E5">
      <w:t>Vision and Business Case</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187" w:author="Jared Castaneda" w:date="2020-12-07T13:47:00Z">
      <w:r w:rsidR="00D1386E">
        <w:rPr>
          <w:noProof/>
        </w:rPr>
        <w:t>Sunday, December 6, 2020</w:t>
      </w:r>
    </w:ins>
    <w:ins w:id="188" w:author="Marcos, Nathan" w:date="2020-12-06T17:55:00Z">
      <w:del w:id="189" w:author="Jared Castaneda" w:date="2020-12-07T13:47:00Z">
        <w:r w:rsidR="004422CB" w:rsidDel="00D1386E">
          <w:rPr>
            <w:noProof/>
          </w:rPr>
          <w:delText>Monday, November 9, 2020</w:delText>
        </w:r>
      </w:del>
    </w:ins>
    <w:ins w:id="190" w:author="jawad swed" w:date="2020-11-09T13:51:00Z">
      <w:del w:id="191" w:author="Jared Castaneda" w:date="2020-12-07T13:47:00Z">
        <w:r w:rsidR="0007741E" w:rsidDel="00D1386E">
          <w:rPr>
            <w:noProof/>
          </w:rPr>
          <w:delText>Sunday, November 8, 2020</w:delText>
        </w:r>
      </w:del>
    </w:ins>
    <w:del w:id="192" w:author="Jared Castaneda" w:date="2020-12-07T13:47:00Z">
      <w:r w:rsidDel="00D1386E">
        <w:rPr>
          <w:noProof/>
        </w:rPr>
        <w:delText>Monday, October 5, 2020</w:delText>
      </w:r>
    </w:del>
    <w:r w:rsidRPr="00C237F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805FA" w14:textId="01DF0EBD" w:rsidR="00CD4E07" w:rsidRPr="00C237FA" w:rsidRDefault="00CD4E07" w:rsidP="00C42EFC">
    <w:pPr>
      <w:pStyle w:val="Header"/>
      <w:tabs>
        <w:tab w:val="clear" w:pos="5400"/>
        <w:tab w:val="clear" w:pos="10800"/>
        <w:tab w:val="center" w:pos="7200"/>
        <w:tab w:val="right" w:pos="14400"/>
      </w:tabs>
    </w:pPr>
    <w:r w:rsidRPr="00C237FA">
      <w:fldChar w:fldCharType="begin"/>
    </w:r>
    <w:r w:rsidRPr="00C237FA">
      <w:instrText xml:space="preserve"> REF DocumentTitle \h  \* MERGEFORMAT </w:instrText>
    </w:r>
    <w:r w:rsidRPr="00C237FA">
      <w:fldChar w:fldCharType="separate"/>
    </w:r>
    <w:r w:rsidRPr="004C00E5">
      <w:t>Vision and Business Case</w:t>
    </w:r>
    <w:r>
      <w:t xml:space="preserve"> </w:t>
    </w:r>
    <w:r w:rsidRPr="00C237FA">
      <w:fldChar w:fldCharType="end"/>
    </w:r>
    <w:r w:rsidRPr="00C237FA">
      <w:tab/>
    </w:r>
    <w:r w:rsidRPr="00C237FA">
      <w:tab/>
      <w:t xml:space="preserve">Last Modified:  </w:t>
    </w:r>
    <w:del w:id="202" w:author="Jared Castaneda" w:date="2020-11-08T17:58:00Z">
      <w:r w:rsidRPr="00C237FA" w:rsidDel="00EA24B5">
        <w:fldChar w:fldCharType="begin"/>
      </w:r>
      <w:r w:rsidRPr="00C237FA" w:rsidDel="00EA24B5">
        <w:delInstrText xml:space="preserve"> SAVEDATE  \@ "dddd, MMMM d, yyyy"  \* MERGEFORMAT </w:delInstrText>
      </w:r>
      <w:r w:rsidRPr="00C237FA" w:rsidDel="00EA24B5">
        <w:fldChar w:fldCharType="separate"/>
      </w:r>
    </w:del>
    <w:del w:id="203" w:author="Jared Castaneda" w:date="2020-10-07T16:24:00Z">
      <w:r w:rsidDel="001915CA">
        <w:rPr>
          <w:noProof/>
        </w:rPr>
        <w:delText>Monday, October 5, 2020</w:delText>
      </w:r>
    </w:del>
    <w:del w:id="204" w:author="Jared Castaneda" w:date="2020-11-08T17:58:00Z">
      <w:r w:rsidRPr="00C237FA" w:rsidDel="00EA24B5">
        <w:fldChar w:fldCharType="end"/>
      </w:r>
    </w:del>
    <w:ins w:id="205" w:author="Jared Castaneda" w:date="2020-11-08T17:58:00Z">
      <w:r w:rsidR="00EA24B5">
        <w:t>Sunday, November 8, 2020</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8452CB"/>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9288A"/>
    <w:multiLevelType w:val="hybridMultilevel"/>
    <w:tmpl w:val="CC580A74"/>
    <w:lvl w:ilvl="0" w:tplc="10668662">
      <w:numFmt w:val="bullet"/>
      <w:lvlText w:val="-"/>
      <w:lvlJc w:val="left"/>
      <w:pPr>
        <w:ind w:left="792" w:hanging="360"/>
      </w:pPr>
      <w:rPr>
        <w:rFonts w:ascii="Calibri" w:eastAsiaTheme="minorHAnsi"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red Castaneda">
    <w15:presenceInfo w15:providerId="Windows Live" w15:userId="eba50c435f555db4"/>
  </w15:person>
  <w15:person w15:author="jawad swed">
    <w15:presenceInfo w15:providerId="Windows Live" w15:userId="b772551b96311206"/>
  </w15:person>
  <w15:person w15:author="Marcos, Nathan">
    <w15:presenceInfo w15:providerId="None" w15:userId="Marcos, Nat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246CF"/>
    <w:rsid w:val="0007008F"/>
    <w:rsid w:val="00071E4B"/>
    <w:rsid w:val="0007741E"/>
    <w:rsid w:val="000774C0"/>
    <w:rsid w:val="000C530D"/>
    <w:rsid w:val="000D187E"/>
    <w:rsid w:val="000E24B8"/>
    <w:rsid w:val="000E790D"/>
    <w:rsid w:val="000F73B9"/>
    <w:rsid w:val="00126BCF"/>
    <w:rsid w:val="0013122B"/>
    <w:rsid w:val="00142DF3"/>
    <w:rsid w:val="00150E64"/>
    <w:rsid w:val="00160384"/>
    <w:rsid w:val="001915CA"/>
    <w:rsid w:val="001B6C27"/>
    <w:rsid w:val="001D2BE8"/>
    <w:rsid w:val="001E5FB9"/>
    <w:rsid w:val="00205B61"/>
    <w:rsid w:val="002123FE"/>
    <w:rsid w:val="0023674B"/>
    <w:rsid w:val="00245304"/>
    <w:rsid w:val="00274AD5"/>
    <w:rsid w:val="00284998"/>
    <w:rsid w:val="002B4539"/>
    <w:rsid w:val="002D5DF5"/>
    <w:rsid w:val="002F3B29"/>
    <w:rsid w:val="00301855"/>
    <w:rsid w:val="00345094"/>
    <w:rsid w:val="00347A0C"/>
    <w:rsid w:val="00357288"/>
    <w:rsid w:val="00372871"/>
    <w:rsid w:val="003766A8"/>
    <w:rsid w:val="00396D65"/>
    <w:rsid w:val="003C4FF3"/>
    <w:rsid w:val="003E6C13"/>
    <w:rsid w:val="004422CB"/>
    <w:rsid w:val="00460194"/>
    <w:rsid w:val="004931D0"/>
    <w:rsid w:val="00496D30"/>
    <w:rsid w:val="004B648E"/>
    <w:rsid w:val="004C00E5"/>
    <w:rsid w:val="004C3DF1"/>
    <w:rsid w:val="004C68C0"/>
    <w:rsid w:val="004F22BD"/>
    <w:rsid w:val="00514521"/>
    <w:rsid w:val="00537B55"/>
    <w:rsid w:val="005457D1"/>
    <w:rsid w:val="00562A15"/>
    <w:rsid w:val="00566D30"/>
    <w:rsid w:val="00575AAD"/>
    <w:rsid w:val="005C0CF6"/>
    <w:rsid w:val="005C2960"/>
    <w:rsid w:val="005D75C3"/>
    <w:rsid w:val="005F4252"/>
    <w:rsid w:val="00604E16"/>
    <w:rsid w:val="00617FFC"/>
    <w:rsid w:val="0063638E"/>
    <w:rsid w:val="00656E0B"/>
    <w:rsid w:val="006815E2"/>
    <w:rsid w:val="00686996"/>
    <w:rsid w:val="00693E29"/>
    <w:rsid w:val="006A7C73"/>
    <w:rsid w:val="006B6E74"/>
    <w:rsid w:val="006C23E7"/>
    <w:rsid w:val="006E76E9"/>
    <w:rsid w:val="00760A8E"/>
    <w:rsid w:val="00774050"/>
    <w:rsid w:val="007A3348"/>
    <w:rsid w:val="007B39C7"/>
    <w:rsid w:val="007C2935"/>
    <w:rsid w:val="007C6B90"/>
    <w:rsid w:val="007E6647"/>
    <w:rsid w:val="00811B9D"/>
    <w:rsid w:val="0084306B"/>
    <w:rsid w:val="008437A3"/>
    <w:rsid w:val="00843EE8"/>
    <w:rsid w:val="00845520"/>
    <w:rsid w:val="00856564"/>
    <w:rsid w:val="00866B44"/>
    <w:rsid w:val="00874AC3"/>
    <w:rsid w:val="00883982"/>
    <w:rsid w:val="008A1295"/>
    <w:rsid w:val="008A4ADD"/>
    <w:rsid w:val="008D5E48"/>
    <w:rsid w:val="008E4E0F"/>
    <w:rsid w:val="00921F78"/>
    <w:rsid w:val="0094570F"/>
    <w:rsid w:val="00946076"/>
    <w:rsid w:val="009735F5"/>
    <w:rsid w:val="00985357"/>
    <w:rsid w:val="009A28AE"/>
    <w:rsid w:val="009B577F"/>
    <w:rsid w:val="009D12CA"/>
    <w:rsid w:val="00A011D0"/>
    <w:rsid w:val="00A32A2E"/>
    <w:rsid w:val="00A63D97"/>
    <w:rsid w:val="00A82140"/>
    <w:rsid w:val="00AA538F"/>
    <w:rsid w:val="00AC473A"/>
    <w:rsid w:val="00AC7D3B"/>
    <w:rsid w:val="00AE78AD"/>
    <w:rsid w:val="00AF4FC2"/>
    <w:rsid w:val="00B40E57"/>
    <w:rsid w:val="00B55B5B"/>
    <w:rsid w:val="00B93DBD"/>
    <w:rsid w:val="00B95A5F"/>
    <w:rsid w:val="00BB4B7F"/>
    <w:rsid w:val="00BC529A"/>
    <w:rsid w:val="00BE0AEB"/>
    <w:rsid w:val="00BE23E8"/>
    <w:rsid w:val="00BE5C9C"/>
    <w:rsid w:val="00BF31CF"/>
    <w:rsid w:val="00C037DA"/>
    <w:rsid w:val="00C161C0"/>
    <w:rsid w:val="00C20764"/>
    <w:rsid w:val="00C237FA"/>
    <w:rsid w:val="00C371A8"/>
    <w:rsid w:val="00C42EFC"/>
    <w:rsid w:val="00C53336"/>
    <w:rsid w:val="00C57258"/>
    <w:rsid w:val="00C60461"/>
    <w:rsid w:val="00CA7981"/>
    <w:rsid w:val="00CC17B0"/>
    <w:rsid w:val="00CC4516"/>
    <w:rsid w:val="00CD4E07"/>
    <w:rsid w:val="00CD4E89"/>
    <w:rsid w:val="00CE2B3C"/>
    <w:rsid w:val="00D1386E"/>
    <w:rsid w:val="00D2139F"/>
    <w:rsid w:val="00D37B84"/>
    <w:rsid w:val="00D509AE"/>
    <w:rsid w:val="00D73986"/>
    <w:rsid w:val="00DA480A"/>
    <w:rsid w:val="00DC7704"/>
    <w:rsid w:val="00DD4C0A"/>
    <w:rsid w:val="00E11F13"/>
    <w:rsid w:val="00E23B71"/>
    <w:rsid w:val="00E242F8"/>
    <w:rsid w:val="00E534CF"/>
    <w:rsid w:val="00E664C8"/>
    <w:rsid w:val="00E8775D"/>
    <w:rsid w:val="00E91ACB"/>
    <w:rsid w:val="00E9547C"/>
    <w:rsid w:val="00EA16FE"/>
    <w:rsid w:val="00EA24B5"/>
    <w:rsid w:val="00EA412C"/>
    <w:rsid w:val="00EC7326"/>
    <w:rsid w:val="00ED37FA"/>
    <w:rsid w:val="00EE7695"/>
    <w:rsid w:val="00EF4CFB"/>
    <w:rsid w:val="00F2135D"/>
    <w:rsid w:val="00F678BF"/>
    <w:rsid w:val="00F73A7B"/>
    <w:rsid w:val="00F7605E"/>
    <w:rsid w:val="00FC7841"/>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1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9436A-D10A-4E15-948A-C5236484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5</Pages>
  <Words>821</Words>
  <Characters>4684</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Jared Castaneda</cp:lastModifiedBy>
  <cp:revision>38</cp:revision>
  <cp:lastPrinted>2020-09-05T18:52:00Z</cp:lastPrinted>
  <dcterms:created xsi:type="dcterms:W3CDTF">2020-10-06T01:10:00Z</dcterms:created>
  <dcterms:modified xsi:type="dcterms:W3CDTF">2020-12-07T21:48:00Z</dcterms:modified>
</cp:coreProperties>
</file>