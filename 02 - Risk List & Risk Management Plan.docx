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F6762FC" w:rsidR="004C00E5" w:rsidRDefault="00827944" w:rsidP="00D73986">
      <w:pPr>
        <w:pStyle w:val="Title"/>
      </w:pPr>
      <w:bookmarkStart w:id="0" w:name="DocumentTitle"/>
      <w:r w:rsidRPr="00827944">
        <w:t>Risk List &amp; Risk Management Plan</w:t>
      </w:r>
      <w:r w:rsidR="00EA16FE">
        <w:t xml:space="preserve"> </w:t>
      </w:r>
      <w:bookmarkEnd w:id="0"/>
    </w:p>
    <w:p w14:paraId="66816C2B" w14:textId="60AA7414" w:rsidR="00EC7326" w:rsidRPr="00EC7326" w:rsidRDefault="00883982" w:rsidP="00D73986">
      <w:pPr>
        <w:pStyle w:val="Title"/>
      </w:pPr>
      <w:del w:id="1" w:author="jawad swed" w:date="2020-11-08T19:10:00Z">
        <w:r w:rsidDel="00712D6F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FB2DA93" wp14:editId="0634038D">
                  <wp:simplePos x="0" y="0"/>
                  <wp:positionH relativeFrom="column">
                    <wp:posOffset>-421689</wp:posOffset>
                  </wp:positionH>
                  <wp:positionV relativeFrom="paragraph">
                    <wp:posOffset>273038</wp:posOffset>
                  </wp:positionV>
                  <wp:extent cx="1739900" cy="2423160"/>
                  <wp:effectExtent l="0" t="0" r="317500" b="15240"/>
                  <wp:wrapNone/>
                  <wp:docPr id="2" name="Speech Bubble: Rectangle with Corners Rounded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739900" cy="2423160"/>
                          </a:xfrm>
                          <a:prstGeom prst="wedgeRoundRectCallout">
                            <a:avLst>
                              <a:gd name="adj1" fmla="val 67195"/>
                              <a:gd name="adj2" fmla="val 21729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418604" w14:textId="213F01D0" w:rsidR="00EA5B75" w:rsidRDefault="00EA5B75" w:rsidP="00604E16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ind w:left="360"/>
                                <w:jc w:val="left"/>
                              </w:pPr>
                              <w:r>
                                <w:t>Update placeholder with your project’s title being careful not to delete the (potentially hidden) bookmark.  If you did it right, the document’s footer will be updated too</w:t>
                              </w:r>
                              <w:r>
                                <w:br/>
                              </w:r>
                            </w:p>
                            <w:p w14:paraId="13A4DB76" w14:textId="2D707678" w:rsidR="00EA5B75" w:rsidRDefault="00EA5B75" w:rsidP="00604E16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ind w:left="360"/>
                                <w:jc w:val="left"/>
                              </w:pPr>
                              <w:r>
                                <w:t>Delete this bubble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  <v:textbox>
                    <w:txbxContent>
                      <w:p w14:paraId="64418604" w14:textId="213F01D0" w:rsidR="00EA5B75" w:rsidRDefault="00EA5B75" w:rsidP="00604E16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ind w:left="360"/>
                          <w:jc w:val="left"/>
                        </w:pPr>
                        <w:r>
                          <w:t>Update placeholder with your project’s title being careful not to delete the (potentially hidden) bookmark.  If you did it right, the document’s footer will be updated too</w:t>
                        </w:r>
                        <w:r>
                          <w:br/>
                        </w:r>
                      </w:p>
                      <w:p w14:paraId="13A4DB76" w14:textId="2D707678" w:rsidR="00EA5B75" w:rsidRDefault="00EA5B75" w:rsidP="00604E16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ind w:left="360"/>
                          <w:jc w:val="left"/>
                        </w:pPr>
                        <w:r>
                          <w:t>Delete this bubble</w:t>
                        </w:r>
                      </w:p>
                    </w:txbxContent>
                  </v:textbox>
                </v:shape>
              </w:pict>
            </mc:Fallback>
          </mc:AlternateContent>
        </w:r>
      </w:del>
      <w:r w:rsidR="004931D0">
        <w:t>f</w:t>
      </w:r>
      <w:r w:rsidR="00EC7326" w:rsidRPr="00EC7326">
        <w:t>or the</w:t>
      </w:r>
    </w:p>
    <w:p w14:paraId="288E5FC1" w14:textId="47F9BA00" w:rsidR="00A82140" w:rsidRDefault="00D32238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ins w:id="2" w:author="jawad swed" w:date="2020-09-23T21:18:00Z">
        <w:del w:id="3" w:author="Nathan" w:date="2020-09-26T13:42:00Z">
          <w:r w:rsidDel="00054EF4">
            <w:rPr>
              <w:rFonts w:ascii="Calibri" w:hAnsi="Calibri" w:cs="Calibri"/>
              <w:noProof/>
              <w:color w:val="000000"/>
              <w:bdr w:val="none" w:sz="0" w:space="0" w:color="auto" w:frame="1"/>
            </w:rPr>
            <w:drawing>
              <wp:inline distT="0" distB="0" distL="0" distR="0" wp14:anchorId="1A7B57E2" wp14:editId="3E44D30E">
                <wp:extent cx="1504950" cy="1231900"/>
                <wp:effectExtent l="0" t="0" r="0" b="635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04950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4" w:author="Nathan" w:date="2020-09-26T13:42:00Z">
        <w:r w:rsidR="00054EF4">
          <w:rPr>
            <w:noProof/>
          </w:rPr>
          <w:drawing>
            <wp:inline distT="0" distB="0" distL="0" distR="0" wp14:anchorId="65BCEDCF" wp14:editId="19E381DD">
              <wp:extent cx="3208020" cy="2621280"/>
              <wp:effectExtent l="0" t="0" r="0" b="762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08020" cy="2621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5" w:author="jawad swed" w:date="2020-09-23T21:18:00Z">
        <w:r>
          <w:rPr>
            <w:noProof/>
          </w:rPr>
          <w:t xml:space="preserve"> </w:t>
        </w:r>
      </w:ins>
      <w:del w:id="6" w:author="jawad swed" w:date="2020-09-23T21:18:00Z">
        <w:r w:rsidR="00A82140" w:rsidDel="00D32238">
          <w:rPr>
            <w:noProof/>
          </w:rPr>
          <w:drawing>
            <wp:inline distT="0" distB="0" distL="0" distR="0" wp14:anchorId="591BB13B" wp14:editId="581F41E3">
              <wp:extent cx="2164080" cy="135763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4080" cy="13576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606880A5" w14:textId="59B20971" w:rsidR="00EC7326" w:rsidRDefault="00EC7326" w:rsidP="00D73986">
      <w:pPr>
        <w:pStyle w:val="Title"/>
      </w:pPr>
      <w:bookmarkStart w:id="7" w:name="ProjectName"/>
      <w:del w:id="8" w:author="Nathan" w:date="2020-09-26T13:42:00Z">
        <w:r w:rsidRPr="00EC7326" w:rsidDel="00054EF4">
          <w:delText>&lt;</w:delText>
        </w:r>
      </w:del>
      <w:del w:id="9" w:author="jawad swed" w:date="2020-09-23T21:18:00Z">
        <w:r w:rsidRPr="00EC7326" w:rsidDel="00D32238">
          <w:delText>Your Project Title here</w:delText>
        </w:r>
      </w:del>
      <w:proofErr w:type="spellStart"/>
      <w:ins w:id="10" w:author="jawad swed" w:date="2020-09-23T21:18:00Z">
        <w:r w:rsidR="00D32238">
          <w:t>Tuffy</w:t>
        </w:r>
        <w:proofErr w:type="spellEnd"/>
        <w:r w:rsidR="00D32238">
          <w:t xml:space="preserve"> </w:t>
        </w:r>
      </w:ins>
      <w:ins w:id="11" w:author="Nathan" w:date="2020-09-26T13:42:00Z">
        <w:r w:rsidR="00054EF4">
          <w:t>F</w:t>
        </w:r>
      </w:ins>
      <w:ins w:id="12" w:author="jawad swed" w:date="2020-09-23T21:18:00Z">
        <w:del w:id="13" w:author="Nathan" w:date="2020-09-26T13:42:00Z">
          <w:r w:rsidR="00D32238" w:rsidDel="00054EF4">
            <w:delText>f</w:delText>
          </w:r>
        </w:del>
        <w:r w:rsidR="00D32238">
          <w:t>light</w:t>
        </w:r>
      </w:ins>
      <w:ins w:id="14" w:author="Nathan" w:date="2020-09-26T13:42:00Z">
        <w:r w:rsidR="00054EF4">
          <w:t>s</w:t>
        </w:r>
      </w:ins>
      <w:ins w:id="15" w:author="jawad swed" w:date="2020-09-23T21:18:00Z">
        <w:del w:id="16" w:author="Nathan" w:date="2020-09-26T13:42:00Z">
          <w:r w:rsidR="00D32238" w:rsidDel="00054EF4">
            <w:delText xml:space="preserve"> system </w:delText>
          </w:r>
        </w:del>
      </w:ins>
      <w:del w:id="17" w:author="Nathan" w:date="2020-09-26T13:42:00Z">
        <w:r w:rsidR="004931D0" w:rsidDel="00054EF4">
          <w:delText>&gt;</w:delText>
        </w:r>
      </w:del>
      <w:r w:rsidR="00EA16FE">
        <w:t xml:space="preserve"> </w:t>
      </w:r>
      <w:bookmarkEnd w:id="7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0"/>
        <w:gridCol w:w="3500"/>
        <w:gridCol w:w="3500"/>
      </w:tblGrid>
      <w:tr w:rsidR="000A4A13" w14:paraId="2E3A3BF3" w14:textId="77777777" w:rsidTr="00D25D61">
        <w:trPr>
          <w:cantSplit/>
          <w:ins w:id="18" w:author="Jared Castaneda" w:date="2020-12-07T13:26:00Z"/>
        </w:trPr>
        <w:tc>
          <w:tcPr>
            <w:tcW w:w="3118" w:type="dxa"/>
          </w:tcPr>
          <w:p w14:paraId="0E7FED1D" w14:textId="77777777" w:rsidR="000A4A13" w:rsidRPr="00A011D0" w:rsidRDefault="000A4A13" w:rsidP="00D25D61">
            <w:pPr>
              <w:rPr>
                <w:ins w:id="19" w:author="Jared Castaneda" w:date="2020-12-07T13:26:00Z"/>
                <w:b/>
                <w:bCs/>
              </w:rPr>
            </w:pPr>
            <w:bookmarkStart w:id="20" w:name="_Hlk58239972"/>
            <w:ins w:id="21" w:author="Jared Castaneda" w:date="2020-12-07T13:26:00Z">
              <w:r>
                <w:rPr>
                  <w:b/>
                  <w:bCs/>
                </w:rPr>
                <w:t>Nathan Marcos</w:t>
              </w:r>
            </w:ins>
          </w:p>
        </w:tc>
        <w:tc>
          <w:tcPr>
            <w:tcW w:w="3116" w:type="dxa"/>
          </w:tcPr>
          <w:p w14:paraId="5CB82742" w14:textId="77777777" w:rsidR="000A4A13" w:rsidRPr="00A011D0" w:rsidRDefault="000A4A13" w:rsidP="00D25D61">
            <w:pPr>
              <w:rPr>
                <w:ins w:id="22" w:author="Jared Castaneda" w:date="2020-12-07T13:26:00Z"/>
                <w:b/>
                <w:bCs/>
              </w:rPr>
            </w:pPr>
            <w:ins w:id="23" w:author="Jared Castaneda" w:date="2020-12-07T13:26:00Z">
              <w:r>
                <w:rPr>
                  <w:b/>
                  <w:bCs/>
                </w:rPr>
                <w:t>Jared Castaneda</w:t>
              </w:r>
            </w:ins>
          </w:p>
        </w:tc>
        <w:tc>
          <w:tcPr>
            <w:tcW w:w="3116" w:type="dxa"/>
          </w:tcPr>
          <w:p w14:paraId="1FC6F1E2" w14:textId="77777777" w:rsidR="000A4A13" w:rsidRPr="00A011D0" w:rsidRDefault="000A4A13" w:rsidP="00D25D61">
            <w:pPr>
              <w:rPr>
                <w:ins w:id="24" w:author="Jared Castaneda" w:date="2020-12-07T13:26:00Z"/>
                <w:b/>
                <w:bCs/>
              </w:rPr>
            </w:pPr>
            <w:ins w:id="25" w:author="Jared Castaneda" w:date="2020-12-07T13:26:00Z">
              <w:r>
                <w:rPr>
                  <w:b/>
                  <w:bCs/>
                </w:rPr>
                <w:t xml:space="preserve">Jawad </w:t>
              </w:r>
              <w:proofErr w:type="spellStart"/>
              <w:r>
                <w:rPr>
                  <w:b/>
                  <w:bCs/>
                </w:rPr>
                <w:t>Swed</w:t>
              </w:r>
              <w:proofErr w:type="spellEnd"/>
            </w:ins>
          </w:p>
        </w:tc>
      </w:tr>
      <w:tr w:rsidR="000A4A13" w14:paraId="62DE9A2C" w14:textId="77777777" w:rsidTr="00D25D61">
        <w:trPr>
          <w:cantSplit/>
          <w:ins w:id="26" w:author="Jared Castaneda" w:date="2020-12-07T13:26:00Z"/>
        </w:trPr>
        <w:tc>
          <w:tcPr>
            <w:tcW w:w="3118" w:type="dxa"/>
          </w:tcPr>
          <w:p w14:paraId="0B1AB2BF" w14:textId="77777777" w:rsidR="000A4A13" w:rsidRDefault="000A4A13" w:rsidP="00D25D61">
            <w:pPr>
              <w:ind w:left="164"/>
              <w:rPr>
                <w:ins w:id="27" w:author="Jared Castaneda" w:date="2020-12-07T13:26:00Z"/>
              </w:rPr>
            </w:pPr>
            <w:ins w:id="28" w:author="Jared Castaneda" w:date="2020-12-07T13:26:00Z">
              <w:r>
                <w:t>Design Modeling, Implementation</w:t>
              </w:r>
            </w:ins>
          </w:p>
        </w:tc>
        <w:tc>
          <w:tcPr>
            <w:tcW w:w="3116" w:type="dxa"/>
          </w:tcPr>
          <w:p w14:paraId="1A47F838" w14:textId="77777777" w:rsidR="000A4A13" w:rsidRDefault="000A4A13" w:rsidP="00D25D61">
            <w:pPr>
              <w:ind w:left="164"/>
              <w:rPr>
                <w:ins w:id="29" w:author="Jared Castaneda" w:date="2020-12-07T13:26:00Z"/>
              </w:rPr>
            </w:pPr>
            <w:ins w:id="30" w:author="Jared Castaneda" w:date="2020-12-07T13:26:00Z">
              <w:r>
                <w:t>Project Management, Implementation</w:t>
              </w:r>
            </w:ins>
          </w:p>
        </w:tc>
        <w:tc>
          <w:tcPr>
            <w:tcW w:w="3116" w:type="dxa"/>
          </w:tcPr>
          <w:p w14:paraId="560A43F9" w14:textId="77777777" w:rsidR="000A4A13" w:rsidRDefault="000A4A13" w:rsidP="00D25D61">
            <w:pPr>
              <w:ind w:left="164"/>
              <w:rPr>
                <w:ins w:id="31" w:author="Jared Castaneda" w:date="2020-12-07T13:26:00Z"/>
              </w:rPr>
            </w:pPr>
            <w:ins w:id="32" w:author="Jared Castaneda" w:date="2020-12-07T13:26:00Z">
              <w:r>
                <w:t>Business Modeling, Design Modeling</w:t>
              </w:r>
            </w:ins>
          </w:p>
        </w:tc>
      </w:tr>
      <w:tr w:rsidR="000A4A13" w14:paraId="6618C040" w14:textId="77777777" w:rsidTr="00D25D61">
        <w:trPr>
          <w:cantSplit/>
          <w:ins w:id="33" w:author="Jared Castaneda" w:date="2020-12-07T13:26:00Z"/>
        </w:trPr>
        <w:tc>
          <w:tcPr>
            <w:tcW w:w="3118" w:type="dxa"/>
          </w:tcPr>
          <w:p w14:paraId="10CD6759" w14:textId="77777777" w:rsidR="000A4A13" w:rsidRDefault="000A4A13" w:rsidP="00D25D61">
            <w:pPr>
              <w:ind w:left="164"/>
              <w:rPr>
                <w:ins w:id="34" w:author="Jared Castaneda" w:date="2020-12-07T13:26:00Z"/>
              </w:rPr>
            </w:pPr>
            <w:ins w:id="35" w:author="Jared Castaneda" w:date="2020-12-07T13:26:00Z">
              <w:r>
                <w:fldChar w:fldCharType="begin"/>
              </w:r>
              <w:r>
                <w:instrText xml:space="preserve"> HYPERLINK "mailto:</w:instrText>
              </w:r>
              <w:r w:rsidRPr="00D25D61">
                <w:instrText>nathanmarcos@csu.fullerton.edu</w:instrText>
              </w:r>
              <w:r>
                <w:instrText xml:space="preserve">" </w:instrText>
              </w:r>
              <w:r>
                <w:fldChar w:fldCharType="separate"/>
              </w:r>
              <w:r w:rsidRPr="00CB59A7">
                <w:rPr>
                  <w:rStyle w:val="Hyperlink"/>
                </w:rPr>
                <w:t>nathanmarcos@csu.fullerton.edu</w:t>
              </w:r>
              <w:r>
                <w:fldChar w:fldCharType="end"/>
              </w:r>
            </w:ins>
          </w:p>
        </w:tc>
        <w:tc>
          <w:tcPr>
            <w:tcW w:w="3116" w:type="dxa"/>
          </w:tcPr>
          <w:p w14:paraId="3302813F" w14:textId="77777777" w:rsidR="000A4A13" w:rsidRDefault="000A4A13" w:rsidP="00D25D61">
            <w:pPr>
              <w:ind w:left="164"/>
              <w:rPr>
                <w:ins w:id="36" w:author="Jared Castaneda" w:date="2020-12-07T13:26:00Z"/>
              </w:rPr>
            </w:pPr>
            <w:ins w:id="37" w:author="Jared Castaneda" w:date="2020-12-07T13:26:00Z">
              <w:r>
                <w:fldChar w:fldCharType="begin"/>
              </w:r>
              <w:r>
                <w:instrText xml:space="preserve"> HYPERLINK "mailto:</w:instrText>
              </w:r>
              <w:r w:rsidRPr="00D25D61">
                <w:instrText>jaredcast@csu.fullerton.edu</w:instrText>
              </w:r>
              <w:r>
                <w:instrText xml:space="preserve">" </w:instrText>
              </w:r>
              <w:r>
                <w:fldChar w:fldCharType="separate"/>
              </w:r>
              <w:r w:rsidRPr="00CB59A7">
                <w:rPr>
                  <w:rStyle w:val="Hyperlink"/>
                </w:rPr>
                <w:t>jaredcast@csu.fullerton.edu</w:t>
              </w:r>
              <w:r>
                <w:fldChar w:fldCharType="end"/>
              </w:r>
              <w:r>
                <w:t xml:space="preserve"> </w:t>
              </w:r>
            </w:ins>
          </w:p>
        </w:tc>
        <w:tc>
          <w:tcPr>
            <w:tcW w:w="3116" w:type="dxa"/>
          </w:tcPr>
          <w:p w14:paraId="02252568" w14:textId="77777777" w:rsidR="000A4A13" w:rsidRDefault="000A4A13" w:rsidP="00D25D61">
            <w:pPr>
              <w:ind w:left="164"/>
              <w:rPr>
                <w:ins w:id="38" w:author="Jared Castaneda" w:date="2020-12-07T13:26:00Z"/>
              </w:rPr>
            </w:pPr>
            <w:ins w:id="39" w:author="Jared Castaneda" w:date="2020-12-07T13:26:00Z">
              <w:r>
                <w:fldChar w:fldCharType="begin"/>
              </w:r>
              <w:r>
                <w:instrText xml:space="preserve"> HYPERLINK "mailto:</w:instrText>
              </w:r>
              <w:r w:rsidRPr="00D25D61">
                <w:instrText>jawadswed@csu.fullerton.edu</w:instrText>
              </w:r>
              <w:r>
                <w:instrText xml:space="preserve">" </w:instrText>
              </w:r>
              <w:r>
                <w:fldChar w:fldCharType="separate"/>
              </w:r>
              <w:r w:rsidRPr="00D37EC1">
                <w:rPr>
                  <w:rStyle w:val="Hyperlink"/>
                </w:rPr>
                <w:t>ja</w:t>
              </w:r>
              <w:r w:rsidRPr="00105A9E">
                <w:rPr>
                  <w:rStyle w:val="Hyperlink"/>
                </w:rPr>
                <w:t>w</w:t>
              </w:r>
              <w:r w:rsidRPr="00CB59A7">
                <w:rPr>
                  <w:rStyle w:val="Hyperlink"/>
                </w:rPr>
                <w:t>adswed@csu.fullerton.edu</w:t>
              </w:r>
              <w:r>
                <w:fldChar w:fldCharType="end"/>
              </w:r>
            </w:ins>
          </w:p>
        </w:tc>
      </w:tr>
      <w:bookmarkEnd w:id="20"/>
    </w:tbl>
    <w:p w14:paraId="01E4935C" w14:textId="59248E4B" w:rsidR="004931D0" w:rsidRPr="004931D0" w:rsidDel="000A4A13" w:rsidRDefault="004931D0" w:rsidP="00D73986">
      <w:pPr>
        <w:pStyle w:val="Title"/>
        <w:rPr>
          <w:del w:id="40" w:author="Jared Castaneda" w:date="2020-12-07T13:26:00Z"/>
        </w:rPr>
      </w:pPr>
    </w:p>
    <w:p w14:paraId="7163C404" w14:textId="77777777" w:rsidR="00FE6391" w:rsidRDefault="00FE6391" w:rsidP="00D73986">
      <w:pPr>
        <w:sectPr w:rsidR="00FE6391" w:rsidSect="00FE6391">
          <w:headerReference w:type="default" r:id="rId12"/>
          <w:footerReference w:type="default" r:id="rId13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109" w:type="pct"/>
        <w:tblLook w:val="0620" w:firstRow="1" w:lastRow="0" w:firstColumn="0" w:lastColumn="0" w:noHBand="1" w:noVBand="1"/>
        <w:tblPrChange w:id="41" w:author="Nathan" w:date="2020-09-26T13:55:00Z">
          <w:tblPr>
            <w:tblStyle w:val="TableGrid"/>
            <w:tblW w:w="5000" w:type="pct"/>
            <w:tblLook w:val="0620" w:firstRow="1" w:lastRow="0" w:firstColumn="0" w:lastColumn="0" w:noHBand="1" w:noVBand="1"/>
          </w:tblPr>
        </w:tblPrChange>
      </w:tblPr>
      <w:tblGrid>
        <w:gridCol w:w="915"/>
        <w:gridCol w:w="1870"/>
        <w:gridCol w:w="6390"/>
        <w:gridCol w:w="1850"/>
        <w:tblGridChange w:id="42">
          <w:tblGrid>
            <w:gridCol w:w="915"/>
            <w:gridCol w:w="1870"/>
            <w:gridCol w:w="1"/>
            <w:gridCol w:w="6389"/>
            <w:gridCol w:w="1"/>
            <w:gridCol w:w="1614"/>
            <w:gridCol w:w="235"/>
          </w:tblGrid>
        </w:tblGridChange>
      </w:tblGrid>
      <w:tr w:rsidR="00760A8E" w14:paraId="238C2188" w14:textId="77777777" w:rsidTr="004B1249">
        <w:trPr>
          <w:tblHeader/>
          <w:trPrChange w:id="43" w:author="Nathan" w:date="2020-09-26T13:55:00Z">
            <w:trPr>
              <w:gridAfter w:val="0"/>
              <w:tblHeader/>
            </w:trPr>
          </w:trPrChange>
        </w:trPr>
        <w:tc>
          <w:tcPr>
            <w:tcW w:w="0" w:type="auto"/>
            <w:shd w:val="clear" w:color="auto" w:fill="D9D9D9" w:themeFill="background1" w:themeFillShade="D9"/>
            <w:vAlign w:val="bottom"/>
            <w:tcPrChange w:id="44" w:author="Nathan" w:date="2020-09-26T13:55:00Z">
              <w:tcPr>
                <w:tcW w:w="0" w:type="auto"/>
                <w:shd w:val="clear" w:color="auto" w:fill="D9D9D9" w:themeFill="background1" w:themeFillShade="D9"/>
                <w:vAlign w:val="bottom"/>
              </w:tcPr>
            </w:tcPrChange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48" w:type="pct"/>
            <w:shd w:val="clear" w:color="auto" w:fill="D9D9D9" w:themeFill="background1" w:themeFillShade="D9"/>
            <w:vAlign w:val="bottom"/>
            <w:tcPrChange w:id="45" w:author="Nathan" w:date="2020-09-26T13:55:00Z">
              <w:tcPr>
                <w:tcW w:w="867" w:type="pct"/>
                <w:gridSpan w:val="2"/>
                <w:shd w:val="clear" w:color="auto" w:fill="D9D9D9" w:themeFill="background1" w:themeFillShade="D9"/>
                <w:vAlign w:val="bottom"/>
              </w:tcPr>
            </w:tcPrChange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898" w:type="pct"/>
            <w:shd w:val="clear" w:color="auto" w:fill="D9D9D9" w:themeFill="background1" w:themeFillShade="D9"/>
            <w:vAlign w:val="bottom"/>
            <w:tcPrChange w:id="46" w:author="Nathan" w:date="2020-09-26T13:55:00Z">
              <w:tcPr>
                <w:tcW w:w="2961" w:type="pct"/>
                <w:gridSpan w:val="2"/>
                <w:shd w:val="clear" w:color="auto" w:fill="D9D9D9" w:themeFill="background1" w:themeFillShade="D9"/>
                <w:vAlign w:val="bottom"/>
              </w:tcPr>
            </w:tcPrChange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839" w:type="pct"/>
            <w:shd w:val="clear" w:color="auto" w:fill="D9D9D9" w:themeFill="background1" w:themeFillShade="D9"/>
            <w:vAlign w:val="bottom"/>
            <w:tcPrChange w:id="47" w:author="Nathan" w:date="2020-09-26T13:55:00Z">
              <w:tcPr>
                <w:tcW w:w="748" w:type="pct"/>
                <w:shd w:val="clear" w:color="auto" w:fill="D9D9D9" w:themeFill="background1" w:themeFillShade="D9"/>
                <w:vAlign w:val="bottom"/>
              </w:tcPr>
            </w:tcPrChange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4B1249">
        <w:trPr>
          <w:trPrChange w:id="48" w:author="Nathan" w:date="2020-09-26T13:55:00Z">
            <w:trPr>
              <w:gridAfter w:val="0"/>
            </w:trPr>
          </w:trPrChange>
        </w:trPr>
        <w:tc>
          <w:tcPr>
            <w:tcW w:w="0" w:type="auto"/>
            <w:tcPrChange w:id="49" w:author="Nathan" w:date="2020-09-26T13:55:00Z">
              <w:tcPr>
                <w:tcW w:w="0" w:type="auto"/>
              </w:tcPr>
            </w:tcPrChange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48" w:type="pct"/>
            <w:tcPrChange w:id="50" w:author="Nathan" w:date="2020-09-26T13:55:00Z">
              <w:tcPr>
                <w:tcW w:w="867" w:type="pct"/>
                <w:gridSpan w:val="2"/>
              </w:tcPr>
            </w:tcPrChange>
          </w:tcPr>
          <w:p w14:paraId="5E8D5A3E" w14:textId="33C71A7E" w:rsidR="00760A8E" w:rsidRDefault="00AB2C40" w:rsidP="00D73986">
            <w:ins w:id="51" w:author="jawad swed" w:date="2020-11-09T11:23:00Z">
              <w:r>
                <w:t>09/26/2020</w:t>
              </w:r>
            </w:ins>
            <w:del w:id="52" w:author="jawad swed" w:date="2020-09-26T00:13:00Z">
              <w:r w:rsidR="00760A8E" w:rsidDel="00AE4316">
                <w:delText>&lt;date of release&gt;</w:delText>
              </w:r>
            </w:del>
          </w:p>
        </w:tc>
        <w:tc>
          <w:tcPr>
            <w:tcW w:w="2898" w:type="pct"/>
            <w:tcPrChange w:id="53" w:author="Nathan" w:date="2020-09-26T13:55:00Z">
              <w:tcPr>
                <w:tcW w:w="2961" w:type="pct"/>
                <w:gridSpan w:val="2"/>
              </w:tcPr>
            </w:tcPrChange>
          </w:tcPr>
          <w:p w14:paraId="1F76A145" w14:textId="77777777" w:rsidR="00760A8E" w:rsidDel="004B1249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  <w:rPr>
                <w:ins w:id="54" w:author="jawad swed" w:date="2020-09-26T00:13:00Z"/>
                <w:del w:id="55" w:author="Nathan" w:date="2020-09-26T13:55:00Z"/>
              </w:rPr>
            </w:pPr>
            <w:del w:id="56" w:author="jawad swed" w:date="2020-09-26T00:13:00Z">
              <w:r w:rsidDel="00AE4316">
                <w:delText>Initial Release</w:delText>
              </w:r>
            </w:del>
          </w:p>
          <w:p w14:paraId="72985783" w14:textId="77777777" w:rsidR="00AE4316" w:rsidRDefault="00AE4316" w:rsidP="004B1249">
            <w:pPr>
              <w:pStyle w:val="ListParagraph"/>
              <w:numPr>
                <w:ilvl w:val="0"/>
                <w:numId w:val="1"/>
              </w:numPr>
              <w:ind w:left="256" w:hanging="270"/>
              <w:rPr>
                <w:ins w:id="57" w:author="jawad swed" w:date="2020-11-09T11:23:00Z"/>
              </w:rPr>
            </w:pPr>
            <w:ins w:id="58" w:author="jawad swed" w:date="2020-09-26T00:13:00Z">
              <w:r>
                <w:t xml:space="preserve">Added two cases </w:t>
              </w:r>
            </w:ins>
            <w:ins w:id="59" w:author="jawad swed" w:date="2020-09-26T00:15:00Z">
              <w:r>
                <w:t xml:space="preserve">(1, </w:t>
              </w:r>
              <w:proofErr w:type="gramStart"/>
              <w:r>
                <w:t>2)</w:t>
              </w:r>
            </w:ins>
            <w:ins w:id="60" w:author="jawad swed" w:date="2020-09-26T00:13:00Z">
              <w:r>
                <w:t>and</w:t>
              </w:r>
              <w:proofErr w:type="gramEnd"/>
              <w:r>
                <w:t xml:space="preserve"> their description</w:t>
              </w:r>
              <w:del w:id="61" w:author="Nathan" w:date="2020-09-26T13:55:00Z">
                <w:r w:rsidDel="004B1249">
                  <w:delText xml:space="preserve"> </w:delText>
                </w:r>
              </w:del>
            </w:ins>
          </w:p>
          <w:p w14:paraId="2C981C5D" w14:textId="77777777" w:rsidR="00AB2C40" w:rsidRDefault="00AB2C40" w:rsidP="00AB2C40">
            <w:pPr>
              <w:pStyle w:val="ListParagraph"/>
              <w:numPr>
                <w:ilvl w:val="0"/>
                <w:numId w:val="1"/>
              </w:numPr>
              <w:ind w:left="256" w:hanging="270"/>
              <w:rPr>
                <w:ins w:id="62" w:author="jawad swed" w:date="2020-11-09T11:23:00Z"/>
              </w:rPr>
            </w:pPr>
            <w:ins w:id="63" w:author="jawad swed" w:date="2020-11-09T11:23:00Z">
              <w:r>
                <w:t>Added mitigation approach to case 4</w:t>
              </w:r>
            </w:ins>
          </w:p>
          <w:p w14:paraId="6284F22D" w14:textId="77777777" w:rsidR="00AB2C40" w:rsidRDefault="00AB2C40" w:rsidP="00AB2C40">
            <w:pPr>
              <w:pStyle w:val="ListParagraph"/>
              <w:numPr>
                <w:ilvl w:val="0"/>
                <w:numId w:val="1"/>
              </w:numPr>
              <w:ind w:left="256" w:hanging="270"/>
              <w:rPr>
                <w:ins w:id="64" w:author="jawad swed" w:date="2020-11-09T11:23:00Z"/>
              </w:rPr>
            </w:pPr>
            <w:ins w:id="65" w:author="jawad swed" w:date="2020-11-09T11:23:00Z">
              <w:r>
                <w:t>Added metrics measured to cases (1,2,3,4)</w:t>
              </w:r>
            </w:ins>
          </w:p>
          <w:p w14:paraId="5398A685" w14:textId="77777777" w:rsidR="00AB2C40" w:rsidRDefault="00AB2C40" w:rsidP="00AB2C40">
            <w:pPr>
              <w:pStyle w:val="ListParagraph"/>
              <w:numPr>
                <w:ilvl w:val="0"/>
                <w:numId w:val="1"/>
              </w:numPr>
              <w:ind w:left="256" w:hanging="270"/>
              <w:rPr>
                <w:ins w:id="66" w:author="jawad swed" w:date="2020-11-09T11:23:00Z"/>
              </w:rPr>
            </w:pPr>
            <w:ins w:id="67" w:author="jawad swed" w:date="2020-11-09T11:23:00Z">
              <w:r>
                <w:t xml:space="preserve">Edited details in description and mitigation approach to </w:t>
              </w:r>
              <w:proofErr w:type="spellStart"/>
              <w:r>
                <w:t>casses</w:t>
              </w:r>
              <w:proofErr w:type="spellEnd"/>
              <w:r>
                <w:t xml:space="preserve"> (1,2,3,4)</w:t>
              </w:r>
            </w:ins>
          </w:p>
          <w:p w14:paraId="368E7B75" w14:textId="77777777" w:rsidR="00AB2C40" w:rsidRDefault="00AB2C40" w:rsidP="00AB2C40">
            <w:pPr>
              <w:pStyle w:val="ListParagraph"/>
              <w:numPr>
                <w:ilvl w:val="0"/>
                <w:numId w:val="1"/>
              </w:numPr>
              <w:ind w:left="256" w:hanging="270"/>
              <w:rPr>
                <w:ins w:id="68" w:author="jawad swed" w:date="2020-11-09T11:23:00Z"/>
              </w:rPr>
            </w:pPr>
            <w:ins w:id="69" w:author="jawad swed" w:date="2020-11-09T11:23:00Z">
              <w:r>
                <w:t>Added mitigation approach to cases (1,2,3)</w:t>
              </w:r>
            </w:ins>
          </w:p>
          <w:p w14:paraId="6FCBE220" w14:textId="003A1B28" w:rsidR="00AB2C40" w:rsidRDefault="00AB2C40" w:rsidP="00AB2C40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ins w:id="70" w:author="jawad swed" w:date="2020-11-09T11:23:00Z">
              <w:r>
                <w:t>Added two cases (3,4) and their description</w:t>
              </w:r>
            </w:ins>
          </w:p>
        </w:tc>
        <w:tc>
          <w:tcPr>
            <w:tcW w:w="839" w:type="pct"/>
            <w:tcPrChange w:id="71" w:author="Nathan" w:date="2020-09-26T13:55:00Z">
              <w:tcPr>
                <w:tcW w:w="748" w:type="pct"/>
              </w:tcPr>
            </w:tcPrChange>
          </w:tcPr>
          <w:p w14:paraId="7AE9F486" w14:textId="1B2CF270" w:rsidR="00760A8E" w:rsidDel="00AE4316" w:rsidRDefault="00D2139F" w:rsidP="00D73986">
            <w:pPr>
              <w:rPr>
                <w:del w:id="72" w:author="jawad swed" w:date="2020-09-26T00:14:00Z"/>
              </w:rPr>
            </w:pPr>
            <w:del w:id="73" w:author="jawad swed" w:date="2020-09-26T00:14:00Z">
              <w:r w:rsidDel="00AE4316">
                <w:delText>&lt;</w:delText>
              </w:r>
              <w:r w:rsidR="00760A8E" w:rsidDel="00AE4316">
                <w:delText>Name 1</w:delText>
              </w:r>
              <w:r w:rsidDel="00AE4316">
                <w:delText>&gt;</w:delText>
              </w:r>
            </w:del>
          </w:p>
          <w:p w14:paraId="2A44A26F" w14:textId="228D686F" w:rsidR="00760A8E" w:rsidDel="00AE4316" w:rsidRDefault="00D2139F" w:rsidP="00D73986">
            <w:pPr>
              <w:rPr>
                <w:del w:id="74" w:author="jawad swed" w:date="2020-09-26T00:14:00Z"/>
              </w:rPr>
            </w:pPr>
            <w:del w:id="75" w:author="jawad swed" w:date="2020-09-26T00:14:00Z">
              <w:r w:rsidDel="00AE4316">
                <w:delText>&lt;</w:delText>
              </w:r>
              <w:r w:rsidR="00760A8E" w:rsidDel="00AE4316">
                <w:delText>Name 2</w:delText>
              </w:r>
              <w:r w:rsidDel="00AE4316">
                <w:delText>&gt;</w:delText>
              </w:r>
            </w:del>
          </w:p>
          <w:p w14:paraId="3E8B73EE" w14:textId="77777777" w:rsidR="00AE4316" w:rsidDel="00054EF4" w:rsidRDefault="00760A8E" w:rsidP="00D73986">
            <w:pPr>
              <w:rPr>
                <w:ins w:id="76" w:author="jawad swed" w:date="2020-09-26T00:14:00Z"/>
                <w:del w:id="77" w:author="Nathan" w:date="2020-09-26T13:44:00Z"/>
              </w:rPr>
            </w:pPr>
            <w:del w:id="78" w:author="jawad swed" w:date="2020-09-26T00:14:00Z">
              <w:r w:rsidDel="00AE4316">
                <w:delText>…</w:delText>
              </w:r>
            </w:del>
          </w:p>
          <w:p w14:paraId="26CA644F" w14:textId="77777777" w:rsidR="00054EF4" w:rsidRDefault="00AE4316" w:rsidP="00D73986">
            <w:pPr>
              <w:rPr>
                <w:ins w:id="79" w:author="Nathan" w:date="2020-09-26T13:44:00Z"/>
              </w:rPr>
            </w:pPr>
            <w:ins w:id="80" w:author="jawad swed" w:date="2020-09-26T00:14:00Z">
              <w:r>
                <w:t>Nathan</w:t>
              </w:r>
            </w:ins>
            <w:ins w:id="81" w:author="Nathan" w:date="2020-09-26T13:44:00Z">
              <w:r w:rsidR="00054EF4">
                <w:t xml:space="preserve"> Marcos</w:t>
              </w:r>
            </w:ins>
          </w:p>
          <w:p w14:paraId="7BAECB26" w14:textId="646D895A" w:rsidR="00760A8E" w:rsidRDefault="00054EF4" w:rsidP="00D73986">
            <w:ins w:id="82" w:author="Nathan" w:date="2020-09-26T13:44:00Z">
              <w:r>
                <w:t>Jared</w:t>
              </w:r>
            </w:ins>
            <w:ins w:id="83" w:author="Nathan" w:date="2020-09-26T13:45:00Z">
              <w:r>
                <w:t xml:space="preserve"> </w:t>
              </w:r>
            </w:ins>
            <w:ins w:id="84" w:author="Nathan" w:date="2020-09-26T13:44:00Z">
              <w:r>
                <w:t>Castaneda</w:t>
              </w:r>
            </w:ins>
            <w:ins w:id="85" w:author="jawad swed" w:date="2020-09-26T00:14:00Z">
              <w:r w:rsidR="00AE4316">
                <w:br/>
              </w:r>
            </w:ins>
            <w:ins w:id="86" w:author="jawad swed" w:date="2020-09-26T00:15:00Z">
              <w:r w:rsidR="00AE4316">
                <w:t>J</w:t>
              </w:r>
            </w:ins>
            <w:ins w:id="87" w:author="jawad swed" w:date="2020-09-26T00:14:00Z">
              <w:r w:rsidR="00AE4316">
                <w:t>awad</w:t>
              </w:r>
            </w:ins>
            <w:ins w:id="88" w:author="Nathan" w:date="2020-09-26T13:44:00Z">
              <w:r>
                <w:t xml:space="preserve"> </w:t>
              </w:r>
              <w:proofErr w:type="spellStart"/>
              <w:r>
                <w:t>Swed</w:t>
              </w:r>
            </w:ins>
            <w:proofErr w:type="spellEnd"/>
          </w:p>
        </w:tc>
      </w:tr>
      <w:tr w:rsidR="00821045" w14:paraId="75F46257" w14:textId="77777777" w:rsidTr="004B1249">
        <w:trPr>
          <w:ins w:id="89" w:author="jawad swed" w:date="2020-11-08T20:07:00Z"/>
        </w:trPr>
        <w:tc>
          <w:tcPr>
            <w:tcW w:w="0" w:type="auto"/>
          </w:tcPr>
          <w:p w14:paraId="0484AA05" w14:textId="709ED3F2" w:rsidR="00821045" w:rsidRDefault="00821045" w:rsidP="00D73986">
            <w:pPr>
              <w:rPr>
                <w:ins w:id="90" w:author="jawad swed" w:date="2020-11-08T20:07:00Z"/>
              </w:rPr>
            </w:pPr>
            <w:ins w:id="91" w:author="jawad swed" w:date="2020-11-08T20:07:00Z">
              <w:del w:id="92" w:author="Jared Castaneda" w:date="2020-12-07T13:25:00Z">
                <w:r w:rsidDel="00CD553F">
                  <w:delText>1.</w:delText>
                </w:r>
              </w:del>
            </w:ins>
            <w:ins w:id="93" w:author="jawad swed" w:date="2020-11-09T11:23:00Z">
              <w:del w:id="94" w:author="Jared Castaneda" w:date="2020-12-07T13:25:00Z">
                <w:r w:rsidR="00AB2C40" w:rsidDel="00CD553F">
                  <w:delText>1</w:delText>
                </w:r>
              </w:del>
            </w:ins>
            <w:ins w:id="95" w:author="Jared Castaneda" w:date="2020-12-07T13:25:00Z">
              <w:r w:rsidR="00CD553F">
                <w:t>2.0</w:t>
              </w:r>
            </w:ins>
          </w:p>
        </w:tc>
        <w:tc>
          <w:tcPr>
            <w:tcW w:w="848" w:type="pct"/>
          </w:tcPr>
          <w:p w14:paraId="707B252E" w14:textId="52E6A3F6" w:rsidR="00821045" w:rsidRDefault="00821045" w:rsidP="00D73986">
            <w:pPr>
              <w:rPr>
                <w:ins w:id="96" w:author="jawad swed" w:date="2020-11-08T20:07:00Z"/>
              </w:rPr>
            </w:pPr>
            <w:ins w:id="97" w:author="jawad swed" w:date="2020-11-08T20:07:00Z">
              <w:r>
                <w:t>11/07/2020</w:t>
              </w:r>
            </w:ins>
          </w:p>
        </w:tc>
        <w:tc>
          <w:tcPr>
            <w:tcW w:w="2898" w:type="pct"/>
          </w:tcPr>
          <w:p w14:paraId="34E76EE0" w14:textId="77777777" w:rsidR="00821045" w:rsidRDefault="00821045" w:rsidP="00D2139F">
            <w:pPr>
              <w:pStyle w:val="ListParagraph"/>
              <w:numPr>
                <w:ilvl w:val="0"/>
                <w:numId w:val="1"/>
              </w:numPr>
              <w:ind w:left="256" w:hanging="270"/>
              <w:rPr>
                <w:ins w:id="98" w:author="jawad swed" w:date="2020-11-08T20:08:00Z"/>
              </w:rPr>
            </w:pPr>
            <w:ins w:id="99" w:author="jawad swed" w:date="2020-11-08T20:07:00Z">
              <w:r>
                <w:t xml:space="preserve">Added two </w:t>
              </w:r>
              <w:proofErr w:type="gramStart"/>
              <w:r>
                <w:t>cases</w:t>
              </w:r>
            </w:ins>
            <w:ins w:id="100" w:author="jawad swed" w:date="2020-11-08T20:08:00Z">
              <w:r>
                <w:t>(</w:t>
              </w:r>
              <w:proofErr w:type="gramEnd"/>
              <w:r>
                <w:t>5,6)</w:t>
              </w:r>
            </w:ins>
            <w:ins w:id="101" w:author="jawad swed" w:date="2020-11-08T20:07:00Z">
              <w:r>
                <w:t xml:space="preserve"> and their description </w:t>
              </w:r>
            </w:ins>
          </w:p>
          <w:p w14:paraId="3F4E4BB9" w14:textId="0D5FAD9E" w:rsidR="00821045" w:rsidRDefault="00821045" w:rsidP="00D2139F">
            <w:pPr>
              <w:pStyle w:val="ListParagraph"/>
              <w:numPr>
                <w:ilvl w:val="0"/>
                <w:numId w:val="1"/>
              </w:numPr>
              <w:ind w:left="256" w:hanging="270"/>
              <w:rPr>
                <w:ins w:id="102" w:author="jawad swed" w:date="2020-11-08T20:07:00Z"/>
              </w:rPr>
            </w:pPr>
            <w:ins w:id="103" w:author="jawad swed" w:date="2020-11-08T20:08:00Z">
              <w:r>
                <w:t>Added cases 5,6 mitigation approach</w:t>
              </w:r>
            </w:ins>
          </w:p>
        </w:tc>
        <w:tc>
          <w:tcPr>
            <w:tcW w:w="839" w:type="pct"/>
          </w:tcPr>
          <w:p w14:paraId="39BBD558" w14:textId="2FE40CC6" w:rsidR="00821045" w:rsidRDefault="00821045" w:rsidP="00D73986">
            <w:pPr>
              <w:rPr>
                <w:ins w:id="104" w:author="jawad swed" w:date="2020-11-08T20:07:00Z"/>
              </w:rPr>
            </w:pPr>
            <w:ins w:id="105" w:author="jawad swed" w:date="2020-11-08T20:09:00Z">
              <w:r>
                <w:t xml:space="preserve">Jawad </w:t>
              </w:r>
              <w:proofErr w:type="spellStart"/>
              <w:r>
                <w:t>swed</w:t>
              </w:r>
            </w:ins>
            <w:proofErr w:type="spellEnd"/>
          </w:p>
        </w:tc>
      </w:tr>
      <w:tr w:rsidR="00CD553F" w14:paraId="49597187" w14:textId="77777777" w:rsidTr="004B1249">
        <w:trPr>
          <w:ins w:id="106" w:author="Jared Castaneda" w:date="2020-12-07T13:25:00Z"/>
        </w:trPr>
        <w:tc>
          <w:tcPr>
            <w:tcW w:w="0" w:type="auto"/>
          </w:tcPr>
          <w:p w14:paraId="419E7AFB" w14:textId="3A98FD20" w:rsidR="00CD553F" w:rsidRDefault="00CD553F" w:rsidP="00D73986">
            <w:pPr>
              <w:rPr>
                <w:ins w:id="107" w:author="Jared Castaneda" w:date="2020-12-07T13:25:00Z"/>
              </w:rPr>
            </w:pPr>
            <w:ins w:id="108" w:author="Jared Castaneda" w:date="2020-12-07T13:25:00Z">
              <w:r>
                <w:t>3.0</w:t>
              </w:r>
            </w:ins>
          </w:p>
        </w:tc>
        <w:tc>
          <w:tcPr>
            <w:tcW w:w="848" w:type="pct"/>
          </w:tcPr>
          <w:p w14:paraId="77E0BAA2" w14:textId="4B95E474" w:rsidR="00CD553F" w:rsidRDefault="00CD553F" w:rsidP="00D73986">
            <w:pPr>
              <w:rPr>
                <w:ins w:id="109" w:author="Jared Castaneda" w:date="2020-12-07T13:25:00Z"/>
              </w:rPr>
            </w:pPr>
            <w:ins w:id="110" w:author="Jared Castaneda" w:date="2020-12-07T13:25:00Z">
              <w:r>
                <w:t>12/7/2020</w:t>
              </w:r>
            </w:ins>
          </w:p>
        </w:tc>
        <w:tc>
          <w:tcPr>
            <w:tcW w:w="2898" w:type="pct"/>
          </w:tcPr>
          <w:p w14:paraId="0364D5B0" w14:textId="01CE605D" w:rsidR="00CD553F" w:rsidRDefault="00CD553F" w:rsidP="00D2139F">
            <w:pPr>
              <w:pStyle w:val="ListParagraph"/>
              <w:numPr>
                <w:ilvl w:val="0"/>
                <w:numId w:val="1"/>
              </w:numPr>
              <w:ind w:left="256" w:hanging="270"/>
              <w:rPr>
                <w:ins w:id="111" w:author="Jared Castaneda" w:date="2020-12-07T13:25:00Z"/>
              </w:rPr>
            </w:pPr>
            <w:ins w:id="112" w:author="Jared Castaneda" w:date="2020-12-07T13:25:00Z">
              <w:r>
                <w:t>Changed roles</w:t>
              </w:r>
            </w:ins>
          </w:p>
        </w:tc>
        <w:tc>
          <w:tcPr>
            <w:tcW w:w="839" w:type="pct"/>
          </w:tcPr>
          <w:p w14:paraId="4E6665BA" w14:textId="499E82F6" w:rsidR="00CD553F" w:rsidRDefault="00CD553F" w:rsidP="00D73986">
            <w:pPr>
              <w:rPr>
                <w:ins w:id="113" w:author="Jared Castaneda" w:date="2020-12-07T13:25:00Z"/>
              </w:rPr>
            </w:pPr>
            <w:ins w:id="114" w:author="Jared Castaneda" w:date="2020-12-07T13:25:00Z">
              <w:r>
                <w:t>Jared Castaneda</w:t>
              </w:r>
            </w:ins>
          </w:p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1E2DAB0" w14:textId="5B063413" w:rsidR="008031DD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22915" w:history="1">
            <w:r w:rsidR="008031DD" w:rsidRPr="004F070C">
              <w:rPr>
                <w:rStyle w:val="Hyperlink"/>
              </w:rPr>
              <w:t>1</w:t>
            </w:r>
            <w:r w:rsidR="008031DD">
              <w:rPr>
                <w:rFonts w:eastAsiaTheme="minorEastAsia"/>
                <w:sz w:val="22"/>
              </w:rPr>
              <w:tab/>
            </w:r>
            <w:r w:rsidR="008031DD" w:rsidRPr="004F070C">
              <w:rPr>
                <w:rStyle w:val="Hyperlink"/>
              </w:rPr>
              <w:t>Risk Identification and Mitigation Plan</w:t>
            </w:r>
            <w:r w:rsidR="008031DD">
              <w:rPr>
                <w:webHidden/>
              </w:rPr>
              <w:tab/>
            </w:r>
            <w:r w:rsidR="008031DD">
              <w:rPr>
                <w:webHidden/>
              </w:rPr>
              <w:fldChar w:fldCharType="begin"/>
            </w:r>
            <w:r w:rsidR="008031DD">
              <w:rPr>
                <w:webHidden/>
              </w:rPr>
              <w:instrText xml:space="preserve"> PAGEREF _Toc50222915 \h </w:instrText>
            </w:r>
            <w:r w:rsidR="008031DD">
              <w:rPr>
                <w:webHidden/>
              </w:rPr>
            </w:r>
            <w:r w:rsidR="008031DD">
              <w:rPr>
                <w:webHidden/>
              </w:rPr>
              <w:fldChar w:fldCharType="separate"/>
            </w:r>
            <w:r w:rsidR="001E4962">
              <w:rPr>
                <w:webHidden/>
              </w:rPr>
              <w:t>1</w:t>
            </w:r>
            <w:r w:rsidR="008031DD">
              <w:rPr>
                <w:webHidden/>
              </w:rPr>
              <w:fldChar w:fldCharType="end"/>
            </w:r>
          </w:hyperlink>
        </w:p>
        <w:p w14:paraId="1EFE7559" w14:textId="56EC6A6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115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4"/>
          <w:footerReference w:type="default" r:id="rId15"/>
          <w:headerReference w:type="first" r:id="rId16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115"/>
    <w:p w14:paraId="52D8DA31" w14:textId="3DAE6994" w:rsidR="00EA16FE" w:rsidRPr="005C2960" w:rsidDel="00670C8C" w:rsidRDefault="00EA16FE" w:rsidP="00D73986">
      <w:pPr>
        <w:rPr>
          <w:del w:id="124" w:author="Nathan" w:date="2020-09-28T13:36:00Z"/>
        </w:rPr>
      </w:pPr>
    </w:p>
    <w:p w14:paraId="42A0AE17" w14:textId="303DC06D" w:rsidR="00866B44" w:rsidRPr="0018462E" w:rsidDel="00670C8C" w:rsidRDefault="00396D65" w:rsidP="00866B44">
      <w:pPr>
        <w:spacing w:after="0"/>
        <w:rPr>
          <w:del w:id="125" w:author="Nathan" w:date="2020-09-28T13:36:00Z"/>
          <w:highlight w:val="yellow"/>
        </w:rPr>
      </w:pPr>
      <w:del w:id="126" w:author="Nathan" w:date="2020-09-28T13:36:00Z">
        <w:r w:rsidRPr="0018462E" w:rsidDel="00670C8C">
          <w:rPr>
            <w:highlight w:val="yellow"/>
          </w:rPr>
          <w:delText xml:space="preserve">NOTE TO STUDENTS:  </w:delText>
        </w:r>
      </w:del>
    </w:p>
    <w:p w14:paraId="3D0E8597" w14:textId="69EAD46F" w:rsidR="00866B44" w:rsidRPr="0088490D" w:rsidDel="00670C8C" w:rsidRDefault="00396D65" w:rsidP="00866B44">
      <w:pPr>
        <w:pStyle w:val="ListParagraph"/>
        <w:numPr>
          <w:ilvl w:val="0"/>
          <w:numId w:val="5"/>
        </w:numPr>
        <w:rPr>
          <w:del w:id="127" w:author="Nathan" w:date="2020-09-28T13:36:00Z"/>
          <w:highlight w:val="yellow"/>
        </w:rPr>
      </w:pPr>
      <w:del w:id="128" w:author="Nathan" w:date="2020-09-28T13:36:00Z">
        <w:r w:rsidRPr="0018462E" w:rsidDel="00670C8C">
          <w:rPr>
            <w:highlight w:val="yellow"/>
          </w:rPr>
          <w:delText xml:space="preserve">See Larman </w:delText>
        </w:r>
        <w:r w:rsidRPr="0018462E" w:rsidDel="00670C8C">
          <w:rPr>
            <w:rFonts w:cstheme="minorHAnsi"/>
            <w:highlight w:val="yellow"/>
          </w:rPr>
          <w:delText>§</w:delText>
        </w:r>
        <w:r w:rsidR="0018462E" w:rsidRPr="0018462E" w:rsidDel="00670C8C">
          <w:rPr>
            <w:rFonts w:cstheme="minorHAnsi"/>
            <w:highlight w:val="yellow"/>
          </w:rPr>
          <w:delText xml:space="preserve">2.5 Risk-Driven and Client Driven Iterative Planning and  </w:delText>
        </w:r>
        <w:r w:rsidRPr="0018462E" w:rsidDel="00670C8C">
          <w:rPr>
            <w:highlight w:val="yellow"/>
          </w:rPr>
          <w:delText xml:space="preserve"> </w:delText>
        </w:r>
        <w:r w:rsidR="0018462E" w:rsidRPr="0018462E" w:rsidDel="00670C8C">
          <w:rPr>
            <w:rFonts w:cstheme="minorHAnsi"/>
            <w:highlight w:val="yellow"/>
          </w:rPr>
          <w:delText>§2.12 How to Customize the Process, 4.3 What Artifacts May Start in Inception, and 8.2. Process: Inception and Elaboration</w:delText>
        </w:r>
      </w:del>
    </w:p>
    <w:p w14:paraId="3A2489E7" w14:textId="0BD5DD40" w:rsidR="0088490D" w:rsidRPr="0018462E" w:rsidDel="00670C8C" w:rsidRDefault="0088490D" w:rsidP="00866B44">
      <w:pPr>
        <w:pStyle w:val="ListParagraph"/>
        <w:numPr>
          <w:ilvl w:val="0"/>
          <w:numId w:val="5"/>
        </w:numPr>
        <w:rPr>
          <w:del w:id="129" w:author="Nathan" w:date="2020-09-28T13:36:00Z"/>
          <w:highlight w:val="yellow"/>
        </w:rPr>
      </w:pPr>
      <w:del w:id="130" w:author="Nathan" w:date="2020-09-28T13:36:00Z">
        <w:r w:rsidDel="00670C8C">
          <w:rPr>
            <w:rFonts w:cstheme="minorHAnsi"/>
            <w:highlight w:val="yellow"/>
          </w:rPr>
          <w:delText>See lecture slides</w:delText>
        </w:r>
      </w:del>
    </w:p>
    <w:p w14:paraId="43C7F422" w14:textId="0AE65E49" w:rsidR="0018462E" w:rsidDel="00670C8C" w:rsidRDefault="0018462E" w:rsidP="0018462E">
      <w:pPr>
        <w:pStyle w:val="ListParagraph"/>
        <w:numPr>
          <w:ilvl w:val="0"/>
          <w:numId w:val="5"/>
        </w:numPr>
        <w:rPr>
          <w:del w:id="131" w:author="Nathan" w:date="2020-09-28T13:36:00Z"/>
          <w:highlight w:val="yellow"/>
        </w:rPr>
      </w:pPr>
      <w:del w:id="132" w:author="Nathan" w:date="2020-09-28T13:36:00Z">
        <w:r w:rsidRPr="0018462E" w:rsidDel="00670C8C">
          <w:rPr>
            <w:highlight w:val="yellow"/>
          </w:rPr>
          <w:delText>Describe the risks (business, technical, resource, schedule) and ideas for their mitigation or response EXPRESSED IN $$$</w:delText>
        </w:r>
      </w:del>
    </w:p>
    <w:p w14:paraId="31F68FDC" w14:textId="0DA267EC" w:rsidR="0018462E" w:rsidRPr="0018462E" w:rsidDel="00670C8C" w:rsidRDefault="0018462E" w:rsidP="0018462E">
      <w:pPr>
        <w:pStyle w:val="ListParagraph"/>
        <w:numPr>
          <w:ilvl w:val="0"/>
          <w:numId w:val="5"/>
        </w:numPr>
        <w:rPr>
          <w:del w:id="133" w:author="Nathan" w:date="2020-09-28T13:36:00Z"/>
          <w:highlight w:val="yellow"/>
        </w:rPr>
      </w:pPr>
      <w:del w:id="134" w:author="Nathan" w:date="2020-09-28T13:36:00Z">
        <w:r w:rsidDel="00670C8C">
          <w:rPr>
            <w:highlight w:val="yellow"/>
          </w:rPr>
          <w:delText>Important:  Explain how you will monitor the risk</w:delText>
        </w:r>
        <w:r w:rsidR="009B5E5F" w:rsidDel="00670C8C">
          <w:rPr>
            <w:highlight w:val="yellow"/>
          </w:rPr>
          <w:delText xml:space="preserve"> – LOCKING FOR A METRIC and a specific of measuring if the risk is getting better or worse.</w:delText>
        </w:r>
      </w:del>
    </w:p>
    <w:p w14:paraId="6105232D" w14:textId="1DF40719" w:rsidR="00396D65" w:rsidRPr="0018462E" w:rsidDel="00670C8C" w:rsidRDefault="00866B44" w:rsidP="00866B44">
      <w:pPr>
        <w:pStyle w:val="ListParagraph"/>
        <w:numPr>
          <w:ilvl w:val="0"/>
          <w:numId w:val="5"/>
        </w:numPr>
        <w:rPr>
          <w:del w:id="135" w:author="Nathan" w:date="2020-09-28T13:36:00Z"/>
          <w:highlight w:val="yellow"/>
        </w:rPr>
      </w:pPr>
      <w:del w:id="136" w:author="Nathan" w:date="2020-09-28T13:36:00Z">
        <w:r w:rsidRPr="0018462E" w:rsidDel="00670C8C">
          <w:rPr>
            <w:highlight w:val="yellow"/>
          </w:rPr>
          <w:delText>D</w:delText>
        </w:r>
        <w:r w:rsidR="00AA538F" w:rsidRPr="0018462E" w:rsidDel="00670C8C">
          <w:rPr>
            <w:highlight w:val="yellow"/>
          </w:rPr>
          <w:delText xml:space="preserve">elete this </w:delText>
        </w:r>
        <w:r w:rsidRPr="0018462E" w:rsidDel="00670C8C">
          <w:rPr>
            <w:highlight w:val="yellow"/>
          </w:rPr>
          <w:delText xml:space="preserve">NOTE </w:delText>
        </w:r>
        <w:r w:rsidR="00AA538F" w:rsidRPr="0018462E" w:rsidDel="00670C8C">
          <w:rPr>
            <w:highlight w:val="yellow"/>
          </w:rPr>
          <w:delText>before you deliver</w:delText>
        </w:r>
      </w:del>
    </w:p>
    <w:p w14:paraId="2C07F5A7" w14:textId="65F3E4A4" w:rsidR="00EA16FE" w:rsidRDefault="0018462E" w:rsidP="00CC17B0">
      <w:pPr>
        <w:pStyle w:val="Heading1"/>
      </w:pPr>
      <w:bookmarkStart w:id="137" w:name="_Toc50222915"/>
      <w:r>
        <w:t>Risk Identification and Mitigation Plan</w:t>
      </w:r>
      <w:bookmarkEnd w:id="137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628"/>
        <w:gridCol w:w="1940"/>
        <w:gridCol w:w="4990"/>
        <w:gridCol w:w="1079"/>
        <w:gridCol w:w="1171"/>
        <w:gridCol w:w="2789"/>
        <w:gridCol w:w="1793"/>
      </w:tblGrid>
      <w:tr w:rsidR="0088490D" w14:paraId="71BCE095" w14:textId="3F803938" w:rsidTr="001E4962">
        <w:trPr>
          <w:tblHeader/>
        </w:trPr>
        <w:tc>
          <w:tcPr>
            <w:tcW w:w="218" w:type="pct"/>
            <w:shd w:val="clear" w:color="auto" w:fill="D9D9D9" w:themeFill="background1" w:themeFillShade="D9"/>
            <w:vAlign w:val="bottom"/>
          </w:tcPr>
          <w:p w14:paraId="61A31997" w14:textId="4806645C" w:rsidR="0088490D" w:rsidRPr="00D535DD" w:rsidRDefault="0088490D" w:rsidP="0088490D">
            <w:r>
              <w:t>No.</w:t>
            </w:r>
          </w:p>
        </w:tc>
        <w:tc>
          <w:tcPr>
            <w:tcW w:w="674" w:type="pct"/>
            <w:shd w:val="clear" w:color="auto" w:fill="D9D9D9" w:themeFill="background1" w:themeFillShade="D9"/>
            <w:vAlign w:val="bottom"/>
          </w:tcPr>
          <w:p w14:paraId="49199803" w14:textId="0E5AA214" w:rsidR="0088490D" w:rsidRPr="00D535DD" w:rsidRDefault="0088490D" w:rsidP="0088490D">
            <w:r>
              <w:t>Title</w:t>
            </w:r>
          </w:p>
        </w:tc>
        <w:tc>
          <w:tcPr>
            <w:tcW w:w="1734" w:type="pct"/>
            <w:shd w:val="clear" w:color="auto" w:fill="D9D9D9" w:themeFill="background1" w:themeFillShade="D9"/>
            <w:vAlign w:val="bottom"/>
          </w:tcPr>
          <w:p w14:paraId="75E982FA" w14:textId="64B6CD9E" w:rsidR="0088490D" w:rsidRPr="00D535DD" w:rsidRDefault="0088490D" w:rsidP="0088490D">
            <w:r>
              <w:t>Description</w:t>
            </w:r>
          </w:p>
        </w:tc>
        <w:tc>
          <w:tcPr>
            <w:tcW w:w="375" w:type="pct"/>
            <w:shd w:val="clear" w:color="auto" w:fill="D9D9D9" w:themeFill="background1" w:themeFillShade="D9"/>
            <w:vAlign w:val="bottom"/>
          </w:tcPr>
          <w:p w14:paraId="1A52B37F" w14:textId="2BD64ED5" w:rsidR="0088490D" w:rsidRPr="00D535DD" w:rsidRDefault="0088490D" w:rsidP="0088490D">
            <w:r>
              <w:t>Weight</w:t>
            </w:r>
          </w:p>
        </w:tc>
        <w:tc>
          <w:tcPr>
            <w:tcW w:w="407" w:type="pct"/>
            <w:shd w:val="clear" w:color="auto" w:fill="D9D9D9" w:themeFill="background1" w:themeFillShade="D9"/>
            <w:vAlign w:val="bottom"/>
          </w:tcPr>
          <w:p w14:paraId="6B44A4E7" w14:textId="350EB2F7" w:rsidR="0088490D" w:rsidRDefault="0088490D" w:rsidP="0088490D">
            <w:r>
              <w:t>Category</w:t>
            </w:r>
          </w:p>
        </w:tc>
        <w:tc>
          <w:tcPr>
            <w:tcW w:w="969" w:type="pct"/>
            <w:shd w:val="clear" w:color="auto" w:fill="D9D9D9" w:themeFill="background1" w:themeFillShade="D9"/>
            <w:vAlign w:val="bottom"/>
          </w:tcPr>
          <w:p w14:paraId="1B3632AE" w14:textId="1C9E46B8" w:rsidR="0088490D" w:rsidRDefault="0088490D" w:rsidP="0088490D">
            <w:r>
              <w:t>Mitigation Approach</w:t>
            </w:r>
          </w:p>
        </w:tc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351FFF9F" w14:textId="193920AF" w:rsidR="0088490D" w:rsidRDefault="0088490D" w:rsidP="0088490D">
            <w:r>
              <w:t>Metric used to Measure</w:t>
            </w:r>
          </w:p>
        </w:tc>
      </w:tr>
      <w:tr w:rsidR="0088490D" w14:paraId="1E75D95D" w14:textId="279E4E48" w:rsidTr="001E4962">
        <w:tc>
          <w:tcPr>
            <w:tcW w:w="218" w:type="pct"/>
          </w:tcPr>
          <w:p w14:paraId="76009EF9" w14:textId="31169E14" w:rsidR="0088490D" w:rsidRDefault="00951619" w:rsidP="0088490D">
            <w:r>
              <w:t>1.</w:t>
            </w:r>
          </w:p>
        </w:tc>
        <w:tc>
          <w:tcPr>
            <w:tcW w:w="674" w:type="pct"/>
          </w:tcPr>
          <w:p w14:paraId="10DFB790" w14:textId="6A084D45" w:rsidR="0088490D" w:rsidRDefault="001A7AFC" w:rsidP="00C871FB">
            <w:ins w:id="138" w:author="Nathan" w:date="2020-09-21T19:56:00Z">
              <w:r>
                <w:t>Online Banking System Goes Down</w:t>
              </w:r>
            </w:ins>
          </w:p>
        </w:tc>
        <w:tc>
          <w:tcPr>
            <w:tcW w:w="1734" w:type="pct"/>
          </w:tcPr>
          <w:p w14:paraId="7191C196" w14:textId="3C172322" w:rsidR="001A7AFC" w:rsidRDefault="0088490D">
            <w:pPr>
              <w:pPrChange w:id="139" w:author="jawad swed" w:date="2020-09-26T13:47:00Z">
                <w:pPr>
                  <w:ind w:left="-14"/>
                </w:pPr>
              </w:pPrChange>
            </w:pPr>
            <w:del w:id="140" w:author="Nathan" w:date="2020-09-26T13:46:00Z">
              <w:r w:rsidDel="00054EF4">
                <w:delText>&lt;</w:delText>
              </w:r>
              <w:r w:rsidRPr="00FE3062" w:rsidDel="00054EF4">
                <w:rPr>
                  <w:b/>
                  <w:bCs/>
                </w:rPr>
                <w:delText>If</w:delText>
              </w:r>
              <w:r w:rsidDel="00054EF4">
                <w:delText xml:space="preserve"> … </w:delText>
              </w:r>
              <w:r w:rsidRPr="00FE3062" w:rsidDel="00054EF4">
                <w:rPr>
                  <w:b/>
                  <w:bCs/>
                </w:rPr>
                <w:delText>then</w:delText>
              </w:r>
              <w:r w:rsidDel="00054EF4">
                <w:delText xml:space="preserve"> … </w:delText>
              </w:r>
              <w:r w:rsidRPr="00FE3062" w:rsidDel="00054EF4">
                <w:rPr>
                  <w:b/>
                  <w:bCs/>
                </w:rPr>
                <w:delText>resulting in</w:delText>
              </w:r>
              <w:r w:rsidDel="00054EF4">
                <w:delText xml:space="preserve"> … (must specify $$$</w:delText>
              </w:r>
              <w:r w:rsidR="001E4962" w:rsidDel="00054EF4">
                <w:delText>)</w:delText>
              </w:r>
              <w:r w:rsidDel="00054EF4">
                <w:delText>&gt;</w:delText>
              </w:r>
            </w:del>
            <w:ins w:id="141" w:author="Nathan" w:date="2020-09-21T19:56:00Z">
              <w:r w:rsidR="001A7AFC">
                <w:t xml:space="preserve">If the online banking system goes down, </w:t>
              </w:r>
            </w:ins>
            <w:ins w:id="142" w:author="Nathan" w:date="2020-09-21T19:57:00Z">
              <w:del w:id="143" w:author="jawad swed" w:date="2020-09-24T10:38:00Z">
                <w:r w:rsidR="001A7AFC" w:rsidDel="006D6F63">
                  <w:delText>any credit/debit transaction gets saved locally and uploaded when the system goes back online</w:delText>
                </w:r>
              </w:del>
            </w:ins>
            <w:ins w:id="144" w:author="jawad swed" w:date="2020-09-24T10:38:00Z">
              <w:r w:rsidR="006D6F63">
                <w:t xml:space="preserve">then the customer will not be able to pay for his ticket resulting in </w:t>
              </w:r>
            </w:ins>
            <w:ins w:id="145" w:author="jawad swed" w:date="2020-09-24T10:39:00Z">
              <w:r w:rsidR="006D6F63">
                <w:t>losing</w:t>
              </w:r>
            </w:ins>
            <w:ins w:id="146" w:author="jawad swed" w:date="2020-09-24T10:38:00Z">
              <w:r w:rsidR="006D6F63">
                <w:t xml:space="preserve"> the </w:t>
              </w:r>
            </w:ins>
            <w:ins w:id="147" w:author="jawad swed" w:date="2020-09-24T10:39:00Z">
              <w:r w:rsidR="006D6F63">
                <w:t xml:space="preserve">customer and </w:t>
              </w:r>
            </w:ins>
            <w:ins w:id="148" w:author="jawad swed" w:date="2020-09-25T23:37:00Z">
              <w:r w:rsidR="00CF6B65">
                <w:t>$</w:t>
              </w:r>
            </w:ins>
            <w:ins w:id="149" w:author="jawad swed" w:date="2020-09-25T23:36:00Z">
              <w:r w:rsidR="00CF6B65">
                <w:t>100</w:t>
              </w:r>
            </w:ins>
            <w:ins w:id="150" w:author="jawad swed" w:date="2020-09-25T23:37:00Z">
              <w:r w:rsidR="00CF6B65">
                <w:t xml:space="preserve">00 in lost revenue </w:t>
              </w:r>
            </w:ins>
            <w:ins w:id="151" w:author="Nathan" w:date="2020-09-21T19:57:00Z">
              <w:del w:id="152" w:author="jawad swed" w:date="2020-09-24T10:38:00Z">
                <w:r w:rsidR="001A7AFC" w:rsidDel="006D6F63">
                  <w:delText>.</w:delText>
                </w:r>
              </w:del>
            </w:ins>
          </w:p>
        </w:tc>
        <w:tc>
          <w:tcPr>
            <w:tcW w:w="375" w:type="pct"/>
          </w:tcPr>
          <w:p w14:paraId="3DF2961E" w14:textId="478EE54E" w:rsidR="0088490D" w:rsidRDefault="00CF6B65" w:rsidP="0088490D">
            <w:ins w:id="153" w:author="jawad swed" w:date="2020-09-25T23:37:00Z">
              <w:r>
                <w:t>High</w:t>
              </w:r>
            </w:ins>
          </w:p>
        </w:tc>
        <w:tc>
          <w:tcPr>
            <w:tcW w:w="407" w:type="pct"/>
          </w:tcPr>
          <w:p w14:paraId="4A35D5C6" w14:textId="5EF87ED4" w:rsidR="0088490D" w:rsidRDefault="00CF6B65" w:rsidP="0088490D">
            <w:ins w:id="154" w:author="jawad swed" w:date="2020-09-25T23:37:00Z">
              <w:r>
                <w:t>Business</w:t>
              </w:r>
            </w:ins>
          </w:p>
        </w:tc>
        <w:tc>
          <w:tcPr>
            <w:tcW w:w="969" w:type="pct"/>
          </w:tcPr>
          <w:p w14:paraId="2D15B55C" w14:textId="77777777" w:rsidR="00CF6B65" w:rsidRDefault="0088490D" w:rsidP="0088490D">
            <w:pPr>
              <w:rPr>
                <w:ins w:id="155" w:author="jawad swed" w:date="2020-09-25T23:44:00Z"/>
              </w:rPr>
            </w:pPr>
            <w:del w:id="156" w:author="jawad swed" w:date="2020-09-25T23:11:00Z">
              <w:r w:rsidDel="000D17FF">
                <w:delText>&lt;What will be / is being done to reduce the risk?  Must provide $$$ in mitigation plan&gt;</w:delText>
              </w:r>
            </w:del>
          </w:p>
          <w:p w14:paraId="5AA77239" w14:textId="77777777" w:rsidR="00CF6B65" w:rsidRDefault="00CF6B65" w:rsidP="0088490D">
            <w:pPr>
              <w:rPr>
                <w:ins w:id="157" w:author="jawad swed" w:date="2020-09-25T23:44:00Z"/>
              </w:rPr>
            </w:pPr>
            <w:ins w:id="158" w:author="jawad swed" w:date="2020-09-25T23:44:00Z">
              <w:r>
                <w:t xml:space="preserve">1- </w:t>
              </w:r>
            </w:ins>
            <w:ins w:id="159" w:author="jawad swed" w:date="2020-09-25T23:12:00Z">
              <w:r w:rsidR="000D17FF">
                <w:t>Advice</w:t>
              </w:r>
            </w:ins>
            <w:ins w:id="160" w:author="jawad swed" w:date="2020-09-25T23:11:00Z">
              <w:r w:rsidR="000D17FF">
                <w:t xml:space="preserve"> the customer </w:t>
              </w:r>
            </w:ins>
            <w:ins w:id="161" w:author="jawad swed" w:date="2020-09-25T23:12:00Z">
              <w:r w:rsidR="000D17FF">
                <w:t>to call the system representative</w:t>
              </w:r>
            </w:ins>
            <w:ins w:id="162" w:author="jawad swed" w:date="2020-09-25T23:13:00Z">
              <w:r w:rsidR="000D17FF">
                <w:t>.</w:t>
              </w:r>
            </w:ins>
          </w:p>
          <w:p w14:paraId="12474AC8" w14:textId="77777777" w:rsidR="00CF6B65" w:rsidRDefault="00CF6B65" w:rsidP="0088490D">
            <w:pPr>
              <w:rPr>
                <w:ins w:id="163" w:author="jawad swed" w:date="2020-09-25T23:44:00Z"/>
              </w:rPr>
            </w:pPr>
            <w:ins w:id="164" w:author="jawad swed" w:date="2020-09-25T23:44:00Z">
              <w:r>
                <w:t>2-</w:t>
              </w:r>
            </w:ins>
            <w:ins w:id="165" w:author="jawad swed" w:date="2020-09-25T23:13:00Z">
              <w:r w:rsidR="000D17FF">
                <w:t xml:space="preserve"> Have a back-up internal banking system to charge the customer over the p</w:t>
              </w:r>
            </w:ins>
            <w:ins w:id="166" w:author="jawad swed" w:date="2020-09-25T23:14:00Z">
              <w:r w:rsidR="000D17FF">
                <w:t>hone.</w:t>
              </w:r>
            </w:ins>
          </w:p>
          <w:p w14:paraId="689C9BA8" w14:textId="1E37C1EE" w:rsidR="0088490D" w:rsidRDefault="00CF6B65" w:rsidP="0088490D">
            <w:ins w:id="167" w:author="jawad swed" w:date="2020-09-25T23:44:00Z">
              <w:r>
                <w:t>3-</w:t>
              </w:r>
            </w:ins>
            <w:ins w:id="168" w:author="jawad swed" w:date="2020-09-25T23:14:00Z">
              <w:r w:rsidR="000D17FF">
                <w:t xml:space="preserve"> </w:t>
              </w:r>
            </w:ins>
            <w:ins w:id="169" w:author="jawad swed" w:date="2020-09-25T23:38:00Z">
              <w:r>
                <w:t xml:space="preserve">Monitor the frequency of failure and inform the IT </w:t>
              </w:r>
            </w:ins>
            <w:ins w:id="170" w:author="jawad swed" w:date="2020-09-25T23:39:00Z">
              <w:r>
                <w:t>manager</w:t>
              </w:r>
            </w:ins>
            <w:ins w:id="171" w:author="jawad swed" w:date="2020-09-25T23:18:00Z">
              <w:r w:rsidR="000D17FF">
                <w:t>.</w:t>
              </w:r>
            </w:ins>
          </w:p>
        </w:tc>
        <w:tc>
          <w:tcPr>
            <w:tcW w:w="623" w:type="pct"/>
          </w:tcPr>
          <w:p w14:paraId="41A662E6" w14:textId="77777777" w:rsidR="0088490D" w:rsidRDefault="0088490D" w:rsidP="0088490D">
            <w:pPr>
              <w:rPr>
                <w:ins w:id="172" w:author="jawad swed" w:date="2020-09-25T23:39:00Z"/>
              </w:rPr>
            </w:pPr>
            <w:del w:id="173" w:author="jawad swed" w:date="2020-09-25T23:26:00Z">
              <w:r w:rsidDel="00A56A01">
                <w:delText>&lt;What is being measured?  What threshold is is good/bad?  What is the trend?&gt;</w:delText>
              </w:r>
            </w:del>
          </w:p>
          <w:p w14:paraId="1D6CBB42" w14:textId="77777777" w:rsidR="00CF6B65" w:rsidRDefault="00CF6B65" w:rsidP="0088490D">
            <w:pPr>
              <w:rPr>
                <w:ins w:id="174" w:author="jawad swed" w:date="2020-09-25T23:39:00Z"/>
              </w:rPr>
            </w:pPr>
            <w:ins w:id="175" w:author="jawad swed" w:date="2020-09-25T23:39:00Z">
              <w:r>
                <w:t>Frequency of failure:</w:t>
              </w:r>
            </w:ins>
          </w:p>
          <w:p w14:paraId="2C253897" w14:textId="676694C7" w:rsidR="00CF6B65" w:rsidRDefault="00CF6B65" w:rsidP="0088490D">
            <w:pPr>
              <w:rPr>
                <w:ins w:id="176" w:author="jawad swed" w:date="2020-09-25T23:40:00Z"/>
              </w:rPr>
            </w:pPr>
            <w:ins w:id="177" w:author="jawad swed" w:date="2020-09-25T23:40:00Z">
              <w:r>
                <w:t xml:space="preserve">1- </w:t>
              </w:r>
            </w:ins>
            <w:ins w:id="178" w:author="jawad swed" w:date="2020-09-25T23:39:00Z">
              <w:r>
                <w:t>Number of failures per h</w:t>
              </w:r>
            </w:ins>
            <w:ins w:id="179" w:author="jawad swed" w:date="2020-09-25T23:40:00Z">
              <w:r>
                <w:t xml:space="preserve">our </w:t>
              </w:r>
              <w:proofErr w:type="gramStart"/>
              <w:r>
                <w:t>( Must</w:t>
              </w:r>
              <w:proofErr w:type="gramEnd"/>
              <w:r>
                <w:t xml:space="preserve"> be </w:t>
              </w:r>
            </w:ins>
            <w:ins w:id="180" w:author="jawad swed" w:date="2020-09-25T23:41:00Z">
              <w:r>
                <w:t>&lt;</w:t>
              </w:r>
            </w:ins>
            <w:ins w:id="181" w:author="jawad swed" w:date="2020-09-25T23:40:00Z">
              <w:r>
                <w:t xml:space="preserve"> 6)</w:t>
              </w:r>
            </w:ins>
          </w:p>
          <w:p w14:paraId="7F2DD99F" w14:textId="204DDA73" w:rsidR="00CF6B65" w:rsidRDefault="00CF6B65" w:rsidP="0088490D">
            <w:ins w:id="182" w:author="jawad swed" w:date="2020-09-25T23:40:00Z">
              <w:r>
                <w:t xml:space="preserve">2- </w:t>
              </w:r>
            </w:ins>
            <w:ins w:id="183" w:author="jawad swed" w:date="2020-09-25T23:41:00Z">
              <w:r w:rsidRPr="00CF6B65">
                <w:t xml:space="preserve">Number of failures per month (must be </w:t>
              </w:r>
              <w:r>
                <w:t xml:space="preserve">&lt; </w:t>
              </w:r>
            </w:ins>
            <w:ins w:id="184" w:author="jawad swed" w:date="2020-09-25T23:42:00Z">
              <w:r>
                <w:t>100)</w:t>
              </w:r>
            </w:ins>
          </w:p>
        </w:tc>
      </w:tr>
      <w:tr w:rsidR="001E4962" w14:paraId="6A393A8D" w14:textId="1D02B52E" w:rsidTr="001E4962">
        <w:tc>
          <w:tcPr>
            <w:tcW w:w="218" w:type="pct"/>
          </w:tcPr>
          <w:p w14:paraId="2A208C32" w14:textId="18CBA5A4" w:rsidR="001E4962" w:rsidRDefault="001E4962" w:rsidP="001E4962">
            <w:r>
              <w:t>2.</w:t>
            </w:r>
          </w:p>
        </w:tc>
        <w:tc>
          <w:tcPr>
            <w:tcW w:w="674" w:type="pct"/>
          </w:tcPr>
          <w:p w14:paraId="3DAF119D" w14:textId="4F4EF898" w:rsidR="001E4962" w:rsidRDefault="00D32238" w:rsidP="001E4962">
            <w:ins w:id="185" w:author="jawad swed" w:date="2020-09-23T21:19:00Z">
              <w:r>
                <w:t>Database fails to retr</w:t>
              </w:r>
            </w:ins>
            <w:ins w:id="186" w:author="jawad swed" w:date="2020-09-23T21:20:00Z">
              <w:r>
                <w:t xml:space="preserve">ieve purchased ticket when </w:t>
              </w:r>
            </w:ins>
            <w:ins w:id="187" w:author="jawad swed" w:date="2020-09-23T21:21:00Z">
              <w:r>
                <w:t xml:space="preserve">needed </w:t>
              </w:r>
            </w:ins>
            <w:ins w:id="188" w:author="jawad swed" w:date="2020-09-23T21:20:00Z">
              <w:r>
                <w:t>by the customer</w:t>
              </w:r>
            </w:ins>
          </w:p>
        </w:tc>
        <w:tc>
          <w:tcPr>
            <w:tcW w:w="1734" w:type="pct"/>
          </w:tcPr>
          <w:p w14:paraId="28D3609A" w14:textId="77777777" w:rsidR="001E4962" w:rsidDel="00054EF4" w:rsidRDefault="001E4962" w:rsidP="001E4962">
            <w:pPr>
              <w:ind w:left="-14"/>
              <w:rPr>
                <w:ins w:id="189" w:author="jawad swed" w:date="2020-09-23T21:20:00Z"/>
                <w:del w:id="190" w:author="Nathan" w:date="2020-09-26T13:47:00Z"/>
              </w:rPr>
            </w:pPr>
            <w:del w:id="191" w:author="Nathan" w:date="2020-09-26T13:47:00Z">
              <w:r w:rsidDel="00054EF4">
                <w:delText>&lt;</w:delText>
              </w:r>
              <w:r w:rsidRPr="00FE3062" w:rsidDel="00054EF4">
                <w:rPr>
                  <w:b/>
                  <w:bCs/>
                </w:rPr>
                <w:delText>If</w:delText>
              </w:r>
              <w:r w:rsidDel="00054EF4">
                <w:delText xml:space="preserve"> … </w:delText>
              </w:r>
              <w:r w:rsidRPr="00FE3062" w:rsidDel="00054EF4">
                <w:rPr>
                  <w:b/>
                  <w:bCs/>
                </w:rPr>
                <w:delText>then</w:delText>
              </w:r>
              <w:r w:rsidDel="00054EF4">
                <w:delText xml:space="preserve"> … </w:delText>
              </w:r>
              <w:r w:rsidRPr="00FE3062" w:rsidDel="00054EF4">
                <w:rPr>
                  <w:b/>
                  <w:bCs/>
                </w:rPr>
                <w:delText>resulting in</w:delText>
              </w:r>
              <w:r w:rsidDel="00054EF4">
                <w:delText xml:space="preserve"> … (must specify $$$)&gt;</w:delText>
              </w:r>
            </w:del>
          </w:p>
          <w:p w14:paraId="00437766" w14:textId="4FB57B06" w:rsidR="00D32238" w:rsidRPr="001E4962" w:rsidRDefault="00D32238">
            <w:pPr>
              <w:ind w:left="-14"/>
            </w:pPr>
            <w:ins w:id="192" w:author="jawad swed" w:date="2020-09-23T21:20:00Z">
              <w:r>
                <w:t xml:space="preserve">If the database fails to retrieve purchased ticket when the customer </w:t>
              </w:r>
            </w:ins>
            <w:ins w:id="193" w:author="jawad swed" w:date="2020-09-23T21:21:00Z">
              <w:r>
                <w:t>request it</w:t>
              </w:r>
            </w:ins>
            <w:ins w:id="194" w:author="jawad swed" w:date="2020-09-23T21:22:00Z">
              <w:r>
                <w:t xml:space="preserve">. </w:t>
              </w:r>
            </w:ins>
            <w:ins w:id="195" w:author="jawad swed" w:date="2020-09-23T21:23:00Z">
              <w:r>
                <w:t>Then the customer is unable to show his ticket to the ticket agent resulting in missing his flight</w:t>
              </w:r>
            </w:ins>
            <w:ins w:id="196" w:author="jawad swed" w:date="2020-09-25T23:43:00Z">
              <w:r w:rsidR="00CF6B65">
                <w:t xml:space="preserve"> and </w:t>
              </w:r>
            </w:ins>
            <w:ins w:id="197" w:author="jawad swed" w:date="2020-09-25T23:44:00Z">
              <w:r w:rsidR="00CF6B65">
                <w:t xml:space="preserve">$10000 in lost revenue </w:t>
              </w:r>
            </w:ins>
          </w:p>
        </w:tc>
        <w:tc>
          <w:tcPr>
            <w:tcW w:w="375" w:type="pct"/>
          </w:tcPr>
          <w:p w14:paraId="374842D8" w14:textId="1CAEB951" w:rsidR="001E4962" w:rsidRDefault="00AE4316" w:rsidP="001E4962">
            <w:ins w:id="198" w:author="jawad swed" w:date="2020-09-26T00:11:00Z">
              <w:r>
                <w:t xml:space="preserve">Medium </w:t>
              </w:r>
            </w:ins>
          </w:p>
        </w:tc>
        <w:tc>
          <w:tcPr>
            <w:tcW w:w="407" w:type="pct"/>
          </w:tcPr>
          <w:p w14:paraId="36DD055E" w14:textId="6DFE3FD7" w:rsidR="001E4962" w:rsidRDefault="00AE4316" w:rsidP="001E4962">
            <w:ins w:id="199" w:author="jawad swed" w:date="2020-09-26T00:11:00Z">
              <w:r>
                <w:t xml:space="preserve">Technical </w:t>
              </w:r>
            </w:ins>
          </w:p>
        </w:tc>
        <w:tc>
          <w:tcPr>
            <w:tcW w:w="969" w:type="pct"/>
          </w:tcPr>
          <w:p w14:paraId="25C09680" w14:textId="77777777" w:rsidR="00CF6B65" w:rsidRDefault="00CF6B65" w:rsidP="001E4962">
            <w:pPr>
              <w:rPr>
                <w:ins w:id="200" w:author="jawad swed" w:date="2020-09-25T23:45:00Z"/>
              </w:rPr>
            </w:pPr>
            <w:ins w:id="201" w:author="jawad swed" w:date="2020-09-25T23:45:00Z">
              <w:r>
                <w:t xml:space="preserve">1- </w:t>
              </w:r>
            </w:ins>
            <w:ins w:id="202" w:author="jawad swed" w:date="2020-09-24T10:57:00Z">
              <w:r w:rsidR="0045792D">
                <w:t>S</w:t>
              </w:r>
            </w:ins>
            <w:ins w:id="203" w:author="jawad swed" w:date="2020-09-24T10:50:00Z">
              <w:r w:rsidR="0045792D">
                <w:t>ystem will store the ticket on the customer device</w:t>
              </w:r>
            </w:ins>
            <w:ins w:id="204" w:author="jawad swed" w:date="2020-09-25T23:19:00Z">
              <w:r w:rsidR="000D17FF">
                <w:t xml:space="preserve"> once the ticket is purchased</w:t>
              </w:r>
            </w:ins>
            <w:ins w:id="205" w:author="jawad swed" w:date="2020-09-24T10:50:00Z">
              <w:r w:rsidR="0045792D">
                <w:t xml:space="preserve"> </w:t>
              </w:r>
            </w:ins>
            <w:ins w:id="206" w:author="jawad swed" w:date="2020-09-24T10:51:00Z">
              <w:r w:rsidR="0045792D">
                <w:t xml:space="preserve">to be retrieved </w:t>
              </w:r>
            </w:ins>
            <w:ins w:id="207" w:author="jawad swed" w:date="2020-09-25T23:19:00Z">
              <w:r w:rsidR="000D17FF">
                <w:t xml:space="preserve">locally </w:t>
              </w:r>
            </w:ins>
            <w:ins w:id="208" w:author="jawad swed" w:date="2020-09-24T10:51:00Z">
              <w:r w:rsidR="0045792D">
                <w:t>when needed</w:t>
              </w:r>
            </w:ins>
            <w:ins w:id="209" w:author="jawad swed" w:date="2020-09-25T23:45:00Z">
              <w:r>
                <w:t>.</w:t>
              </w:r>
            </w:ins>
          </w:p>
          <w:p w14:paraId="296D7E5A" w14:textId="2F9EEDAD" w:rsidR="00CF6B65" w:rsidRDefault="00CF6B65" w:rsidP="00CF6B65">
            <w:pPr>
              <w:rPr>
                <w:ins w:id="210" w:author="jawad swed" w:date="2020-09-25T23:50:00Z"/>
              </w:rPr>
            </w:pPr>
            <w:ins w:id="211" w:author="jawad swed" w:date="2020-09-25T23:45:00Z">
              <w:r>
                <w:t xml:space="preserve">2- System will send a copy of the customer Ticket to the Email account </w:t>
              </w:r>
            </w:ins>
            <w:ins w:id="212" w:author="jawad swed" w:date="2020-09-25T23:46:00Z">
              <w:r>
                <w:t>in use.</w:t>
              </w:r>
            </w:ins>
          </w:p>
          <w:p w14:paraId="7F10D20C" w14:textId="4870D2A5" w:rsidR="00C871FB" w:rsidRDefault="00C871FB" w:rsidP="00CF6B65">
            <w:pPr>
              <w:rPr>
                <w:ins w:id="213" w:author="jawad swed" w:date="2020-09-25T23:46:00Z"/>
              </w:rPr>
            </w:pPr>
            <w:ins w:id="214" w:author="jawad swed" w:date="2020-09-25T23:50:00Z">
              <w:r>
                <w:t xml:space="preserve">3- specify the </w:t>
              </w:r>
              <w:proofErr w:type="spellStart"/>
              <w:r>
                <w:t>the</w:t>
              </w:r>
              <w:proofErr w:type="spellEnd"/>
              <w:r>
                <w:t xml:space="preserve"> target hardware must have at least 50</w:t>
              </w:r>
            </w:ins>
            <w:ins w:id="215" w:author="jawad swed" w:date="2020-09-25T23:51:00Z">
              <w:r>
                <w:t>0 MB.</w:t>
              </w:r>
            </w:ins>
          </w:p>
          <w:p w14:paraId="7B365BEE" w14:textId="77777777" w:rsidR="00CF6B65" w:rsidRDefault="00CF6B65" w:rsidP="00CF6B65">
            <w:pPr>
              <w:rPr>
                <w:ins w:id="216" w:author="jawad swed" w:date="2020-09-25T23:45:00Z"/>
              </w:rPr>
            </w:pPr>
          </w:p>
          <w:p w14:paraId="094BD85E" w14:textId="1EEDF219" w:rsidR="001E4962" w:rsidRDefault="001E4962" w:rsidP="001E4962">
            <w:del w:id="217" w:author="jawad swed" w:date="2020-09-24T10:50:00Z">
              <w:r w:rsidDel="0045792D">
                <w:delText>&lt;What will be / is being done to reduce the risk?  Must provide $$$ in mitigation plan&gt;</w:delText>
              </w:r>
            </w:del>
          </w:p>
        </w:tc>
        <w:tc>
          <w:tcPr>
            <w:tcW w:w="623" w:type="pct"/>
          </w:tcPr>
          <w:p w14:paraId="2F41AA9C" w14:textId="77777777" w:rsidR="00C871FB" w:rsidRDefault="001E4962" w:rsidP="001E4962">
            <w:pPr>
              <w:rPr>
                <w:ins w:id="218" w:author="jawad swed" w:date="2020-09-25T23:46:00Z"/>
              </w:rPr>
            </w:pPr>
            <w:del w:id="219" w:author="jawad swed" w:date="2020-09-25T23:46:00Z">
              <w:r w:rsidDel="00C871FB">
                <w:delText>&lt;What is being measured?  What threshold is is good/bad?  What is the trend?&gt;</w:delText>
              </w:r>
            </w:del>
          </w:p>
          <w:p w14:paraId="2B872774" w14:textId="77777777" w:rsidR="00C871FB" w:rsidRDefault="00C871FB" w:rsidP="00C871FB">
            <w:pPr>
              <w:rPr>
                <w:ins w:id="220" w:author="jawad swed" w:date="2020-09-25T23:47:00Z"/>
              </w:rPr>
            </w:pPr>
            <w:ins w:id="221" w:author="jawad swed" w:date="2020-09-25T23:46:00Z">
              <w:r>
                <w:t>Frequency</w:t>
              </w:r>
            </w:ins>
            <w:ins w:id="222" w:author="jawad swed" w:date="2020-09-25T23:47:00Z">
              <w:r>
                <w:t xml:space="preserve"> of Database failure:</w:t>
              </w:r>
            </w:ins>
          </w:p>
          <w:p w14:paraId="0BED687A" w14:textId="199DBC99" w:rsidR="00C871FB" w:rsidRDefault="00C871FB" w:rsidP="00C871FB">
            <w:ins w:id="223" w:author="jawad swed" w:date="2020-09-25T23:47:00Z">
              <w:r>
                <w:t xml:space="preserve">1- </w:t>
              </w:r>
            </w:ins>
            <w:ins w:id="224" w:author="jawad swed" w:date="2020-09-25T23:49:00Z">
              <w:r>
                <w:t>Number of failures per hour (Must be &lt; 10</w:t>
              </w:r>
            </w:ins>
            <w:ins w:id="225" w:author="jawad swed" w:date="2020-09-25T23:52:00Z">
              <w:r>
                <w:t>)</w:t>
              </w:r>
            </w:ins>
          </w:p>
        </w:tc>
      </w:tr>
      <w:tr w:rsidR="001E4962" w14:paraId="0A8B9271" w14:textId="2DCDBDBA" w:rsidTr="001E4962">
        <w:tc>
          <w:tcPr>
            <w:tcW w:w="218" w:type="pct"/>
          </w:tcPr>
          <w:p w14:paraId="30881288" w14:textId="0D32D921" w:rsidR="001E4962" w:rsidRDefault="001E4962" w:rsidP="001E4962">
            <w:r>
              <w:t>3.</w:t>
            </w:r>
          </w:p>
        </w:tc>
        <w:tc>
          <w:tcPr>
            <w:tcW w:w="674" w:type="pct"/>
          </w:tcPr>
          <w:p w14:paraId="6F3BC70A" w14:textId="31A76CC4" w:rsidR="001E4962" w:rsidRDefault="0045792D" w:rsidP="001E4962">
            <w:ins w:id="226" w:author="jawad swed" w:date="2020-09-24T10:53:00Z">
              <w:r>
                <w:t xml:space="preserve">Customer set a weak password </w:t>
              </w:r>
            </w:ins>
            <w:ins w:id="227" w:author="jawad swed" w:date="2020-09-24T10:54:00Z">
              <w:r>
                <w:t>when sign</w:t>
              </w:r>
            </w:ins>
            <w:ins w:id="228" w:author="jawad swed" w:date="2020-09-24T10:56:00Z">
              <w:r>
                <w:t>ing in</w:t>
              </w:r>
            </w:ins>
            <w:ins w:id="229" w:author="jawad swed" w:date="2020-09-24T10:54:00Z">
              <w:r>
                <w:t xml:space="preserve"> </w:t>
              </w:r>
            </w:ins>
            <w:ins w:id="230" w:author="jawad swed" w:date="2020-09-24T10:53:00Z">
              <w:r>
                <w:t xml:space="preserve"> </w:t>
              </w:r>
            </w:ins>
          </w:p>
        </w:tc>
        <w:tc>
          <w:tcPr>
            <w:tcW w:w="1734" w:type="pct"/>
          </w:tcPr>
          <w:p w14:paraId="42C8A1B5" w14:textId="77777777" w:rsidR="001E4962" w:rsidDel="00054EF4" w:rsidRDefault="001E4962" w:rsidP="001E4962">
            <w:pPr>
              <w:ind w:left="-14"/>
              <w:rPr>
                <w:ins w:id="231" w:author="jawad swed" w:date="2020-09-24T10:54:00Z"/>
                <w:del w:id="232" w:author="Nathan" w:date="2020-09-26T13:47:00Z"/>
              </w:rPr>
            </w:pPr>
            <w:del w:id="233" w:author="Nathan" w:date="2020-09-26T13:47:00Z">
              <w:r w:rsidDel="00054EF4">
                <w:delText>&lt;</w:delText>
              </w:r>
              <w:r w:rsidRPr="00FE3062" w:rsidDel="00054EF4">
                <w:rPr>
                  <w:b/>
                  <w:bCs/>
                </w:rPr>
                <w:delText>If</w:delText>
              </w:r>
              <w:r w:rsidDel="00054EF4">
                <w:delText xml:space="preserve"> … </w:delText>
              </w:r>
              <w:r w:rsidRPr="00FE3062" w:rsidDel="00054EF4">
                <w:rPr>
                  <w:b/>
                  <w:bCs/>
                </w:rPr>
                <w:delText>then</w:delText>
              </w:r>
              <w:r w:rsidDel="00054EF4">
                <w:delText xml:space="preserve"> … </w:delText>
              </w:r>
              <w:r w:rsidRPr="00FE3062" w:rsidDel="00054EF4">
                <w:rPr>
                  <w:b/>
                  <w:bCs/>
                </w:rPr>
                <w:delText>resulting in</w:delText>
              </w:r>
              <w:r w:rsidDel="00054EF4">
                <w:delText xml:space="preserve"> … (must specify $$$)&gt;</w:delText>
              </w:r>
            </w:del>
          </w:p>
          <w:p w14:paraId="634FD074" w14:textId="58BFABFC" w:rsidR="0045792D" w:rsidRPr="001E4962" w:rsidRDefault="0045792D">
            <w:pPr>
              <w:ind w:left="-14"/>
            </w:pPr>
            <w:ins w:id="234" w:author="jawad swed" w:date="2020-09-24T10:54:00Z">
              <w:r>
                <w:t xml:space="preserve">If the customer set a weak password when he signs </w:t>
              </w:r>
            </w:ins>
            <w:ins w:id="235" w:author="jawad swed" w:date="2020-09-24T10:59:00Z">
              <w:r>
                <w:t>into</w:t>
              </w:r>
            </w:ins>
            <w:ins w:id="236" w:author="jawad swed" w:date="2020-09-24T10:54:00Z">
              <w:r>
                <w:t xml:space="preserve"> the system then the customer will be vulnerable to hack attack resulting in </w:t>
              </w:r>
            </w:ins>
            <w:ins w:id="237" w:author="jawad swed" w:date="2020-09-24T10:55:00Z">
              <w:r>
                <w:t xml:space="preserve">losing sensitive information </w:t>
              </w:r>
            </w:ins>
            <w:ins w:id="238" w:author="jawad swed" w:date="2020-09-24T10:56:00Z">
              <w:r>
                <w:t>like personal and banking data</w:t>
              </w:r>
            </w:ins>
            <w:ins w:id="239" w:author="jawad swed" w:date="2020-09-25T23:52:00Z">
              <w:r w:rsidR="00C871FB">
                <w:t xml:space="preserve"> and $100000 in cost (</w:t>
              </w:r>
              <w:proofErr w:type="gramStart"/>
              <w:r w:rsidR="00C871FB">
                <w:t>law s</w:t>
              </w:r>
            </w:ins>
            <w:ins w:id="240" w:author="jawad swed" w:date="2020-09-25T23:53:00Z">
              <w:r w:rsidR="00C871FB">
                <w:t>uits</w:t>
              </w:r>
              <w:proofErr w:type="gramEnd"/>
              <w:r w:rsidR="00C871FB">
                <w:t>, security expert to retrieve the system)</w:t>
              </w:r>
            </w:ins>
          </w:p>
        </w:tc>
        <w:tc>
          <w:tcPr>
            <w:tcW w:w="375" w:type="pct"/>
          </w:tcPr>
          <w:p w14:paraId="07FCDBDE" w14:textId="7F38D9CA" w:rsidR="001E4962" w:rsidRDefault="00AE4316" w:rsidP="001E4962">
            <w:ins w:id="241" w:author="jawad swed" w:date="2020-09-26T00:12:00Z">
              <w:r>
                <w:t>High</w:t>
              </w:r>
            </w:ins>
          </w:p>
        </w:tc>
        <w:tc>
          <w:tcPr>
            <w:tcW w:w="407" w:type="pct"/>
          </w:tcPr>
          <w:p w14:paraId="6F3C553E" w14:textId="465C90EC" w:rsidR="001E4962" w:rsidRDefault="00AE4316" w:rsidP="001E4962">
            <w:ins w:id="242" w:author="jawad swed" w:date="2020-09-26T00:12:00Z">
              <w:r>
                <w:t>Technical</w:t>
              </w:r>
            </w:ins>
          </w:p>
        </w:tc>
        <w:tc>
          <w:tcPr>
            <w:tcW w:w="969" w:type="pct"/>
          </w:tcPr>
          <w:p w14:paraId="587D64EB" w14:textId="66960443" w:rsidR="00C871FB" w:rsidRDefault="00C871FB" w:rsidP="001E4962">
            <w:pPr>
              <w:rPr>
                <w:ins w:id="243" w:author="jawad swed" w:date="2020-09-25T23:53:00Z"/>
              </w:rPr>
            </w:pPr>
            <w:ins w:id="244" w:author="jawad swed" w:date="2020-09-25T23:53:00Z">
              <w:r>
                <w:t>1-</w:t>
              </w:r>
            </w:ins>
            <w:ins w:id="245" w:author="jawad swed" w:date="2020-09-24T10:57:00Z">
              <w:r w:rsidR="0045792D">
                <w:t xml:space="preserve">System will </w:t>
              </w:r>
            </w:ins>
            <w:ins w:id="246" w:author="jawad swed" w:date="2020-09-25T23:20:00Z">
              <w:r w:rsidR="000D17FF">
                <w:t>ask</w:t>
              </w:r>
            </w:ins>
            <w:ins w:id="247" w:author="jawad swed" w:date="2020-09-24T10:57:00Z">
              <w:r w:rsidR="0045792D">
                <w:t xml:space="preserve"> </w:t>
              </w:r>
            </w:ins>
            <w:ins w:id="248" w:author="jawad swed" w:date="2020-09-25T23:53:00Z">
              <w:r>
                <w:t>and ensure that the</w:t>
              </w:r>
            </w:ins>
            <w:ins w:id="249" w:author="jawad swed" w:date="2020-09-24T10:57:00Z">
              <w:r w:rsidR="0045792D">
                <w:t xml:space="preserve"> customer set a strong password</w:t>
              </w:r>
            </w:ins>
            <w:ins w:id="250" w:author="jawad swed" w:date="2020-09-24T10:58:00Z">
              <w:r w:rsidR="0045792D">
                <w:t>.</w:t>
              </w:r>
            </w:ins>
            <w:ins w:id="251" w:author="jawad swed" w:date="2020-09-25T23:20:00Z">
              <w:r w:rsidR="000D17FF">
                <w:t xml:space="preserve"> </w:t>
              </w:r>
            </w:ins>
          </w:p>
          <w:p w14:paraId="2B66149D" w14:textId="77777777" w:rsidR="00C871FB" w:rsidRDefault="00C871FB" w:rsidP="001E4962">
            <w:pPr>
              <w:rPr>
                <w:ins w:id="252" w:author="jawad swed" w:date="2020-09-25T23:54:00Z"/>
              </w:rPr>
            </w:pPr>
            <w:ins w:id="253" w:author="jawad swed" w:date="2020-09-25T23:54:00Z">
              <w:r>
                <w:t xml:space="preserve">2- </w:t>
              </w:r>
            </w:ins>
            <w:ins w:id="254" w:author="jawad swed" w:date="2020-09-25T23:25:00Z">
              <w:r w:rsidR="00A56A01">
                <w:t>Apply tw</w:t>
              </w:r>
            </w:ins>
            <w:ins w:id="255" w:author="jawad swed" w:date="2020-09-25T23:26:00Z">
              <w:r w:rsidR="00A56A01">
                <w:t xml:space="preserve">o factor </w:t>
              </w:r>
              <w:proofErr w:type="gramStart"/>
              <w:r w:rsidR="00A56A01">
                <w:t>authentication</w:t>
              </w:r>
              <w:proofErr w:type="gramEnd"/>
              <w:r w:rsidR="00A56A01">
                <w:t>.</w:t>
              </w:r>
            </w:ins>
          </w:p>
          <w:p w14:paraId="22BAEA81" w14:textId="59520583" w:rsidR="00C871FB" w:rsidRDefault="00C871FB" w:rsidP="001E4962">
            <w:pPr>
              <w:rPr>
                <w:ins w:id="256" w:author="jawad swed" w:date="2020-09-25T23:55:00Z"/>
              </w:rPr>
            </w:pPr>
            <w:ins w:id="257" w:author="jawad swed" w:date="2020-09-25T23:54:00Z">
              <w:r>
                <w:t>3-</w:t>
              </w:r>
            </w:ins>
            <w:ins w:id="258" w:author="jawad swed" w:date="2020-09-25T23:26:00Z">
              <w:r w:rsidR="00A56A01">
                <w:t xml:space="preserve"> </w:t>
              </w:r>
            </w:ins>
            <w:ins w:id="259" w:author="jawad swed" w:date="2020-09-25T23:21:00Z">
              <w:r w:rsidR="000D17FF">
                <w:t xml:space="preserve">Always back-up </w:t>
              </w:r>
            </w:ins>
            <w:ins w:id="260" w:author="jawad swed" w:date="2020-09-25T23:24:00Z">
              <w:r w:rsidR="00A56A01">
                <w:t>a copy of</w:t>
              </w:r>
            </w:ins>
            <w:ins w:id="261" w:author="jawad swed" w:date="2020-09-25T23:21:00Z">
              <w:r w:rsidR="000D17FF">
                <w:t xml:space="preserve"> </w:t>
              </w:r>
            </w:ins>
            <w:ins w:id="262" w:author="jawad swed" w:date="2020-09-25T23:25:00Z">
              <w:r w:rsidR="00A56A01">
                <w:t>the database</w:t>
              </w:r>
            </w:ins>
            <w:ins w:id="263" w:author="jawad swed" w:date="2020-09-25T23:54:00Z">
              <w:r>
                <w:t xml:space="preserve"> to an external ha</w:t>
              </w:r>
            </w:ins>
            <w:ins w:id="264" w:author="jawad swed" w:date="2020-09-25T23:55:00Z">
              <w:r>
                <w:t>rdware that is not connected to the internet (cost $1000).</w:t>
              </w:r>
            </w:ins>
          </w:p>
          <w:p w14:paraId="63160DA3" w14:textId="29B19597" w:rsidR="001E4962" w:rsidRDefault="00C871FB" w:rsidP="001E4962">
            <w:ins w:id="265" w:author="jawad swed" w:date="2020-09-25T23:55:00Z">
              <w:r>
                <w:lastRenderedPageBreak/>
                <w:t>4-</w:t>
              </w:r>
            </w:ins>
            <w:ins w:id="266" w:author="jawad swed" w:date="2020-09-25T23:56:00Z">
              <w:r>
                <w:t xml:space="preserve"> </w:t>
              </w:r>
            </w:ins>
            <w:ins w:id="267" w:author="jawad swed" w:date="2020-09-25T23:57:00Z">
              <w:r w:rsidR="002646E9">
                <w:t>C</w:t>
              </w:r>
            </w:ins>
            <w:ins w:id="268" w:author="jawad swed" w:date="2020-09-25T23:56:00Z">
              <w:r w:rsidR="002646E9">
                <w:t>onsult a security firm regularly</w:t>
              </w:r>
            </w:ins>
            <w:ins w:id="269" w:author="jawad swed" w:date="2020-09-25T23:57:00Z">
              <w:r w:rsidR="002646E9">
                <w:t xml:space="preserve"> to ensure the system security (cost $1000 per month)</w:t>
              </w:r>
            </w:ins>
            <w:ins w:id="270" w:author="jawad swed" w:date="2020-09-25T23:56:00Z">
              <w:r w:rsidR="002646E9">
                <w:t xml:space="preserve"> </w:t>
              </w:r>
            </w:ins>
            <w:ins w:id="271" w:author="jawad swed" w:date="2020-09-24T10:58:00Z">
              <w:r w:rsidR="0045792D">
                <w:br/>
              </w:r>
            </w:ins>
            <w:del w:id="272" w:author="jawad swed" w:date="2020-09-24T10:57:00Z">
              <w:r w:rsidR="001E4962" w:rsidDel="0045792D">
                <w:delText>&lt;What will be / is being done to reduce the risk?  Must provide $$$ in mitigation plan&gt;</w:delText>
              </w:r>
            </w:del>
          </w:p>
        </w:tc>
        <w:tc>
          <w:tcPr>
            <w:tcW w:w="623" w:type="pct"/>
          </w:tcPr>
          <w:p w14:paraId="0A3A7EC6" w14:textId="77777777" w:rsidR="001E4962" w:rsidRDefault="001E4962" w:rsidP="001E4962">
            <w:pPr>
              <w:rPr>
                <w:ins w:id="273" w:author="jawad swed" w:date="2020-09-25T23:58:00Z"/>
              </w:rPr>
            </w:pPr>
            <w:del w:id="274" w:author="jawad swed" w:date="2020-09-25T23:58:00Z">
              <w:r w:rsidDel="002646E9">
                <w:lastRenderedPageBreak/>
                <w:delText>&lt;What is being measured?  What threshold is is good/bad?  What is the trend?&gt;</w:delText>
              </w:r>
            </w:del>
          </w:p>
          <w:p w14:paraId="499BAF46" w14:textId="77777777" w:rsidR="002646E9" w:rsidRDefault="002646E9" w:rsidP="001E4962">
            <w:pPr>
              <w:rPr>
                <w:ins w:id="275" w:author="jawad swed" w:date="2020-09-25T23:58:00Z"/>
              </w:rPr>
            </w:pPr>
            <w:ins w:id="276" w:author="jawad swed" w:date="2020-09-25T23:58:00Z">
              <w:r>
                <w:t>System Security:</w:t>
              </w:r>
            </w:ins>
          </w:p>
          <w:p w14:paraId="33B57BFE" w14:textId="77777777" w:rsidR="002646E9" w:rsidRDefault="002646E9" w:rsidP="001E4962">
            <w:pPr>
              <w:rPr>
                <w:ins w:id="277" w:author="jawad swed" w:date="2020-09-25T23:58:00Z"/>
              </w:rPr>
            </w:pPr>
            <w:ins w:id="278" w:author="jawad swed" w:date="2020-09-25T23:58:00Z">
              <w:r>
                <w:t>1- passwords must be strong.</w:t>
              </w:r>
            </w:ins>
          </w:p>
          <w:p w14:paraId="48F46542" w14:textId="74DAC29F" w:rsidR="002646E9" w:rsidRDefault="002646E9" w:rsidP="001E4962">
            <w:ins w:id="279" w:author="jawad swed" w:date="2020-09-25T23:58:00Z">
              <w:r>
                <w:t xml:space="preserve">2- </w:t>
              </w:r>
            </w:ins>
            <w:ins w:id="280" w:author="jawad swed" w:date="2020-09-25T23:59:00Z">
              <w:r>
                <w:t>Regular system security check</w:t>
              </w:r>
            </w:ins>
            <w:ins w:id="281" w:author="jawad swed" w:date="2020-09-26T00:00:00Z">
              <w:r>
                <w:t>s (1 per month)</w:t>
              </w:r>
            </w:ins>
          </w:p>
        </w:tc>
      </w:tr>
      <w:tr w:rsidR="001E4962" w14:paraId="43D50481" w14:textId="62DD62E6" w:rsidTr="001E4962">
        <w:tc>
          <w:tcPr>
            <w:tcW w:w="218" w:type="pct"/>
          </w:tcPr>
          <w:p w14:paraId="277DB4C5" w14:textId="35F720D3" w:rsidR="001E4962" w:rsidRDefault="001E4962" w:rsidP="001E4962">
            <w:r>
              <w:t>4.</w:t>
            </w:r>
          </w:p>
        </w:tc>
        <w:tc>
          <w:tcPr>
            <w:tcW w:w="674" w:type="pct"/>
          </w:tcPr>
          <w:p w14:paraId="1C8CBA7E" w14:textId="36322049" w:rsidR="001E4962" w:rsidRDefault="00820917" w:rsidP="001E4962">
            <w:ins w:id="282" w:author="jawad swed" w:date="2020-09-25T22:32:00Z">
              <w:r>
                <w:t>System fail</w:t>
              </w:r>
            </w:ins>
            <w:ins w:id="283" w:author="jawad swed" w:date="2020-09-25T22:33:00Z">
              <w:r>
                <w:t xml:space="preserve">ure </w:t>
              </w:r>
            </w:ins>
          </w:p>
        </w:tc>
        <w:tc>
          <w:tcPr>
            <w:tcW w:w="1734" w:type="pct"/>
          </w:tcPr>
          <w:p w14:paraId="09C1E781" w14:textId="7FF6A9D6" w:rsidR="001E4962" w:rsidDel="00321BFF" w:rsidRDefault="001E4962" w:rsidP="001E4962">
            <w:pPr>
              <w:ind w:left="-14"/>
              <w:rPr>
                <w:ins w:id="284" w:author="jawad swed" w:date="2020-09-25T22:33:00Z"/>
                <w:del w:id="285" w:author="Jared Castaneda" w:date="2020-12-05T17:30:00Z"/>
              </w:rPr>
            </w:pPr>
            <w:del w:id="286" w:author="Jared Castaneda" w:date="2020-12-05T17:30:00Z">
              <w:r w:rsidDel="00321BFF">
                <w:delText>&lt;</w:delText>
              </w:r>
              <w:r w:rsidRPr="00FE3062" w:rsidDel="00321BFF">
                <w:rPr>
                  <w:b/>
                  <w:bCs/>
                </w:rPr>
                <w:delText>If</w:delText>
              </w:r>
              <w:r w:rsidDel="00321BFF">
                <w:delText xml:space="preserve"> … </w:delText>
              </w:r>
              <w:r w:rsidRPr="00FE3062" w:rsidDel="00321BFF">
                <w:rPr>
                  <w:b/>
                  <w:bCs/>
                </w:rPr>
                <w:delText>then</w:delText>
              </w:r>
              <w:r w:rsidDel="00321BFF">
                <w:delText xml:space="preserve"> … </w:delText>
              </w:r>
              <w:r w:rsidRPr="00FE3062" w:rsidDel="00321BFF">
                <w:rPr>
                  <w:b/>
                  <w:bCs/>
                </w:rPr>
                <w:delText>resulting in</w:delText>
              </w:r>
              <w:r w:rsidDel="00321BFF">
                <w:delText xml:space="preserve"> … (must specify $$$)&gt;</w:delText>
              </w:r>
            </w:del>
          </w:p>
          <w:p w14:paraId="5DDB2DD7" w14:textId="55770594" w:rsidR="00820917" w:rsidRPr="001E4962" w:rsidRDefault="00820917" w:rsidP="001E4962">
            <w:pPr>
              <w:ind w:left="-14"/>
            </w:pPr>
            <w:ins w:id="287" w:author="jawad swed" w:date="2020-09-25T22:33:00Z">
              <w:r>
                <w:t xml:space="preserve">If the system fails </w:t>
              </w:r>
            </w:ins>
            <w:ins w:id="288" w:author="jawad swed" w:date="2020-09-25T22:34:00Z">
              <w:r>
                <w:t xml:space="preserve">due to corrupted data or loss of </w:t>
              </w:r>
            </w:ins>
            <w:ins w:id="289" w:author="jawad swed" w:date="2020-09-26T00:00:00Z">
              <w:r w:rsidR="002646E9">
                <w:t>connection,</w:t>
              </w:r>
            </w:ins>
            <w:ins w:id="290" w:author="jawad swed" w:date="2020-09-25T22:34:00Z">
              <w:r>
                <w:t xml:space="preserve"> t</w:t>
              </w:r>
            </w:ins>
            <w:ins w:id="291" w:author="jawad swed" w:date="2020-09-25T22:35:00Z">
              <w:r>
                <w:t xml:space="preserve">hen the customer will not be able to book flights resulting in </w:t>
              </w:r>
              <w:proofErr w:type="spellStart"/>
              <w:r>
                <w:t>loosing</w:t>
              </w:r>
              <w:proofErr w:type="spellEnd"/>
              <w:r>
                <w:t xml:space="preserve"> the cust</w:t>
              </w:r>
            </w:ins>
            <w:ins w:id="292" w:author="jawad swed" w:date="2020-09-25T22:36:00Z">
              <w:r>
                <w:t xml:space="preserve">omer thus any </w:t>
              </w:r>
              <w:commentRangeStart w:id="293"/>
              <w:r>
                <w:t>revenue</w:t>
              </w:r>
            </w:ins>
            <w:commentRangeEnd w:id="293"/>
            <w:ins w:id="294" w:author="jawad swed" w:date="2020-09-25T22:37:00Z">
              <w:r>
                <w:rPr>
                  <w:rStyle w:val="CommentReference"/>
                </w:rPr>
                <w:commentReference w:id="293"/>
              </w:r>
            </w:ins>
            <w:ins w:id="295" w:author="jawad swed" w:date="2020-09-25T22:36:00Z">
              <w:r>
                <w:t xml:space="preserve"> </w:t>
              </w:r>
            </w:ins>
            <w:proofErr w:type="gramStart"/>
            <w:ins w:id="296" w:author="jawad swed" w:date="2020-09-26T00:00:00Z">
              <w:r w:rsidR="002646E9">
                <w:t>( $</w:t>
              </w:r>
              <w:proofErr w:type="gramEnd"/>
              <w:r w:rsidR="002646E9">
                <w:t xml:space="preserve"> </w:t>
              </w:r>
            </w:ins>
            <w:ins w:id="297" w:author="jawad swed" w:date="2020-09-26T00:01:00Z">
              <w:r w:rsidR="002646E9">
                <w:t>2</w:t>
              </w:r>
            </w:ins>
            <w:ins w:id="298" w:author="jawad swed" w:date="2020-09-26T00:00:00Z">
              <w:r w:rsidR="002646E9">
                <w:t>0000</w:t>
              </w:r>
            </w:ins>
            <w:ins w:id="299" w:author="jawad swed" w:date="2020-09-26T00:01:00Z">
              <w:r w:rsidR="002646E9">
                <w:t xml:space="preserve"> per month)</w:t>
              </w:r>
            </w:ins>
          </w:p>
        </w:tc>
        <w:tc>
          <w:tcPr>
            <w:tcW w:w="375" w:type="pct"/>
          </w:tcPr>
          <w:p w14:paraId="3C7A888B" w14:textId="54008155" w:rsidR="001E4962" w:rsidRDefault="00AE4316" w:rsidP="001E4962">
            <w:ins w:id="300" w:author="jawad swed" w:date="2020-09-26T00:12:00Z">
              <w:r>
                <w:t>High</w:t>
              </w:r>
            </w:ins>
          </w:p>
        </w:tc>
        <w:tc>
          <w:tcPr>
            <w:tcW w:w="407" w:type="pct"/>
          </w:tcPr>
          <w:p w14:paraId="0BC802A1" w14:textId="2B2C4A91" w:rsidR="001E4962" w:rsidRDefault="00AE4316" w:rsidP="001E4962">
            <w:ins w:id="301" w:author="jawad swed" w:date="2020-09-26T00:12:00Z">
              <w:r>
                <w:t>Technical</w:t>
              </w:r>
            </w:ins>
          </w:p>
        </w:tc>
        <w:tc>
          <w:tcPr>
            <w:tcW w:w="969" w:type="pct"/>
          </w:tcPr>
          <w:p w14:paraId="32266993" w14:textId="77777777" w:rsidR="002646E9" w:rsidRDefault="001E4962" w:rsidP="001E4962">
            <w:pPr>
              <w:rPr>
                <w:ins w:id="302" w:author="jawad swed" w:date="2020-09-26T00:01:00Z"/>
              </w:rPr>
            </w:pPr>
            <w:del w:id="303" w:author="jawad swed" w:date="2020-09-25T22:46:00Z">
              <w:r w:rsidDel="008C5BD8">
                <w:delText>&lt;What will be / is being done to reduce the risk?  Must provide $$$ in mitigation plan&gt;</w:delText>
              </w:r>
            </w:del>
          </w:p>
          <w:p w14:paraId="282E78E2" w14:textId="2AECCC35" w:rsidR="00820917" w:rsidRDefault="002646E9" w:rsidP="001E4962">
            <w:pPr>
              <w:rPr>
                <w:ins w:id="304" w:author="jawad swed" w:date="2020-09-26T00:05:00Z"/>
              </w:rPr>
            </w:pPr>
            <w:ins w:id="305" w:author="jawad swed" w:date="2020-09-26T00:01:00Z">
              <w:r>
                <w:t>1-</w:t>
              </w:r>
            </w:ins>
            <w:ins w:id="306" w:author="jawad swed" w:date="2020-09-25T22:45:00Z">
              <w:r w:rsidR="008C5BD8">
                <w:t>Syst</w:t>
              </w:r>
            </w:ins>
            <w:ins w:id="307" w:author="jawad swed" w:date="2020-09-25T22:46:00Z">
              <w:r w:rsidR="008C5BD8">
                <w:t xml:space="preserve">em will detect the failure, inform the </w:t>
              </w:r>
              <w:proofErr w:type="gramStart"/>
              <w:r w:rsidR="008C5BD8">
                <w:t>customer</w:t>
              </w:r>
              <w:proofErr w:type="gramEnd"/>
              <w:r w:rsidR="008C5BD8">
                <w:t xml:space="preserve"> and restart the system</w:t>
              </w:r>
            </w:ins>
            <w:ins w:id="308" w:author="jawad swed" w:date="2020-09-25T22:48:00Z">
              <w:r w:rsidR="008C5BD8">
                <w:t>.</w:t>
              </w:r>
            </w:ins>
          </w:p>
          <w:p w14:paraId="5962D99B" w14:textId="6D898181" w:rsidR="002646E9" w:rsidRDefault="002646E9" w:rsidP="001E4962">
            <w:pPr>
              <w:rPr>
                <w:ins w:id="309" w:author="jawad swed" w:date="2020-09-26T00:01:00Z"/>
              </w:rPr>
            </w:pPr>
            <w:ins w:id="310" w:author="jawad swed" w:date="2020-09-26T00:05:00Z">
              <w:r>
                <w:t>2- System will check if the failure due to loss of connection and advise the customer wi</w:t>
              </w:r>
            </w:ins>
            <w:ins w:id="311" w:author="Jared Castaneda" w:date="2020-12-05T17:33:00Z">
              <w:r w:rsidR="00B92E3C">
                <w:t>l</w:t>
              </w:r>
            </w:ins>
            <w:ins w:id="312" w:author="jawad swed" w:date="2020-09-26T00:05:00Z">
              <w:r>
                <w:t>l steps to solve the connection</w:t>
              </w:r>
            </w:ins>
            <w:ins w:id="313" w:author="jawad swed" w:date="2020-09-26T00:06:00Z">
              <w:r>
                <w:t>.</w:t>
              </w:r>
            </w:ins>
          </w:p>
          <w:p w14:paraId="7ED173A8" w14:textId="77777777" w:rsidR="002646E9" w:rsidRDefault="002646E9" w:rsidP="001E4962">
            <w:pPr>
              <w:rPr>
                <w:ins w:id="314" w:author="jawad swed" w:date="2020-09-26T00:03:00Z"/>
              </w:rPr>
            </w:pPr>
            <w:ins w:id="315" w:author="jawad swed" w:date="2020-09-26T00:01:00Z">
              <w:r>
                <w:t>2-</w:t>
              </w:r>
            </w:ins>
            <w:ins w:id="316" w:author="jawad swed" w:date="2020-09-26T00:02:00Z">
              <w:r>
                <w:t xml:space="preserve"> Test the software extensively</w:t>
              </w:r>
            </w:ins>
            <w:ins w:id="317" w:author="jawad swed" w:date="2020-09-26T00:03:00Z">
              <w:r>
                <w:t xml:space="preserve"> and fix any issues</w:t>
              </w:r>
            </w:ins>
            <w:ins w:id="318" w:author="jawad swed" w:date="2020-09-26T00:02:00Z">
              <w:r>
                <w:t xml:space="preserve"> before launc</w:t>
              </w:r>
            </w:ins>
            <w:ins w:id="319" w:author="jawad swed" w:date="2020-09-26T00:03:00Z">
              <w:r>
                <w:t>h.</w:t>
              </w:r>
            </w:ins>
          </w:p>
          <w:p w14:paraId="2736F5B7" w14:textId="77777777" w:rsidR="002646E9" w:rsidRDefault="002646E9" w:rsidP="001E4962">
            <w:pPr>
              <w:rPr>
                <w:ins w:id="320" w:author="jawad swed" w:date="2020-09-26T00:08:00Z"/>
              </w:rPr>
            </w:pPr>
            <w:ins w:id="321" w:author="jawad swed" w:date="2020-09-26T00:03:00Z">
              <w:r>
                <w:t xml:space="preserve">3- Hire high skilled </w:t>
              </w:r>
            </w:ins>
            <w:ins w:id="322" w:author="jawad swed" w:date="2020-09-26T00:04:00Z">
              <w:r>
                <w:t>software developer to ensure system reliability</w:t>
              </w:r>
            </w:ins>
            <w:ins w:id="323" w:author="jawad swed" w:date="2020-09-26T00:07:00Z">
              <w:r w:rsidR="00AE4316">
                <w:t xml:space="preserve"> and data integrity</w:t>
              </w:r>
            </w:ins>
            <w:ins w:id="324" w:author="jawad swed" w:date="2020-09-26T00:04:00Z">
              <w:r>
                <w:t xml:space="preserve"> (cost $1000 per month)</w:t>
              </w:r>
            </w:ins>
            <w:ins w:id="325" w:author="jawad swed" w:date="2020-09-26T00:03:00Z">
              <w:r>
                <w:t xml:space="preserve"> </w:t>
              </w:r>
            </w:ins>
          </w:p>
          <w:p w14:paraId="49854E4E" w14:textId="4434AE73" w:rsidR="00AE4316" w:rsidRDefault="00AE4316" w:rsidP="001E4962">
            <w:ins w:id="326" w:author="jawad swed" w:date="2020-09-26T00:08:00Z">
              <w:r>
                <w:t xml:space="preserve">4- ensure that the system is patched </w:t>
              </w:r>
            </w:ins>
            <w:ins w:id="327" w:author="jawad swed" w:date="2020-09-26T00:09:00Z">
              <w:r>
                <w:t xml:space="preserve">regularly </w:t>
              </w:r>
            </w:ins>
          </w:p>
        </w:tc>
        <w:tc>
          <w:tcPr>
            <w:tcW w:w="623" w:type="pct"/>
          </w:tcPr>
          <w:p w14:paraId="584B0ECA" w14:textId="4C817553" w:rsidR="001E4962" w:rsidDel="005644DA" w:rsidRDefault="001E4962" w:rsidP="001E4962">
            <w:pPr>
              <w:rPr>
                <w:ins w:id="328" w:author="jawad swed" w:date="2020-09-26T00:05:00Z"/>
                <w:del w:id="329" w:author="Jared Castaneda" w:date="2020-12-05T17:33:00Z"/>
              </w:rPr>
            </w:pPr>
            <w:del w:id="330" w:author="Jared Castaneda" w:date="2020-12-05T17:33:00Z">
              <w:r w:rsidDel="005644DA">
                <w:delText>&lt;What is being measured?  What threshold is is good/bad?  What is the trend?&gt;</w:delText>
              </w:r>
            </w:del>
          </w:p>
          <w:p w14:paraId="4DAA676D" w14:textId="3C08A6BF" w:rsidR="002646E9" w:rsidRDefault="002646E9" w:rsidP="001E4962">
            <w:pPr>
              <w:rPr>
                <w:ins w:id="331" w:author="jawad swed" w:date="2020-09-26T00:06:00Z"/>
              </w:rPr>
            </w:pPr>
            <w:ins w:id="332" w:author="jawad swed" w:date="2020-09-26T00:06:00Z">
              <w:r>
                <w:t xml:space="preserve">Frequency of </w:t>
              </w:r>
            </w:ins>
            <w:ins w:id="333" w:author="jawad swed" w:date="2020-09-26T00:09:00Z">
              <w:r w:rsidR="00AE4316">
                <w:t xml:space="preserve">system </w:t>
              </w:r>
            </w:ins>
            <w:ins w:id="334" w:author="jawad swed" w:date="2020-09-26T00:06:00Z">
              <w:r>
                <w:t>failures:</w:t>
              </w:r>
            </w:ins>
          </w:p>
          <w:p w14:paraId="62280E29" w14:textId="610095DD" w:rsidR="002646E9" w:rsidRDefault="00AE4316" w:rsidP="001E4962">
            <w:ins w:id="335" w:author="jawad swed" w:date="2020-09-26T00:07:00Z">
              <w:r>
                <w:t>1- number</w:t>
              </w:r>
            </w:ins>
            <w:ins w:id="336" w:author="jawad swed" w:date="2020-09-26T00:08:00Z">
              <w:r>
                <w:t xml:space="preserve"> of failures </w:t>
              </w:r>
            </w:ins>
            <w:ins w:id="337" w:author="jawad swed" w:date="2020-09-26T00:10:00Z">
              <w:r>
                <w:t>(must be &gt; 5 per month)</w:t>
              </w:r>
            </w:ins>
          </w:p>
        </w:tc>
      </w:tr>
      <w:tr w:rsidR="00712D6F" w14:paraId="28C55295" w14:textId="77777777" w:rsidTr="001E4962">
        <w:trPr>
          <w:ins w:id="338" w:author="jawad swed" w:date="2020-11-08T19:11:00Z"/>
        </w:trPr>
        <w:tc>
          <w:tcPr>
            <w:tcW w:w="218" w:type="pct"/>
          </w:tcPr>
          <w:p w14:paraId="5F8E2805" w14:textId="5C62B2AF" w:rsidR="00712D6F" w:rsidRDefault="00712D6F" w:rsidP="001E4962">
            <w:pPr>
              <w:rPr>
                <w:ins w:id="339" w:author="jawad swed" w:date="2020-11-08T19:11:00Z"/>
              </w:rPr>
            </w:pPr>
            <w:ins w:id="340" w:author="jawad swed" w:date="2020-11-08T19:12:00Z">
              <w:r>
                <w:t>5.</w:t>
              </w:r>
            </w:ins>
          </w:p>
        </w:tc>
        <w:tc>
          <w:tcPr>
            <w:tcW w:w="674" w:type="pct"/>
          </w:tcPr>
          <w:p w14:paraId="6BA2221A" w14:textId="20C4F100" w:rsidR="00712D6F" w:rsidRDefault="00993BB9" w:rsidP="001E4962">
            <w:pPr>
              <w:rPr>
                <w:ins w:id="341" w:author="jawad swed" w:date="2020-11-08T19:11:00Z"/>
              </w:rPr>
            </w:pPr>
            <w:ins w:id="342" w:author="jawad swed" w:date="2020-11-08T19:37:00Z">
              <w:r>
                <w:t xml:space="preserve">Customer </w:t>
              </w:r>
              <w:proofErr w:type="gramStart"/>
              <w:r>
                <w:t>don’t</w:t>
              </w:r>
              <w:proofErr w:type="gramEnd"/>
              <w:r>
                <w:t xml:space="preserve"> log off</w:t>
              </w:r>
            </w:ins>
          </w:p>
        </w:tc>
        <w:tc>
          <w:tcPr>
            <w:tcW w:w="1734" w:type="pct"/>
          </w:tcPr>
          <w:p w14:paraId="46033AED" w14:textId="6BBED498" w:rsidR="00712D6F" w:rsidRDefault="00993BB9" w:rsidP="001E4962">
            <w:pPr>
              <w:ind w:left="-14"/>
              <w:rPr>
                <w:ins w:id="343" w:author="jawad swed" w:date="2020-11-08T19:11:00Z"/>
              </w:rPr>
            </w:pPr>
            <w:ins w:id="344" w:author="jawad swed" w:date="2020-11-08T19:37:00Z">
              <w:r>
                <w:t>if the Customer didn’t log off from the system</w:t>
              </w:r>
            </w:ins>
            <w:ins w:id="345" w:author="jawad swed" w:date="2020-11-08T19:40:00Z">
              <w:r>
                <w:t>,</w:t>
              </w:r>
            </w:ins>
            <w:ins w:id="346" w:author="jawad swed" w:date="2020-11-08T19:37:00Z">
              <w:r>
                <w:t xml:space="preserve"> then the customer </w:t>
              </w:r>
            </w:ins>
            <w:ins w:id="347" w:author="jawad swed" w:date="2020-11-08T19:38:00Z">
              <w:r>
                <w:t xml:space="preserve">account will be vulnerable to be used by other people </w:t>
              </w:r>
            </w:ins>
            <w:ins w:id="348" w:author="jawad swed" w:date="2020-11-08T19:39:00Z">
              <w:r>
                <w:t>and/or other related security threats</w:t>
              </w:r>
            </w:ins>
            <w:ins w:id="349" w:author="jawad swed" w:date="2020-11-08T19:40:00Z">
              <w:r>
                <w:t>, resulting in</w:t>
              </w:r>
            </w:ins>
            <w:ins w:id="350" w:author="jawad swed" w:date="2020-11-08T19:42:00Z">
              <w:r>
                <w:t xml:space="preserve"> potential </w:t>
              </w:r>
              <w:proofErr w:type="gramStart"/>
              <w:r>
                <w:t>law suits</w:t>
              </w:r>
              <w:proofErr w:type="gramEnd"/>
              <w:r>
                <w:t>, and security experts to restore the ser</w:t>
              </w:r>
            </w:ins>
            <w:ins w:id="351" w:author="jawad swed" w:date="2020-11-08T19:43:00Z">
              <w:r>
                <w:t>vice with a cost of 10000$</w:t>
              </w:r>
            </w:ins>
          </w:p>
        </w:tc>
        <w:tc>
          <w:tcPr>
            <w:tcW w:w="375" w:type="pct"/>
          </w:tcPr>
          <w:p w14:paraId="04F87D21" w14:textId="6F11AA5E" w:rsidR="00712D6F" w:rsidRDefault="00993BB9" w:rsidP="001E4962">
            <w:pPr>
              <w:rPr>
                <w:ins w:id="352" w:author="jawad swed" w:date="2020-11-08T19:11:00Z"/>
              </w:rPr>
            </w:pPr>
            <w:ins w:id="353" w:author="jawad swed" w:date="2020-11-08T19:40:00Z">
              <w:r>
                <w:t>Medium</w:t>
              </w:r>
            </w:ins>
          </w:p>
        </w:tc>
        <w:tc>
          <w:tcPr>
            <w:tcW w:w="407" w:type="pct"/>
          </w:tcPr>
          <w:p w14:paraId="4BE50519" w14:textId="431E63DD" w:rsidR="00712D6F" w:rsidRDefault="00993BB9" w:rsidP="001E4962">
            <w:pPr>
              <w:rPr>
                <w:ins w:id="354" w:author="jawad swed" w:date="2020-11-08T19:11:00Z"/>
              </w:rPr>
            </w:pPr>
            <w:ins w:id="355" w:author="jawad swed" w:date="2020-11-08T19:43:00Z">
              <w:r>
                <w:t>Technical</w:t>
              </w:r>
            </w:ins>
          </w:p>
        </w:tc>
        <w:tc>
          <w:tcPr>
            <w:tcW w:w="969" w:type="pct"/>
          </w:tcPr>
          <w:p w14:paraId="3EF4E4D0" w14:textId="01E0679A" w:rsidR="00712D6F" w:rsidRDefault="00993BB9" w:rsidP="001E4962">
            <w:pPr>
              <w:rPr>
                <w:ins w:id="356" w:author="jawad swed" w:date="2020-11-08T19:44:00Z"/>
              </w:rPr>
            </w:pPr>
            <w:ins w:id="357" w:author="jawad swed" w:date="2020-11-08T19:43:00Z">
              <w:r>
                <w:t xml:space="preserve">1- system </w:t>
              </w:r>
            </w:ins>
            <w:ins w:id="358" w:author="jawad swed" w:date="2020-11-08T19:44:00Z">
              <w:r w:rsidR="00EA5B75">
                <w:t xml:space="preserve">will log the customer off after a short time </w:t>
              </w:r>
            </w:ins>
            <w:ins w:id="359" w:author="jawad swed" w:date="2020-11-08T19:45:00Z">
              <w:r w:rsidR="00EA5B75">
                <w:t>of inactivity</w:t>
              </w:r>
            </w:ins>
            <w:ins w:id="360" w:author="jawad swed" w:date="2020-11-08T19:44:00Z">
              <w:r w:rsidR="00EA5B75">
                <w:t>.</w:t>
              </w:r>
            </w:ins>
          </w:p>
          <w:p w14:paraId="2C016D12" w14:textId="3128ABBB" w:rsidR="00EA5B75" w:rsidDel="008C5BD8" w:rsidRDefault="00EA5B75" w:rsidP="001E4962">
            <w:pPr>
              <w:rPr>
                <w:ins w:id="361" w:author="jawad swed" w:date="2020-11-08T19:11:00Z"/>
              </w:rPr>
            </w:pPr>
            <w:ins w:id="362" w:author="jawad swed" w:date="2020-11-08T19:44:00Z">
              <w:r>
                <w:t xml:space="preserve">2- </w:t>
              </w:r>
            </w:ins>
            <w:ins w:id="363" w:author="jawad swed" w:date="2020-11-08T19:45:00Z">
              <w:r>
                <w:t>system will inform the cust</w:t>
              </w:r>
            </w:ins>
            <w:ins w:id="364" w:author="jawad swed" w:date="2020-11-08T19:46:00Z">
              <w:r>
                <w:t>omer that the account is logged off due to inactivity</w:t>
              </w:r>
            </w:ins>
          </w:p>
        </w:tc>
        <w:tc>
          <w:tcPr>
            <w:tcW w:w="623" w:type="pct"/>
          </w:tcPr>
          <w:p w14:paraId="67E14317" w14:textId="77777777" w:rsidR="00712D6F" w:rsidRDefault="00EA5B75" w:rsidP="001E4962">
            <w:pPr>
              <w:rPr>
                <w:ins w:id="365" w:author="jawad swed" w:date="2020-11-08T19:48:00Z"/>
              </w:rPr>
            </w:pPr>
            <w:ins w:id="366" w:author="jawad swed" w:date="2020-11-08T19:47:00Z">
              <w:r>
                <w:t>Time of inactivity</w:t>
              </w:r>
            </w:ins>
            <w:ins w:id="367" w:author="jawad swed" w:date="2020-11-08T19:48:00Z">
              <w:r>
                <w:t>:</w:t>
              </w:r>
            </w:ins>
          </w:p>
          <w:p w14:paraId="4DC20EF9" w14:textId="695F4116" w:rsidR="00EA5B75" w:rsidRDefault="00EA5B75" w:rsidP="001E4962">
            <w:pPr>
              <w:rPr>
                <w:ins w:id="368" w:author="jawad swed" w:date="2020-11-08T19:11:00Z"/>
              </w:rPr>
            </w:pPr>
            <w:ins w:id="369" w:author="jawad swed" w:date="2020-11-08T19:48:00Z">
              <w:r>
                <w:t>Time of inactivity must be</w:t>
              </w:r>
            </w:ins>
            <w:ins w:id="370" w:author="jawad swed" w:date="2020-11-08T19:49:00Z">
              <w:r>
                <w:t xml:space="preserve"> &gt;</w:t>
              </w:r>
            </w:ins>
            <w:ins w:id="371" w:author="jawad swed" w:date="2020-11-08T19:48:00Z">
              <w:r>
                <w:t xml:space="preserve"> 3 </w:t>
              </w:r>
            </w:ins>
            <w:ins w:id="372" w:author="jawad swed" w:date="2020-11-08T19:49:00Z">
              <w:r>
                <w:t>and &lt; 10</w:t>
              </w:r>
            </w:ins>
          </w:p>
        </w:tc>
      </w:tr>
      <w:tr w:rsidR="00EA5B75" w14:paraId="635B37B7" w14:textId="77777777" w:rsidTr="001E4962">
        <w:trPr>
          <w:ins w:id="373" w:author="jawad swed" w:date="2020-11-08T19:49:00Z"/>
        </w:trPr>
        <w:tc>
          <w:tcPr>
            <w:tcW w:w="218" w:type="pct"/>
          </w:tcPr>
          <w:p w14:paraId="7A5F33AC" w14:textId="2B35BB1B" w:rsidR="00EA5B75" w:rsidRDefault="00EA5B75" w:rsidP="001E4962">
            <w:pPr>
              <w:rPr>
                <w:ins w:id="374" w:author="jawad swed" w:date="2020-11-08T19:49:00Z"/>
              </w:rPr>
            </w:pPr>
            <w:ins w:id="375" w:author="jawad swed" w:date="2020-11-08T19:49:00Z">
              <w:r>
                <w:t>6-</w:t>
              </w:r>
            </w:ins>
          </w:p>
        </w:tc>
        <w:tc>
          <w:tcPr>
            <w:tcW w:w="674" w:type="pct"/>
          </w:tcPr>
          <w:p w14:paraId="314E5136" w14:textId="02645CD1" w:rsidR="00EA5B75" w:rsidRDefault="00EA5B75" w:rsidP="001E4962">
            <w:pPr>
              <w:rPr>
                <w:ins w:id="376" w:author="jawad swed" w:date="2020-11-08T19:49:00Z"/>
              </w:rPr>
            </w:pPr>
            <w:ins w:id="377" w:author="jawad swed" w:date="2020-11-08T19:50:00Z">
              <w:r>
                <w:t xml:space="preserve">Security </w:t>
              </w:r>
            </w:ins>
            <w:ins w:id="378" w:author="jawad swed" w:date="2020-11-08T19:51:00Z">
              <w:r>
                <w:t>patches</w:t>
              </w:r>
            </w:ins>
          </w:p>
        </w:tc>
        <w:tc>
          <w:tcPr>
            <w:tcW w:w="1734" w:type="pct"/>
          </w:tcPr>
          <w:p w14:paraId="248E44AF" w14:textId="4693CBE6" w:rsidR="00EA5B75" w:rsidRDefault="00EA5B75" w:rsidP="001E4962">
            <w:pPr>
              <w:ind w:left="-14"/>
              <w:rPr>
                <w:ins w:id="379" w:author="jawad swed" w:date="2020-11-08T19:49:00Z"/>
              </w:rPr>
            </w:pPr>
            <w:ins w:id="380" w:author="jawad swed" w:date="2020-11-08T19:50:00Z">
              <w:r>
                <w:t xml:space="preserve">If the system doesn’t </w:t>
              </w:r>
            </w:ins>
            <w:ins w:id="381" w:author="jawad swed" w:date="2020-11-08T19:52:00Z">
              <w:r>
                <w:t>get regular security patches that tackles the s</w:t>
              </w:r>
            </w:ins>
            <w:ins w:id="382" w:author="jawad swed" w:date="2020-11-08T19:53:00Z">
              <w:r>
                <w:t xml:space="preserve">ystem security </w:t>
              </w:r>
              <w:proofErr w:type="gramStart"/>
              <w:r>
                <w:t>flaws</w:t>
              </w:r>
              <w:proofErr w:type="gramEnd"/>
              <w:r>
                <w:t xml:space="preserve"> then the system and its users will be vulnerable to major privacy and </w:t>
              </w:r>
            </w:ins>
            <w:ins w:id="383" w:author="jawad swed" w:date="2020-11-08T19:54:00Z">
              <w:r w:rsidR="00CF4F48">
                <w:t xml:space="preserve">data leakage </w:t>
              </w:r>
            </w:ins>
            <w:ins w:id="384" w:author="jawad swed" w:date="2020-11-08T19:55:00Z">
              <w:r w:rsidR="00CF4F48">
                <w:t xml:space="preserve">resulting in </w:t>
              </w:r>
              <w:proofErr w:type="spellStart"/>
              <w:r w:rsidR="00CF4F48">
                <w:t>loosing</w:t>
              </w:r>
              <w:proofErr w:type="spellEnd"/>
              <w:r w:rsidR="00CF4F48">
                <w:t xml:space="preserve"> the customers trust and major law suites </w:t>
              </w:r>
            </w:ins>
          </w:p>
        </w:tc>
        <w:tc>
          <w:tcPr>
            <w:tcW w:w="375" w:type="pct"/>
          </w:tcPr>
          <w:p w14:paraId="00EDACAB" w14:textId="57AB9D61" w:rsidR="00EA5B75" w:rsidRDefault="00CF4F48" w:rsidP="001E4962">
            <w:pPr>
              <w:rPr>
                <w:ins w:id="385" w:author="jawad swed" w:date="2020-11-08T19:49:00Z"/>
              </w:rPr>
            </w:pPr>
            <w:ins w:id="386" w:author="jawad swed" w:date="2020-11-08T19:55:00Z">
              <w:r>
                <w:t>High</w:t>
              </w:r>
            </w:ins>
          </w:p>
        </w:tc>
        <w:tc>
          <w:tcPr>
            <w:tcW w:w="407" w:type="pct"/>
          </w:tcPr>
          <w:p w14:paraId="3905CD5A" w14:textId="4DD6403D" w:rsidR="00EA5B75" w:rsidRDefault="00CF4F48" w:rsidP="001E4962">
            <w:pPr>
              <w:rPr>
                <w:ins w:id="387" w:author="jawad swed" w:date="2020-11-08T19:49:00Z"/>
              </w:rPr>
            </w:pPr>
            <w:ins w:id="388" w:author="jawad swed" w:date="2020-11-08T19:55:00Z">
              <w:r>
                <w:t>Technical</w:t>
              </w:r>
            </w:ins>
          </w:p>
        </w:tc>
        <w:tc>
          <w:tcPr>
            <w:tcW w:w="969" w:type="pct"/>
          </w:tcPr>
          <w:p w14:paraId="04ADA2C6" w14:textId="2754458F" w:rsidR="00EA5B75" w:rsidRDefault="00CF4F48" w:rsidP="001E4962">
            <w:pPr>
              <w:rPr>
                <w:ins w:id="389" w:author="jawad swed" w:date="2020-11-08T19:57:00Z"/>
              </w:rPr>
            </w:pPr>
            <w:ins w:id="390" w:author="jawad swed" w:date="2020-11-08T19:56:00Z">
              <w:r>
                <w:t>1- Hire a high skilled security expert to ensure the syste</w:t>
              </w:r>
            </w:ins>
            <w:ins w:id="391" w:author="jawad swed" w:date="2020-11-08T19:57:00Z">
              <w:r>
                <w:t>m security (cost 10000$ per month)</w:t>
              </w:r>
            </w:ins>
          </w:p>
          <w:p w14:paraId="2EA3B623" w14:textId="7480E480" w:rsidR="00CF4F48" w:rsidRDefault="00CF4F48" w:rsidP="001E4962">
            <w:pPr>
              <w:rPr>
                <w:ins w:id="392" w:author="jawad swed" w:date="2020-11-08T19:49:00Z"/>
              </w:rPr>
            </w:pPr>
            <w:ins w:id="393" w:author="jawad swed" w:date="2020-11-08T19:57:00Z">
              <w:r>
                <w:t xml:space="preserve">2- </w:t>
              </w:r>
            </w:ins>
            <w:ins w:id="394" w:author="jawad swed" w:date="2020-11-08T19:58:00Z">
              <w:r>
                <w:t xml:space="preserve">store customer </w:t>
              </w:r>
            </w:ins>
            <w:ins w:id="395" w:author="jawad swed" w:date="2020-11-08T19:59:00Z">
              <w:r>
                <w:t>information</w:t>
              </w:r>
            </w:ins>
            <w:ins w:id="396" w:author="jawad swed" w:date="2020-11-08T19:58:00Z">
              <w:r>
                <w:t xml:space="preserve"> o</w:t>
              </w:r>
            </w:ins>
            <w:ins w:id="397" w:author="jawad swed" w:date="2020-11-08T19:59:00Z">
              <w:r>
                <w:t xml:space="preserve">n Amazon cloud </w:t>
              </w:r>
            </w:ins>
            <w:ins w:id="398" w:author="jawad swed" w:date="2020-11-08T20:00:00Z">
              <w:r>
                <w:t xml:space="preserve">services </w:t>
              </w:r>
            </w:ins>
            <w:ins w:id="399" w:author="jawad swed" w:date="2020-11-08T19:59:00Z">
              <w:r>
                <w:t xml:space="preserve">to outsource </w:t>
              </w:r>
              <w:r>
                <w:lastRenderedPageBreak/>
                <w:t>the security responsibility (cost $10000</w:t>
              </w:r>
            </w:ins>
            <w:ins w:id="400" w:author="jawad swed" w:date="2020-11-08T20:00:00Z">
              <w:r>
                <w:t xml:space="preserve"> $ per month)</w:t>
              </w:r>
            </w:ins>
          </w:p>
        </w:tc>
        <w:tc>
          <w:tcPr>
            <w:tcW w:w="623" w:type="pct"/>
          </w:tcPr>
          <w:p w14:paraId="0FC01705" w14:textId="77777777" w:rsidR="00EA5B75" w:rsidRDefault="00CF4F48" w:rsidP="001E4962">
            <w:pPr>
              <w:rPr>
                <w:ins w:id="401" w:author="jawad swed" w:date="2020-11-08T20:01:00Z"/>
              </w:rPr>
            </w:pPr>
            <w:ins w:id="402" w:author="jawad swed" w:date="2020-11-08T20:01:00Z">
              <w:r>
                <w:lastRenderedPageBreak/>
                <w:t>System security:</w:t>
              </w:r>
            </w:ins>
          </w:p>
          <w:p w14:paraId="0563AF6E" w14:textId="77777777" w:rsidR="00CF4F48" w:rsidRDefault="00CF4F48" w:rsidP="001E4962">
            <w:pPr>
              <w:rPr>
                <w:ins w:id="403" w:author="jawad swed" w:date="2020-11-08T20:02:00Z"/>
              </w:rPr>
            </w:pPr>
            <w:ins w:id="404" w:author="jawad swed" w:date="2020-11-08T20:01:00Z">
              <w:r>
                <w:t xml:space="preserve">1- security patches must </w:t>
              </w:r>
            </w:ins>
            <w:ins w:id="405" w:author="jawad swed" w:date="2020-11-08T20:02:00Z">
              <w:r>
                <w:t xml:space="preserve">be regularly applied to ensure the system security is up to date </w:t>
              </w:r>
            </w:ins>
          </w:p>
          <w:p w14:paraId="50CA8032" w14:textId="77777777" w:rsidR="00CF4F48" w:rsidRDefault="00CF4F48" w:rsidP="001E4962">
            <w:pPr>
              <w:rPr>
                <w:ins w:id="406" w:author="jawad swed" w:date="2020-11-08T20:02:00Z"/>
              </w:rPr>
            </w:pPr>
          </w:p>
          <w:p w14:paraId="598F23BF" w14:textId="530238C9" w:rsidR="00CF4F48" w:rsidRDefault="00CF4F48" w:rsidP="001E4962">
            <w:pPr>
              <w:rPr>
                <w:ins w:id="407" w:author="jawad swed" w:date="2020-11-08T19:49:00Z"/>
              </w:rPr>
            </w:pPr>
            <w:ins w:id="408" w:author="jawad swed" w:date="2020-11-08T20:03:00Z">
              <w:r>
                <w:lastRenderedPageBreak/>
                <w:t xml:space="preserve">2- ensure the customer </w:t>
              </w:r>
            </w:ins>
            <w:ins w:id="409" w:author="jawad swed" w:date="2020-11-08T20:04:00Z">
              <w:r>
                <w:t xml:space="preserve">is using the latest </w:t>
              </w:r>
              <w:r w:rsidR="00DC7A47">
                <w:t>version of the system.</w:t>
              </w:r>
            </w:ins>
            <w:ins w:id="410" w:author="jawad swed" w:date="2020-11-08T20:02:00Z">
              <w:r>
                <w:t xml:space="preserve"> </w:t>
              </w:r>
            </w:ins>
          </w:p>
        </w:tc>
      </w:tr>
    </w:tbl>
    <w:p w14:paraId="58974ED4" w14:textId="77777777" w:rsidR="0088490D" w:rsidRPr="0088490D" w:rsidRDefault="0088490D" w:rsidP="0088490D">
      <w:pPr>
        <w:pStyle w:val="NormalL1"/>
      </w:pPr>
    </w:p>
    <w:sectPr w:rsidR="0088490D" w:rsidRPr="0088490D" w:rsidSect="0088490D">
      <w:headerReference w:type="default" r:id="rId20"/>
      <w:footerReference w:type="default" r:id="rId21"/>
      <w:type w:val="oddPage"/>
      <w:pgSz w:w="15840" w:h="12240" w:orient="landscape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93" w:author="jawad swed" w:date="2020-09-25T22:37:00Z" w:initials="js">
    <w:p w14:paraId="74D965C6" w14:textId="53225CFB" w:rsidR="00EA5B75" w:rsidRDefault="00EA5B75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4D965C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4D965C6" w16cid:durableId="2318EF9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ECE32" w14:textId="77777777" w:rsidR="00426EAE" w:rsidRDefault="00426EAE" w:rsidP="00D73986">
      <w:r>
        <w:separator/>
      </w:r>
    </w:p>
  </w:endnote>
  <w:endnote w:type="continuationSeparator" w:id="0">
    <w:p w14:paraId="3B5456D9" w14:textId="77777777" w:rsidR="00426EAE" w:rsidRDefault="00426EAE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9098" w14:textId="77777777" w:rsidR="00EA5B75" w:rsidRDefault="00EA5B75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13A4388A" w:rsidR="00EA5B75" w:rsidRPr="00E11F13" w:rsidRDefault="00EA5B75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proofErr w:type="spellStart"/>
    <w:ins w:id="122" w:author="Nathan" w:date="2020-09-26T13:45:00Z">
      <w:r>
        <w:t>Tuffy</w:t>
      </w:r>
      <w:proofErr w:type="spellEnd"/>
      <w:r>
        <w:t xml:space="preserve"> Flights</w:t>
      </w:r>
    </w:ins>
    <w:del w:id="123" w:author="Nathan" w:date="2020-09-26T13:45:00Z">
      <w:r w:rsidRPr="00EC7326" w:rsidDel="00054EF4">
        <w:delText>&lt;Your Project Title here</w:delText>
      </w:r>
      <w:r w:rsidDel="00054EF4">
        <w:delText>&gt;</w:delText>
      </w:r>
    </w:del>
    <w:r>
      <w:t xml:space="preserve">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0A4A13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7E5793EA" w:rsidR="00EA5B75" w:rsidRDefault="00EA5B75" w:rsidP="0088490D">
    <w:pPr>
      <w:pStyle w:val="Footer"/>
      <w:pBdr>
        <w:top w:val="thickThinMediumGap" w:sz="4" w:space="1" w:color="auto"/>
      </w:pBdr>
      <w:tabs>
        <w:tab w:val="clear" w:pos="5400"/>
        <w:tab w:val="clear" w:pos="10800"/>
        <w:tab w:val="center" w:pos="7200"/>
        <w:tab w:val="right" w:pos="14400"/>
      </w:tabs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del w:id="417" w:author="Nathan" w:date="2020-09-26T13:47:00Z">
      <w:r w:rsidRPr="00EC7326" w:rsidDel="00054EF4">
        <w:delText xml:space="preserve">&lt;Your Project </w:delText>
      </w:r>
    </w:del>
    <w:proofErr w:type="spellStart"/>
    <w:ins w:id="418" w:author="Nathan" w:date="2020-09-26T13:47:00Z">
      <w:r>
        <w:t>Tuffy</w:t>
      </w:r>
      <w:proofErr w:type="spellEnd"/>
      <w:r>
        <w:t xml:space="preserve"> Flights</w:t>
      </w:r>
    </w:ins>
    <w:del w:id="419" w:author="Nathan" w:date="2020-09-26T13:47:00Z">
      <w:r w:rsidRPr="00EC7326" w:rsidDel="00054EF4">
        <w:delText>Title here</w:delText>
      </w:r>
      <w:r w:rsidDel="00054EF4">
        <w:delText>&gt;</w:delText>
      </w:r>
    </w:del>
    <w:r>
      <w:t xml:space="preserve">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0A4A13">
        <w:rPr>
          <w:noProof/>
        </w:rPr>
        <w:instrText>6</w:instrText>
      </w:r>
    </w:fldSimple>
    <w:r>
      <w:instrText xml:space="preserve"> - </w:instrText>
    </w:r>
    <w:fldSimple w:instr=" PAGEREF  EndOfTOC  \* MERGEFORMAT ">
      <w:r w:rsidR="000A4A13">
        <w:rPr>
          <w:noProof/>
        </w:rPr>
        <w:instrText>2</w:instrText>
      </w:r>
    </w:fldSimple>
    <w:r>
      <w:instrText xml:space="preserve"> - 1 </w:instrText>
    </w:r>
    <w:r>
      <w:fldChar w:fldCharType="separate"/>
    </w:r>
    <w:r w:rsidR="000A4A13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9027B" w14:textId="77777777" w:rsidR="00426EAE" w:rsidRDefault="00426EAE" w:rsidP="00D73986">
      <w:r>
        <w:separator/>
      </w:r>
    </w:p>
  </w:footnote>
  <w:footnote w:type="continuationSeparator" w:id="0">
    <w:p w14:paraId="7CB11262" w14:textId="77777777" w:rsidR="00426EAE" w:rsidRDefault="00426EAE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5BFE7" w14:textId="77777777" w:rsidR="00EA5B75" w:rsidRDefault="00EA5B75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2273DC65" w:rsidR="00EA5B75" w:rsidRPr="00C237FA" w:rsidRDefault="00EA5B75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827944">
      <w:t>Risk List &amp; Risk Management Plan</w:t>
    </w:r>
    <w:r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ins w:id="116" w:author="Jared Castaneda" w:date="2020-12-07T13:24:00Z">
      <w:r w:rsidR="00CD553F">
        <w:rPr>
          <w:noProof/>
        </w:rPr>
        <w:t>Saturday, December 5, 2020</w:t>
      </w:r>
    </w:ins>
    <w:ins w:id="117" w:author="jawad swed" w:date="2020-11-09T11:22:00Z">
      <w:del w:id="118" w:author="Jared Castaneda" w:date="2020-12-05T17:25:00Z">
        <w:r w:rsidR="00AB2C40" w:rsidDel="00321BFF">
          <w:rPr>
            <w:noProof/>
          </w:rPr>
          <w:delText>Sunday, November 8, 2020</w:delText>
        </w:r>
      </w:del>
    </w:ins>
    <w:ins w:id="119" w:author="Nathan" w:date="2020-09-28T13:36:00Z">
      <w:del w:id="120" w:author="Jared Castaneda" w:date="2020-12-05T17:25:00Z">
        <w:r w:rsidDel="00321BFF">
          <w:rPr>
            <w:noProof/>
          </w:rPr>
          <w:delText>Saturday, September 26, 2020</w:delText>
        </w:r>
      </w:del>
    </w:ins>
    <w:del w:id="121" w:author="Jared Castaneda" w:date="2020-12-05T17:25:00Z">
      <w:r w:rsidDel="00321BFF">
        <w:rPr>
          <w:noProof/>
        </w:rPr>
        <w:delText>Monday, September 21, 2020</w:delText>
      </w:r>
    </w:del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EA5B75" w:rsidRDefault="00EA5B75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2A7F1F4F" w:rsidR="00EA5B75" w:rsidRPr="00C237FA" w:rsidRDefault="00EA5B75" w:rsidP="0088490D">
    <w:pPr>
      <w:pStyle w:val="Header"/>
      <w:tabs>
        <w:tab w:val="clear" w:pos="5400"/>
        <w:tab w:val="clear" w:pos="10800"/>
        <w:tab w:val="center" w:pos="7200"/>
        <w:tab w:val="right" w:pos="14400"/>
      </w:tabs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827944">
      <w:t>Risk List &amp; Risk Management Plan</w:t>
    </w:r>
    <w:r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ins w:id="411" w:author="Jared Castaneda" w:date="2020-12-07T13:24:00Z">
      <w:r w:rsidR="00CD553F">
        <w:rPr>
          <w:noProof/>
        </w:rPr>
        <w:t>Saturday, December 5, 2020</w:t>
      </w:r>
    </w:ins>
    <w:ins w:id="412" w:author="jawad swed" w:date="2020-11-09T11:22:00Z">
      <w:del w:id="413" w:author="Jared Castaneda" w:date="2020-12-05T17:25:00Z">
        <w:r w:rsidR="00AB2C40" w:rsidDel="00321BFF">
          <w:rPr>
            <w:noProof/>
          </w:rPr>
          <w:delText>Sunday, November 8, 2020</w:delText>
        </w:r>
      </w:del>
    </w:ins>
    <w:ins w:id="414" w:author="Nathan" w:date="2020-09-28T13:36:00Z">
      <w:del w:id="415" w:author="Jared Castaneda" w:date="2020-12-05T17:25:00Z">
        <w:r w:rsidDel="00321BFF">
          <w:rPr>
            <w:noProof/>
          </w:rPr>
          <w:delText>Saturday, September 26, 2020</w:delText>
        </w:r>
      </w:del>
    </w:ins>
    <w:del w:id="416" w:author="Jared Castaneda" w:date="2020-12-05T17:25:00Z">
      <w:r w:rsidDel="00321BFF">
        <w:rPr>
          <w:noProof/>
        </w:rPr>
        <w:delText>Monday, September 21, 2020</w:delText>
      </w:r>
    </w:del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B29F5"/>
    <w:multiLevelType w:val="hybridMultilevel"/>
    <w:tmpl w:val="5512F9B6"/>
    <w:lvl w:ilvl="0" w:tplc="B92C5F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awad swed">
    <w15:presenceInfo w15:providerId="Windows Live" w15:userId="b772551b96311206"/>
  </w15:person>
  <w15:person w15:author="Nathan">
    <w15:presenceInfo w15:providerId="Windows Live" w15:userId="2e6b9d7a79299f58"/>
  </w15:person>
  <w15:person w15:author="Jared Castaneda">
    <w15:presenceInfo w15:providerId="Windows Live" w15:userId="eba50c435f555d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54EF4"/>
    <w:rsid w:val="000774C0"/>
    <w:rsid w:val="000839FB"/>
    <w:rsid w:val="000A4A13"/>
    <w:rsid w:val="000B3C56"/>
    <w:rsid w:val="000C530D"/>
    <w:rsid w:val="000D17FF"/>
    <w:rsid w:val="000E24B8"/>
    <w:rsid w:val="000E790D"/>
    <w:rsid w:val="00126BCF"/>
    <w:rsid w:val="0013122B"/>
    <w:rsid w:val="0018462E"/>
    <w:rsid w:val="001A7AFC"/>
    <w:rsid w:val="001E4962"/>
    <w:rsid w:val="001E5FB9"/>
    <w:rsid w:val="00205B61"/>
    <w:rsid w:val="0023674B"/>
    <w:rsid w:val="00244AF1"/>
    <w:rsid w:val="002646E9"/>
    <w:rsid w:val="00284998"/>
    <w:rsid w:val="002D5DF5"/>
    <w:rsid w:val="00321BFF"/>
    <w:rsid w:val="00345094"/>
    <w:rsid w:val="00347A0C"/>
    <w:rsid w:val="00372871"/>
    <w:rsid w:val="00396D65"/>
    <w:rsid w:val="00426EAE"/>
    <w:rsid w:val="0045792D"/>
    <w:rsid w:val="004931D0"/>
    <w:rsid w:val="004B1249"/>
    <w:rsid w:val="004C00E5"/>
    <w:rsid w:val="004C3DF1"/>
    <w:rsid w:val="004E0E9E"/>
    <w:rsid w:val="004F033D"/>
    <w:rsid w:val="004F22BD"/>
    <w:rsid w:val="00537B55"/>
    <w:rsid w:val="00552930"/>
    <w:rsid w:val="005644DA"/>
    <w:rsid w:val="00566D30"/>
    <w:rsid w:val="0057357E"/>
    <w:rsid w:val="00575AAD"/>
    <w:rsid w:val="005C0CF6"/>
    <w:rsid w:val="005C11AB"/>
    <w:rsid w:val="005C2960"/>
    <w:rsid w:val="00604E16"/>
    <w:rsid w:val="00617FFC"/>
    <w:rsid w:val="0063638E"/>
    <w:rsid w:val="00656E0B"/>
    <w:rsid w:val="00660A0B"/>
    <w:rsid w:val="0066656A"/>
    <w:rsid w:val="00670C8C"/>
    <w:rsid w:val="006815E2"/>
    <w:rsid w:val="00686996"/>
    <w:rsid w:val="006B6E74"/>
    <w:rsid w:val="006D6F63"/>
    <w:rsid w:val="00712D6F"/>
    <w:rsid w:val="00760A8E"/>
    <w:rsid w:val="007A3348"/>
    <w:rsid w:val="007C2935"/>
    <w:rsid w:val="007C6B90"/>
    <w:rsid w:val="007E6647"/>
    <w:rsid w:val="008031DD"/>
    <w:rsid w:val="00811B9D"/>
    <w:rsid w:val="00820917"/>
    <w:rsid w:val="00821045"/>
    <w:rsid w:val="00827944"/>
    <w:rsid w:val="0084306B"/>
    <w:rsid w:val="008437A3"/>
    <w:rsid w:val="00845520"/>
    <w:rsid w:val="00866B44"/>
    <w:rsid w:val="00883982"/>
    <w:rsid w:val="0088490D"/>
    <w:rsid w:val="008C5BD8"/>
    <w:rsid w:val="008E4E0F"/>
    <w:rsid w:val="00921F78"/>
    <w:rsid w:val="00946076"/>
    <w:rsid w:val="00951619"/>
    <w:rsid w:val="009735F5"/>
    <w:rsid w:val="00993BB9"/>
    <w:rsid w:val="009B577F"/>
    <w:rsid w:val="009B5E5F"/>
    <w:rsid w:val="009D12CA"/>
    <w:rsid w:val="00A011D0"/>
    <w:rsid w:val="00A32A2E"/>
    <w:rsid w:val="00A41747"/>
    <w:rsid w:val="00A56A01"/>
    <w:rsid w:val="00A63D97"/>
    <w:rsid w:val="00A815D6"/>
    <w:rsid w:val="00A82140"/>
    <w:rsid w:val="00A87537"/>
    <w:rsid w:val="00AA538F"/>
    <w:rsid w:val="00AB2C40"/>
    <w:rsid w:val="00AC473A"/>
    <w:rsid w:val="00AE4316"/>
    <w:rsid w:val="00AE78AD"/>
    <w:rsid w:val="00B8251B"/>
    <w:rsid w:val="00B92E3C"/>
    <w:rsid w:val="00B93DBD"/>
    <w:rsid w:val="00BB4946"/>
    <w:rsid w:val="00BB4B7F"/>
    <w:rsid w:val="00BC529A"/>
    <w:rsid w:val="00BE0AEB"/>
    <w:rsid w:val="00BE23E8"/>
    <w:rsid w:val="00BF31CF"/>
    <w:rsid w:val="00C037DA"/>
    <w:rsid w:val="00C161C0"/>
    <w:rsid w:val="00C20764"/>
    <w:rsid w:val="00C237FA"/>
    <w:rsid w:val="00C53336"/>
    <w:rsid w:val="00C60461"/>
    <w:rsid w:val="00C871FB"/>
    <w:rsid w:val="00CA7981"/>
    <w:rsid w:val="00CC17B0"/>
    <w:rsid w:val="00CC4516"/>
    <w:rsid w:val="00CD4E89"/>
    <w:rsid w:val="00CD553F"/>
    <w:rsid w:val="00CE2B3C"/>
    <w:rsid w:val="00CF4F48"/>
    <w:rsid w:val="00CF6B65"/>
    <w:rsid w:val="00D2139F"/>
    <w:rsid w:val="00D32238"/>
    <w:rsid w:val="00D73986"/>
    <w:rsid w:val="00DA480A"/>
    <w:rsid w:val="00DC7A47"/>
    <w:rsid w:val="00E11F13"/>
    <w:rsid w:val="00E23B71"/>
    <w:rsid w:val="00E534CF"/>
    <w:rsid w:val="00E664C8"/>
    <w:rsid w:val="00E91ACB"/>
    <w:rsid w:val="00E94BAB"/>
    <w:rsid w:val="00EA16FE"/>
    <w:rsid w:val="00EA412C"/>
    <w:rsid w:val="00EA5B75"/>
    <w:rsid w:val="00EC7326"/>
    <w:rsid w:val="00EE7695"/>
    <w:rsid w:val="00EF4CFB"/>
    <w:rsid w:val="00F2135D"/>
    <w:rsid w:val="00F73A7B"/>
    <w:rsid w:val="00FC7841"/>
    <w:rsid w:val="00FE3062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  <w:style w:type="paragraph" w:styleId="Revision">
    <w:name w:val="Revision"/>
    <w:hidden/>
    <w:uiPriority w:val="99"/>
    <w:semiHidden/>
    <w:rsid w:val="008209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9AE65-E628-4026-BCA7-3E9B0F97C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Jared Castaneda</cp:lastModifiedBy>
  <cp:revision>9</cp:revision>
  <cp:lastPrinted>2020-09-06T01:29:00Z</cp:lastPrinted>
  <dcterms:created xsi:type="dcterms:W3CDTF">2020-11-09T04:06:00Z</dcterms:created>
  <dcterms:modified xsi:type="dcterms:W3CDTF">2020-12-07T21:26:00Z</dcterms:modified>
</cp:coreProperties>
</file>