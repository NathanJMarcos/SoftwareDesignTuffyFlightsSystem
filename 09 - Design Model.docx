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4CB2C33D" w:rsidR="004C00E5" w:rsidRDefault="00AE6E4C" w:rsidP="00D73986">
      <w:pPr>
        <w:pStyle w:val="Title"/>
      </w:pPr>
      <w:bookmarkStart w:id="0" w:name="DocumentTitle"/>
      <w:r>
        <w:t>Design Model</w:t>
      </w:r>
      <w:r w:rsidR="00EA16FE">
        <w:t xml:space="preserve"> </w:t>
      </w:r>
      <w:bookmarkEnd w:id="0"/>
    </w:p>
    <w:p w14:paraId="66816C2B" w14:textId="7442A250" w:rsidR="00EC7326" w:rsidRPr="00EC7326" w:rsidRDefault="00883982" w:rsidP="00D73986">
      <w:pPr>
        <w:pStyle w:val="Title"/>
      </w:pPr>
      <w:del w:id="1" w:author="Marcos, Nathan" w:date="2020-10-21T15:14:00Z">
        <w:r w:rsidDel="00395D91">
          <w:rPr>
            <w:noProof/>
          </w:rPr>
          <mc:AlternateContent>
            <mc:Choice Requires="wps">
              <w:drawing>
                <wp:anchor distT="0" distB="0" distL="114300" distR="114300" simplePos="0" relativeHeight="251659264" behindDoc="0" locked="0" layoutInCell="1" allowOverlap="1" wp14:anchorId="3FB2DA93" wp14:editId="3B59BBD7">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A22923" w:rsidRDefault="00A22923"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A22923" w:rsidRDefault="00A22923"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A22923" w:rsidRDefault="00A22923"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A22923" w:rsidRDefault="00A22923" w:rsidP="00604E16">
                        <w:pPr>
                          <w:pStyle w:val="ListParagraph"/>
                          <w:numPr>
                            <w:ilvl w:val="0"/>
                            <w:numId w:val="4"/>
                          </w:numPr>
                          <w:ind w:left="360"/>
                          <w:jc w:val="left"/>
                        </w:pPr>
                        <w:r>
                          <w:t>Delete this bubble</w:t>
                        </w:r>
                      </w:p>
                    </w:txbxContent>
                  </v:textbox>
                </v:shape>
              </w:pict>
            </mc:Fallback>
          </mc:AlternateContent>
        </w:r>
      </w:del>
      <w:r w:rsidR="004931D0">
        <w:t>f</w:t>
      </w:r>
      <w:r w:rsidR="00EC7326" w:rsidRPr="00EC7326">
        <w:t>or the</w:t>
      </w:r>
    </w:p>
    <w:p w14:paraId="288E5FC1" w14:textId="3D2F6C68" w:rsidR="00A82140" w:rsidRDefault="00A82140"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2" w:author="Marcos, Nathan" w:date="2020-10-21T15:14:00Z">
        <w:r w:rsidDel="00962310">
          <w:rPr>
            <w:noProof/>
          </w:rPr>
          <w:drawing>
            <wp:inline distT="0" distB="0" distL="0" distR="0" wp14:anchorId="591BB13B" wp14:editId="230BB0A6">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del>
      <w:ins w:id="3" w:author="Marcos, Nathan" w:date="2020-10-21T15:14:00Z">
        <w:r w:rsidR="00962310">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3EBFE28" wp14:editId="7B09AC99">
              <wp:extent cx="320802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8020" cy="2621280"/>
                      </a:xfrm>
                      <a:prstGeom prst="rect">
                        <a:avLst/>
                      </a:prstGeom>
                      <a:noFill/>
                      <a:ln>
                        <a:noFill/>
                      </a:ln>
                    </pic:spPr>
                  </pic:pic>
                </a:graphicData>
              </a:graphic>
            </wp:inline>
          </w:drawing>
        </w:r>
      </w:ins>
    </w:p>
    <w:p w14:paraId="606880A5" w14:textId="4F7A78E4" w:rsidR="00EC7326" w:rsidRDefault="00962310" w:rsidP="00D73986">
      <w:pPr>
        <w:pStyle w:val="Title"/>
      </w:pPr>
      <w:bookmarkStart w:id="4" w:name="ProjectName"/>
      <w:proofErr w:type="spellStart"/>
      <w:ins w:id="5" w:author="Marcos, Nathan" w:date="2020-10-21T15:14:00Z">
        <w:r>
          <w:t>Tuffy</w:t>
        </w:r>
        <w:proofErr w:type="spellEnd"/>
        <w:r>
          <w:t xml:space="preserve"> Flights</w:t>
        </w:r>
      </w:ins>
      <w:del w:id="6" w:author="Marcos, Nathan" w:date="2020-10-21T15:14:00Z">
        <w:r w:rsidR="00EC7326" w:rsidRPr="00EC7326" w:rsidDel="00962310">
          <w:delText>&lt;Your Project Title here</w:delText>
        </w:r>
        <w:r w:rsidR="004931D0" w:rsidDel="00962310">
          <w:delText>&gt;</w:delText>
        </w:r>
      </w:del>
      <w:r w:rsidR="00EA16FE">
        <w:t xml:space="preserve"> </w:t>
      </w:r>
      <w:bookmarkEnd w:id="4"/>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0"/>
        <w:gridCol w:w="3500"/>
        <w:gridCol w:w="3500"/>
      </w:tblGrid>
      <w:tr w:rsidR="00292434" w14:paraId="08600774" w14:textId="77777777" w:rsidTr="00D25D61">
        <w:trPr>
          <w:cantSplit/>
          <w:ins w:id="7" w:author="Jared Castaneda" w:date="2020-12-07T13:49:00Z"/>
        </w:trPr>
        <w:tc>
          <w:tcPr>
            <w:tcW w:w="3118" w:type="dxa"/>
          </w:tcPr>
          <w:p w14:paraId="193FCBB1" w14:textId="77777777" w:rsidR="00292434" w:rsidRPr="00A011D0" w:rsidRDefault="00292434" w:rsidP="00D25D61">
            <w:pPr>
              <w:rPr>
                <w:ins w:id="8" w:author="Jared Castaneda" w:date="2020-12-07T13:49:00Z"/>
                <w:b/>
                <w:bCs/>
              </w:rPr>
            </w:pPr>
            <w:bookmarkStart w:id="9" w:name="_Hlk58239972"/>
            <w:ins w:id="10" w:author="Jared Castaneda" w:date="2020-12-07T13:49:00Z">
              <w:r>
                <w:rPr>
                  <w:b/>
                  <w:bCs/>
                </w:rPr>
                <w:t>Nathan Marcos</w:t>
              </w:r>
            </w:ins>
          </w:p>
        </w:tc>
        <w:tc>
          <w:tcPr>
            <w:tcW w:w="3116" w:type="dxa"/>
          </w:tcPr>
          <w:p w14:paraId="3F75FD59" w14:textId="77777777" w:rsidR="00292434" w:rsidRPr="00A011D0" w:rsidRDefault="00292434" w:rsidP="00D25D61">
            <w:pPr>
              <w:rPr>
                <w:ins w:id="11" w:author="Jared Castaneda" w:date="2020-12-07T13:49:00Z"/>
                <w:b/>
                <w:bCs/>
              </w:rPr>
            </w:pPr>
            <w:ins w:id="12" w:author="Jared Castaneda" w:date="2020-12-07T13:49:00Z">
              <w:r>
                <w:rPr>
                  <w:b/>
                  <w:bCs/>
                </w:rPr>
                <w:t>Jared Castaneda</w:t>
              </w:r>
            </w:ins>
          </w:p>
        </w:tc>
        <w:tc>
          <w:tcPr>
            <w:tcW w:w="3116" w:type="dxa"/>
          </w:tcPr>
          <w:p w14:paraId="2C851414" w14:textId="77777777" w:rsidR="00292434" w:rsidRPr="00A011D0" w:rsidRDefault="00292434" w:rsidP="00D25D61">
            <w:pPr>
              <w:rPr>
                <w:ins w:id="13" w:author="Jared Castaneda" w:date="2020-12-07T13:49:00Z"/>
                <w:b/>
                <w:bCs/>
              </w:rPr>
            </w:pPr>
            <w:ins w:id="14" w:author="Jared Castaneda" w:date="2020-12-07T13:49:00Z">
              <w:r>
                <w:rPr>
                  <w:b/>
                  <w:bCs/>
                </w:rPr>
                <w:t xml:space="preserve">Jawad </w:t>
              </w:r>
              <w:proofErr w:type="spellStart"/>
              <w:r>
                <w:rPr>
                  <w:b/>
                  <w:bCs/>
                </w:rPr>
                <w:t>Swed</w:t>
              </w:r>
              <w:proofErr w:type="spellEnd"/>
            </w:ins>
          </w:p>
        </w:tc>
      </w:tr>
      <w:tr w:rsidR="00292434" w14:paraId="5FCECD19" w14:textId="77777777" w:rsidTr="00D25D61">
        <w:trPr>
          <w:cantSplit/>
          <w:ins w:id="15" w:author="Jared Castaneda" w:date="2020-12-07T13:49:00Z"/>
        </w:trPr>
        <w:tc>
          <w:tcPr>
            <w:tcW w:w="3118" w:type="dxa"/>
          </w:tcPr>
          <w:p w14:paraId="670AABDB" w14:textId="77777777" w:rsidR="00292434" w:rsidRDefault="00292434" w:rsidP="00D25D61">
            <w:pPr>
              <w:ind w:left="164"/>
              <w:rPr>
                <w:ins w:id="16" w:author="Jared Castaneda" w:date="2020-12-07T13:49:00Z"/>
              </w:rPr>
            </w:pPr>
            <w:ins w:id="17" w:author="Jared Castaneda" w:date="2020-12-07T13:49:00Z">
              <w:r>
                <w:t>Design Modeling, Implementation</w:t>
              </w:r>
            </w:ins>
          </w:p>
        </w:tc>
        <w:tc>
          <w:tcPr>
            <w:tcW w:w="3116" w:type="dxa"/>
          </w:tcPr>
          <w:p w14:paraId="1F6FCBAC" w14:textId="77777777" w:rsidR="00292434" w:rsidRDefault="00292434" w:rsidP="00D25D61">
            <w:pPr>
              <w:ind w:left="164"/>
              <w:rPr>
                <w:ins w:id="18" w:author="Jared Castaneda" w:date="2020-12-07T13:49:00Z"/>
              </w:rPr>
            </w:pPr>
            <w:ins w:id="19" w:author="Jared Castaneda" w:date="2020-12-07T13:49:00Z">
              <w:r>
                <w:t>Project Management, Implementation</w:t>
              </w:r>
            </w:ins>
          </w:p>
        </w:tc>
        <w:tc>
          <w:tcPr>
            <w:tcW w:w="3116" w:type="dxa"/>
          </w:tcPr>
          <w:p w14:paraId="1EE55A88" w14:textId="77777777" w:rsidR="00292434" w:rsidRDefault="00292434" w:rsidP="00D25D61">
            <w:pPr>
              <w:ind w:left="164"/>
              <w:rPr>
                <w:ins w:id="20" w:author="Jared Castaneda" w:date="2020-12-07T13:49:00Z"/>
              </w:rPr>
            </w:pPr>
            <w:ins w:id="21" w:author="Jared Castaneda" w:date="2020-12-07T13:49:00Z">
              <w:r>
                <w:t>Business Modeling, Design Modeling</w:t>
              </w:r>
            </w:ins>
          </w:p>
        </w:tc>
      </w:tr>
      <w:tr w:rsidR="00292434" w14:paraId="2D8F6ED5" w14:textId="77777777" w:rsidTr="00D25D61">
        <w:trPr>
          <w:cantSplit/>
          <w:ins w:id="22" w:author="Jared Castaneda" w:date="2020-12-07T13:49:00Z"/>
        </w:trPr>
        <w:tc>
          <w:tcPr>
            <w:tcW w:w="3118" w:type="dxa"/>
          </w:tcPr>
          <w:p w14:paraId="1B9F330B" w14:textId="77777777" w:rsidR="00292434" w:rsidRDefault="00292434" w:rsidP="00D25D61">
            <w:pPr>
              <w:ind w:left="164"/>
              <w:rPr>
                <w:ins w:id="23" w:author="Jared Castaneda" w:date="2020-12-07T13:49:00Z"/>
              </w:rPr>
            </w:pPr>
            <w:ins w:id="24" w:author="Jared Castaneda" w:date="2020-12-07T13:49:00Z">
              <w:r>
                <w:fldChar w:fldCharType="begin"/>
              </w:r>
              <w:r>
                <w:instrText xml:space="preserve"> HYPERLINK "mailto:</w:instrText>
              </w:r>
              <w:r w:rsidRPr="00D25D61">
                <w:instrText>nathanmarcos@csu.fullerton.edu</w:instrText>
              </w:r>
              <w:r>
                <w:instrText xml:space="preserve">" </w:instrText>
              </w:r>
              <w:r>
                <w:fldChar w:fldCharType="separate"/>
              </w:r>
              <w:r w:rsidRPr="00CB59A7">
                <w:rPr>
                  <w:rStyle w:val="Hyperlink"/>
                </w:rPr>
                <w:t>nathanmarcos@csu.fullerton.edu</w:t>
              </w:r>
              <w:r>
                <w:fldChar w:fldCharType="end"/>
              </w:r>
            </w:ins>
          </w:p>
        </w:tc>
        <w:tc>
          <w:tcPr>
            <w:tcW w:w="3116" w:type="dxa"/>
          </w:tcPr>
          <w:p w14:paraId="4575E33F" w14:textId="77777777" w:rsidR="00292434" w:rsidRDefault="00292434" w:rsidP="00D25D61">
            <w:pPr>
              <w:ind w:left="164"/>
              <w:rPr>
                <w:ins w:id="25" w:author="Jared Castaneda" w:date="2020-12-07T13:49:00Z"/>
              </w:rPr>
            </w:pPr>
            <w:ins w:id="26" w:author="Jared Castaneda" w:date="2020-12-07T13:49:00Z">
              <w:r>
                <w:fldChar w:fldCharType="begin"/>
              </w:r>
              <w:r>
                <w:instrText xml:space="preserve"> HYPERLINK "mailto:</w:instrText>
              </w:r>
              <w:r w:rsidRPr="00D25D61">
                <w:instrText>jaredcast@csu.fullerton.edu</w:instrText>
              </w:r>
              <w:r>
                <w:instrText xml:space="preserve">" </w:instrText>
              </w:r>
              <w:r>
                <w:fldChar w:fldCharType="separate"/>
              </w:r>
              <w:r w:rsidRPr="00CB59A7">
                <w:rPr>
                  <w:rStyle w:val="Hyperlink"/>
                </w:rPr>
                <w:t>jaredcast@csu.fullerton.edu</w:t>
              </w:r>
              <w:r>
                <w:fldChar w:fldCharType="end"/>
              </w:r>
              <w:r>
                <w:t xml:space="preserve"> </w:t>
              </w:r>
            </w:ins>
          </w:p>
        </w:tc>
        <w:tc>
          <w:tcPr>
            <w:tcW w:w="3116" w:type="dxa"/>
          </w:tcPr>
          <w:p w14:paraId="569BAED8" w14:textId="77777777" w:rsidR="00292434" w:rsidRDefault="00292434" w:rsidP="00D25D61">
            <w:pPr>
              <w:ind w:left="164"/>
              <w:rPr>
                <w:ins w:id="27" w:author="Jared Castaneda" w:date="2020-12-07T13:49:00Z"/>
              </w:rPr>
            </w:pPr>
            <w:ins w:id="28" w:author="Jared Castaneda" w:date="2020-12-07T13:49:00Z">
              <w:r>
                <w:fldChar w:fldCharType="begin"/>
              </w:r>
              <w:r>
                <w:instrText xml:space="preserve"> HYPERLINK "mailto:</w:instrText>
              </w:r>
              <w:r w:rsidRPr="00D25D61">
                <w:instrText>jawadswed@csu.fullerton.edu</w:instrText>
              </w:r>
              <w:r>
                <w:instrText xml:space="preserve">" </w:instrText>
              </w:r>
              <w:r>
                <w:fldChar w:fldCharType="separate"/>
              </w:r>
              <w:r w:rsidRPr="00D37EC1">
                <w:rPr>
                  <w:rStyle w:val="Hyperlink"/>
                </w:rPr>
                <w:t>ja</w:t>
              </w:r>
              <w:r w:rsidRPr="00105A9E">
                <w:rPr>
                  <w:rStyle w:val="Hyperlink"/>
                </w:rPr>
                <w:t>w</w:t>
              </w:r>
              <w:r w:rsidRPr="00CB59A7">
                <w:rPr>
                  <w:rStyle w:val="Hyperlink"/>
                </w:rPr>
                <w:t>adswed@csu.fullerton.edu</w:t>
              </w:r>
              <w:r>
                <w:fldChar w:fldCharType="end"/>
              </w:r>
            </w:ins>
          </w:p>
        </w:tc>
      </w:tr>
      <w:bookmarkEnd w:id="9"/>
    </w:tbl>
    <w:p w14:paraId="7163C404" w14:textId="77777777" w:rsidR="00FE6391" w:rsidRDefault="00FE6391" w:rsidP="00D73986">
      <w:pPr>
        <w:sectPr w:rsidR="00FE6391" w:rsidSect="00FE6391">
          <w:headerReference w:type="even" r:id="rId11"/>
          <w:headerReference w:type="default" r:id="rId12"/>
          <w:footerReference w:type="even" r:id="rId13"/>
          <w:footerReference w:type="default" r:id="rId14"/>
          <w:headerReference w:type="first" r:id="rId15"/>
          <w:footerReference w:type="first" r:id="rId16"/>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896"/>
        <w:gridCol w:w="1771"/>
        <w:gridCol w:w="6331"/>
        <w:gridCol w:w="1792"/>
      </w:tblGrid>
      <w:tr w:rsidR="00760A8E" w14:paraId="238C2188" w14:textId="77777777" w:rsidTr="00350166">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21" w:type="pct"/>
            <w:shd w:val="clear" w:color="auto" w:fill="D9D9D9" w:themeFill="background1" w:themeFillShade="D9"/>
            <w:vAlign w:val="bottom"/>
          </w:tcPr>
          <w:p w14:paraId="640D77B6" w14:textId="77777777" w:rsidR="00760A8E" w:rsidRPr="00D535DD" w:rsidRDefault="00760A8E" w:rsidP="00D73986">
            <w:r w:rsidRPr="00D535DD">
              <w:t>Date</w:t>
            </w:r>
          </w:p>
        </w:tc>
        <w:tc>
          <w:tcPr>
            <w:tcW w:w="2934"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830"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350166">
        <w:tc>
          <w:tcPr>
            <w:tcW w:w="0" w:type="auto"/>
          </w:tcPr>
          <w:p w14:paraId="51EF25E3" w14:textId="77777777" w:rsidR="00760A8E" w:rsidRDefault="00760A8E" w:rsidP="00D73986">
            <w:r>
              <w:t>1.0</w:t>
            </w:r>
          </w:p>
        </w:tc>
        <w:tc>
          <w:tcPr>
            <w:tcW w:w="821" w:type="pct"/>
          </w:tcPr>
          <w:p w14:paraId="5E8D5A3E" w14:textId="06A9A03C" w:rsidR="00760A8E" w:rsidRDefault="004B6B2A" w:rsidP="00D73986">
            <w:ins w:id="29" w:author="Marcos, Nathan" w:date="2020-11-06T20:50:00Z">
              <w:r>
                <w:t>9/28/2020</w:t>
              </w:r>
            </w:ins>
            <w:del w:id="30" w:author="Marcos, Nathan" w:date="2020-11-06T20:50:00Z">
              <w:r w:rsidR="00760A8E" w:rsidDel="004B6B2A">
                <w:delText>&lt;date of release&gt;</w:delText>
              </w:r>
            </w:del>
          </w:p>
        </w:tc>
        <w:tc>
          <w:tcPr>
            <w:tcW w:w="2934" w:type="pct"/>
          </w:tcPr>
          <w:p w14:paraId="6FCBE220" w14:textId="77777777" w:rsidR="00760A8E" w:rsidRDefault="00760A8E" w:rsidP="00D2139F">
            <w:pPr>
              <w:pStyle w:val="ListParagraph"/>
              <w:numPr>
                <w:ilvl w:val="0"/>
                <w:numId w:val="1"/>
              </w:numPr>
              <w:ind w:left="256" w:hanging="270"/>
            </w:pPr>
            <w:r>
              <w:t>Initial Release</w:t>
            </w:r>
          </w:p>
        </w:tc>
        <w:tc>
          <w:tcPr>
            <w:tcW w:w="830" w:type="pct"/>
          </w:tcPr>
          <w:p w14:paraId="7AE9F486" w14:textId="470D86E4" w:rsidR="00760A8E" w:rsidRDefault="004B6B2A" w:rsidP="00D73986">
            <w:ins w:id="31" w:author="Marcos, Nathan" w:date="2020-11-06T20:50:00Z">
              <w:r>
                <w:t>Nathan Marcos</w:t>
              </w:r>
            </w:ins>
            <w:del w:id="32" w:author="Marcos, Nathan" w:date="2020-11-06T20:50:00Z">
              <w:r w:rsidR="00D2139F" w:rsidDel="004B6B2A">
                <w:delText>&lt;</w:delText>
              </w:r>
              <w:r w:rsidR="00760A8E" w:rsidDel="004B6B2A">
                <w:delText>Name 1</w:delText>
              </w:r>
              <w:r w:rsidR="00D2139F" w:rsidDel="004B6B2A">
                <w:delText>&gt;</w:delText>
              </w:r>
            </w:del>
          </w:p>
          <w:p w14:paraId="2A44A26F" w14:textId="293F7027" w:rsidR="00760A8E" w:rsidRDefault="004B6B2A" w:rsidP="00D73986">
            <w:ins w:id="33" w:author="Marcos, Nathan" w:date="2020-11-06T20:50:00Z">
              <w:r>
                <w:t>Jared Castaneda</w:t>
              </w:r>
            </w:ins>
            <w:del w:id="34" w:author="Marcos, Nathan" w:date="2020-11-06T20:50:00Z">
              <w:r w:rsidR="00D2139F" w:rsidDel="004B6B2A">
                <w:delText>&lt;</w:delText>
              </w:r>
              <w:r w:rsidR="00760A8E" w:rsidDel="004B6B2A">
                <w:delText>Name 2</w:delText>
              </w:r>
              <w:r w:rsidR="00D2139F" w:rsidDel="004B6B2A">
                <w:delText>&gt;</w:delText>
              </w:r>
            </w:del>
          </w:p>
          <w:p w14:paraId="7BAECB26" w14:textId="18485C13" w:rsidR="00760A8E" w:rsidRDefault="004B6B2A" w:rsidP="00D73986">
            <w:ins w:id="35" w:author="Marcos, Nathan" w:date="2020-11-06T20:50:00Z">
              <w:r>
                <w:t xml:space="preserve">Jawad </w:t>
              </w:r>
              <w:proofErr w:type="spellStart"/>
              <w:r>
                <w:t>Swed</w:t>
              </w:r>
            </w:ins>
            <w:proofErr w:type="spellEnd"/>
            <w:del w:id="36" w:author="Marcos, Nathan" w:date="2020-11-06T20:50:00Z">
              <w:r w:rsidR="00760A8E" w:rsidDel="004B6B2A">
                <w:delText>…</w:delText>
              </w:r>
            </w:del>
          </w:p>
        </w:tc>
      </w:tr>
      <w:tr w:rsidR="00760A8E" w14:paraId="09034EB7" w14:textId="77777777" w:rsidTr="00350166">
        <w:tc>
          <w:tcPr>
            <w:tcW w:w="0" w:type="auto"/>
          </w:tcPr>
          <w:p w14:paraId="55182332" w14:textId="18E7C865" w:rsidR="00760A8E" w:rsidRDefault="005A37B9" w:rsidP="00D73986">
            <w:r>
              <w:t>1.1</w:t>
            </w:r>
          </w:p>
        </w:tc>
        <w:tc>
          <w:tcPr>
            <w:tcW w:w="821" w:type="pct"/>
          </w:tcPr>
          <w:p w14:paraId="1A0B1A65" w14:textId="0D4719F6" w:rsidR="00760A8E" w:rsidRDefault="005A37B9" w:rsidP="00D73986">
            <w:ins w:id="37" w:author="Marcos, Nathan" w:date="2020-10-21T15:06:00Z">
              <w:r>
                <w:t>1</w:t>
              </w:r>
            </w:ins>
            <w:ins w:id="38" w:author="Marcos, Nathan" w:date="2020-11-09T09:46:00Z">
              <w:r w:rsidR="00350166">
                <w:t>1</w:t>
              </w:r>
            </w:ins>
            <w:ins w:id="39" w:author="Marcos, Nathan" w:date="2020-10-21T15:06:00Z">
              <w:r>
                <w:t>/</w:t>
              </w:r>
            </w:ins>
            <w:ins w:id="40" w:author="Marcos, Nathan" w:date="2020-11-09T09:46:00Z">
              <w:r w:rsidR="00350166">
                <w:t>8</w:t>
              </w:r>
            </w:ins>
            <w:ins w:id="41" w:author="Marcos, Nathan" w:date="2020-10-21T15:06:00Z">
              <w:r>
                <w:t>/2020</w:t>
              </w:r>
            </w:ins>
          </w:p>
        </w:tc>
        <w:tc>
          <w:tcPr>
            <w:tcW w:w="2934" w:type="pct"/>
          </w:tcPr>
          <w:p w14:paraId="3290C443" w14:textId="77777777" w:rsidR="00760A8E" w:rsidRDefault="005A37B9" w:rsidP="00D2139F">
            <w:pPr>
              <w:pStyle w:val="ListParagraph"/>
              <w:numPr>
                <w:ilvl w:val="0"/>
                <w:numId w:val="1"/>
              </w:numPr>
              <w:ind w:left="256" w:hanging="270"/>
              <w:rPr>
                <w:ins w:id="42" w:author="Marcos, Nathan" w:date="2020-11-09T09:46:00Z"/>
              </w:rPr>
            </w:pPr>
            <w:ins w:id="43" w:author="Marcos, Nathan" w:date="2020-10-21T15:07:00Z">
              <w:r>
                <w:t>Added the story User Login and Edit Account Information</w:t>
              </w:r>
            </w:ins>
          </w:p>
          <w:p w14:paraId="4C67BCB9" w14:textId="77777777" w:rsidR="00350166" w:rsidRDefault="00350166" w:rsidP="00350166">
            <w:pPr>
              <w:pStyle w:val="ListParagraph"/>
              <w:numPr>
                <w:ilvl w:val="0"/>
                <w:numId w:val="1"/>
              </w:numPr>
              <w:ind w:left="256" w:hanging="270"/>
              <w:rPr>
                <w:ins w:id="44" w:author="Marcos, Nathan" w:date="2020-11-09T09:46:00Z"/>
              </w:rPr>
            </w:pPr>
            <w:ins w:id="45" w:author="Marcos, Nathan" w:date="2020-11-09T09:46:00Z">
              <w:r>
                <w:t>Removed User Login and Edit Account Information story</w:t>
              </w:r>
            </w:ins>
          </w:p>
          <w:p w14:paraId="42BFEB69" w14:textId="77777777" w:rsidR="00350166" w:rsidRDefault="00350166" w:rsidP="00350166">
            <w:pPr>
              <w:pStyle w:val="ListParagraph"/>
              <w:numPr>
                <w:ilvl w:val="0"/>
                <w:numId w:val="1"/>
              </w:numPr>
              <w:ind w:left="256" w:hanging="270"/>
              <w:rPr>
                <w:ins w:id="46" w:author="Marcos, Nathan" w:date="2020-11-09T09:46:00Z"/>
              </w:rPr>
            </w:pPr>
            <w:ins w:id="47" w:author="Marcos, Nathan" w:date="2020-11-09T09:46:00Z">
              <w:r>
                <w:t>Added Book Flight, Search Flight, and Show Ticket stories and their software class diagrams (static and dynamic views)</w:t>
              </w:r>
            </w:ins>
          </w:p>
          <w:p w14:paraId="57B6EBB1" w14:textId="77777777" w:rsidR="00350166" w:rsidRDefault="00350166" w:rsidP="00350166">
            <w:pPr>
              <w:pStyle w:val="ListParagraph"/>
              <w:numPr>
                <w:ilvl w:val="0"/>
                <w:numId w:val="1"/>
              </w:numPr>
              <w:ind w:left="256" w:hanging="270"/>
              <w:rPr>
                <w:ins w:id="48" w:author="Marcos, Nathan" w:date="2020-11-09T09:46:00Z"/>
              </w:rPr>
            </w:pPr>
            <w:ins w:id="49" w:author="Marcos, Nathan" w:date="2020-11-09T09:46:00Z">
              <w:r>
                <w:t>Added descriptions for the new stories</w:t>
              </w:r>
            </w:ins>
          </w:p>
          <w:p w14:paraId="5B3FED70" w14:textId="1F7CC942" w:rsidR="00350166" w:rsidRDefault="00350166" w:rsidP="00350166">
            <w:pPr>
              <w:pStyle w:val="ListParagraph"/>
              <w:numPr>
                <w:ilvl w:val="0"/>
                <w:numId w:val="1"/>
              </w:numPr>
              <w:ind w:left="256" w:hanging="270"/>
            </w:pPr>
            <w:ins w:id="50" w:author="Marcos, Nathan" w:date="2020-11-09T09:46:00Z">
              <w:r>
                <w:t>Added all SSD traceability</w:t>
              </w:r>
            </w:ins>
          </w:p>
        </w:tc>
        <w:tc>
          <w:tcPr>
            <w:tcW w:w="830" w:type="pct"/>
          </w:tcPr>
          <w:p w14:paraId="3CE2EC03" w14:textId="77777777" w:rsidR="00760A8E" w:rsidRDefault="005A37B9" w:rsidP="00D73986">
            <w:pPr>
              <w:rPr>
                <w:ins w:id="51" w:author="Marcos, Nathan" w:date="2020-11-09T09:46:00Z"/>
              </w:rPr>
            </w:pPr>
            <w:ins w:id="52" w:author="Marcos, Nathan" w:date="2020-10-21T15:07:00Z">
              <w:r>
                <w:t>Nathan Marcos</w:t>
              </w:r>
            </w:ins>
          </w:p>
          <w:p w14:paraId="31631D5E" w14:textId="77777777" w:rsidR="00350166" w:rsidRDefault="00350166" w:rsidP="00D73986">
            <w:pPr>
              <w:rPr>
                <w:ins w:id="53" w:author="Marcos, Nathan" w:date="2020-12-05T22:45:00Z"/>
              </w:rPr>
            </w:pPr>
            <w:ins w:id="54" w:author="Marcos, Nathan" w:date="2020-11-09T09:46:00Z">
              <w:r>
                <w:t>Jared Castaneda</w:t>
              </w:r>
            </w:ins>
          </w:p>
          <w:p w14:paraId="3E84D59A" w14:textId="6855C2C3" w:rsidR="000E65F5" w:rsidRDefault="000E65F5" w:rsidP="00D73986">
            <w:ins w:id="55" w:author="Marcos, Nathan" w:date="2020-12-05T22:45:00Z">
              <w:r>
                <w:t xml:space="preserve">Jawad </w:t>
              </w:r>
              <w:proofErr w:type="spellStart"/>
              <w:r>
                <w:t>Swed</w:t>
              </w:r>
            </w:ins>
            <w:proofErr w:type="spellEnd"/>
          </w:p>
        </w:tc>
      </w:tr>
      <w:tr w:rsidR="000E65F5" w14:paraId="6BA297EB" w14:textId="77777777" w:rsidTr="00350166">
        <w:trPr>
          <w:ins w:id="56" w:author="Marcos, Nathan" w:date="2020-12-05T22:44:00Z"/>
        </w:trPr>
        <w:tc>
          <w:tcPr>
            <w:tcW w:w="0" w:type="auto"/>
          </w:tcPr>
          <w:p w14:paraId="34024F8A" w14:textId="5BD4116B" w:rsidR="000E65F5" w:rsidRDefault="000E65F5" w:rsidP="00D73986">
            <w:pPr>
              <w:rPr>
                <w:ins w:id="57" w:author="Marcos, Nathan" w:date="2020-12-05T22:44:00Z"/>
              </w:rPr>
            </w:pPr>
            <w:ins w:id="58" w:author="Marcos, Nathan" w:date="2020-12-05T22:44:00Z">
              <w:r>
                <w:t>1.2</w:t>
              </w:r>
            </w:ins>
          </w:p>
        </w:tc>
        <w:tc>
          <w:tcPr>
            <w:tcW w:w="821" w:type="pct"/>
          </w:tcPr>
          <w:p w14:paraId="57B23FEA" w14:textId="1EE1F665" w:rsidR="000E65F5" w:rsidRDefault="000E65F5" w:rsidP="00D73986">
            <w:pPr>
              <w:rPr>
                <w:ins w:id="59" w:author="Marcos, Nathan" w:date="2020-12-05T22:44:00Z"/>
              </w:rPr>
            </w:pPr>
            <w:ins w:id="60" w:author="Marcos, Nathan" w:date="2020-12-05T22:44:00Z">
              <w:r>
                <w:t>12/5/2020</w:t>
              </w:r>
            </w:ins>
          </w:p>
        </w:tc>
        <w:tc>
          <w:tcPr>
            <w:tcW w:w="2934" w:type="pct"/>
          </w:tcPr>
          <w:p w14:paraId="205446B9" w14:textId="12DA8CED" w:rsidR="000E65F5" w:rsidRDefault="000E65F5" w:rsidP="00D2139F">
            <w:pPr>
              <w:pStyle w:val="ListParagraph"/>
              <w:numPr>
                <w:ilvl w:val="0"/>
                <w:numId w:val="1"/>
              </w:numPr>
              <w:ind w:left="256" w:hanging="270"/>
              <w:rPr>
                <w:ins w:id="61" w:author="Marcos, Nathan" w:date="2020-12-05T22:44:00Z"/>
              </w:rPr>
            </w:pPr>
            <w:ins w:id="62" w:author="Marcos, Nathan" w:date="2020-12-05T22:44:00Z">
              <w:r>
                <w:t>Removed old design model</w:t>
              </w:r>
            </w:ins>
            <w:ins w:id="63" w:author="Jared Castaneda" w:date="2020-12-07T13:48:00Z">
              <w:r w:rsidR="0063321B">
                <w:t>, static and dynamic views reworked</w:t>
              </w:r>
            </w:ins>
          </w:p>
          <w:p w14:paraId="309A59DE" w14:textId="77777777" w:rsidR="000E65F5" w:rsidRDefault="000E65F5" w:rsidP="00D2139F">
            <w:pPr>
              <w:pStyle w:val="ListParagraph"/>
              <w:numPr>
                <w:ilvl w:val="0"/>
                <w:numId w:val="1"/>
              </w:numPr>
              <w:ind w:left="256" w:hanging="270"/>
              <w:rPr>
                <w:ins w:id="64" w:author="Jared Castaneda" w:date="2020-12-07T13:48:00Z"/>
              </w:rPr>
            </w:pPr>
            <w:ins w:id="65" w:author="Marcos, Nathan" w:date="2020-12-05T22:44:00Z">
              <w:r>
                <w:t xml:space="preserve">Added </w:t>
              </w:r>
            </w:ins>
            <w:ins w:id="66" w:author="Marcos, Nathan" w:date="2020-12-05T22:45:00Z">
              <w:r>
                <w:t>design model and dynamic views for all headers</w:t>
              </w:r>
            </w:ins>
          </w:p>
          <w:p w14:paraId="6C4AEB97" w14:textId="17402B4D" w:rsidR="0063321B" w:rsidRDefault="0063321B" w:rsidP="00D2139F">
            <w:pPr>
              <w:pStyle w:val="ListParagraph"/>
              <w:numPr>
                <w:ilvl w:val="0"/>
                <w:numId w:val="1"/>
              </w:numPr>
              <w:ind w:left="256" w:hanging="270"/>
              <w:rPr>
                <w:ins w:id="67" w:author="Marcos, Nathan" w:date="2020-12-05T22:44:00Z"/>
              </w:rPr>
            </w:pPr>
            <w:ins w:id="68" w:author="Jared Castaneda" w:date="2020-12-07T13:48:00Z">
              <w:r>
                <w:t>Edited user role</w:t>
              </w:r>
            </w:ins>
            <w:ins w:id="69" w:author="Jared Castaneda" w:date="2020-12-07T13:49:00Z">
              <w:r>
                <w:t>s</w:t>
              </w:r>
            </w:ins>
          </w:p>
        </w:tc>
        <w:tc>
          <w:tcPr>
            <w:tcW w:w="830" w:type="pct"/>
          </w:tcPr>
          <w:p w14:paraId="726B9381" w14:textId="77777777" w:rsidR="000E65F5" w:rsidRDefault="000E65F5" w:rsidP="00D73986">
            <w:pPr>
              <w:rPr>
                <w:ins w:id="70" w:author="Marcos, Nathan" w:date="2020-12-05T22:45:00Z"/>
              </w:rPr>
            </w:pPr>
            <w:ins w:id="71" w:author="Marcos, Nathan" w:date="2020-12-05T22:45:00Z">
              <w:r>
                <w:t>Nathan Marcos</w:t>
              </w:r>
            </w:ins>
          </w:p>
          <w:p w14:paraId="77315D06" w14:textId="77777777" w:rsidR="000E65F5" w:rsidRDefault="000E65F5" w:rsidP="00D73986">
            <w:pPr>
              <w:rPr>
                <w:ins w:id="72" w:author="Marcos, Nathan" w:date="2020-12-05T22:45:00Z"/>
              </w:rPr>
            </w:pPr>
            <w:ins w:id="73" w:author="Marcos, Nathan" w:date="2020-12-05T22:45:00Z">
              <w:r>
                <w:t>Jared Castaneda</w:t>
              </w:r>
            </w:ins>
          </w:p>
          <w:p w14:paraId="113CFC2A" w14:textId="44454B00" w:rsidR="000E65F5" w:rsidRDefault="000E65F5" w:rsidP="00D73986">
            <w:pPr>
              <w:rPr>
                <w:ins w:id="74" w:author="Marcos, Nathan" w:date="2020-12-05T22:44:00Z"/>
              </w:rPr>
            </w:pPr>
            <w:ins w:id="75" w:author="Marcos, Nathan" w:date="2020-12-05T22:45:00Z">
              <w:r>
                <w:t xml:space="preserve">Jawad </w:t>
              </w:r>
              <w:proofErr w:type="spellStart"/>
              <w:r>
                <w:t>Swed</w:t>
              </w:r>
            </w:ins>
            <w:proofErr w:type="spellEnd"/>
          </w:p>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pPr>
            <w:pStyle w:val="TOCHeading"/>
            <w:ind w:left="1440" w:hanging="1440"/>
            <w:pPrChange w:id="76" w:author="Jared Castaneda" w:date="2020-11-08T17:41:00Z">
              <w:pPr>
                <w:pStyle w:val="TOCHeading"/>
              </w:pPr>
            </w:pPrChange>
          </w:pPr>
          <w:r>
            <w:t>Table of Contents</w:t>
          </w:r>
        </w:p>
        <w:p w14:paraId="70805336" w14:textId="05F21990" w:rsidR="004B3E40" w:rsidRDefault="000C530D">
          <w:pPr>
            <w:pStyle w:val="TOC1"/>
            <w:rPr>
              <w:ins w:id="77" w:author="Marcos, Nathan" w:date="2020-12-06T21:07:00Z"/>
              <w:rFonts w:eastAsiaTheme="minorEastAsia"/>
              <w:sz w:val="22"/>
            </w:rPr>
          </w:pPr>
          <w:r>
            <w:fldChar w:fldCharType="begin"/>
          </w:r>
          <w:r>
            <w:instrText xml:space="preserve"> TOC \o "1-4" \h \z \u </w:instrText>
          </w:r>
          <w:r>
            <w:fldChar w:fldCharType="separate"/>
          </w:r>
          <w:ins w:id="78" w:author="Marcos, Nathan" w:date="2020-12-06T21:07:00Z">
            <w:r w:rsidR="004B3E40" w:rsidRPr="004F6CE8">
              <w:rPr>
                <w:rStyle w:val="Hyperlink"/>
              </w:rPr>
              <w:fldChar w:fldCharType="begin"/>
            </w:r>
            <w:r w:rsidR="004B3E40" w:rsidRPr="004F6CE8">
              <w:rPr>
                <w:rStyle w:val="Hyperlink"/>
              </w:rPr>
              <w:instrText xml:space="preserve"> </w:instrText>
            </w:r>
            <w:r w:rsidR="004B3E40">
              <w:instrText>HYPERLINK \l "_Toc58181269"</w:instrText>
            </w:r>
            <w:r w:rsidR="004B3E40" w:rsidRPr="004F6CE8">
              <w:rPr>
                <w:rStyle w:val="Hyperlink"/>
              </w:rPr>
              <w:instrText xml:space="preserve"> </w:instrText>
            </w:r>
            <w:r w:rsidR="004B3E40" w:rsidRPr="004F6CE8">
              <w:rPr>
                <w:rStyle w:val="Hyperlink"/>
              </w:rPr>
              <w:fldChar w:fldCharType="separate"/>
            </w:r>
            <w:r w:rsidR="004B3E40" w:rsidRPr="004F6CE8">
              <w:rPr>
                <w:rStyle w:val="Hyperlink"/>
              </w:rPr>
              <w:t>1</w:t>
            </w:r>
            <w:r w:rsidR="004B3E40">
              <w:rPr>
                <w:rFonts w:eastAsiaTheme="minorEastAsia"/>
                <w:sz w:val="22"/>
              </w:rPr>
              <w:tab/>
            </w:r>
            <w:r w:rsidR="004B3E40" w:rsidRPr="004F6CE8">
              <w:rPr>
                <w:rStyle w:val="Hyperlink"/>
              </w:rPr>
              <w:t>Static View</w:t>
            </w:r>
            <w:r w:rsidR="004B3E40">
              <w:rPr>
                <w:webHidden/>
              </w:rPr>
              <w:tab/>
            </w:r>
            <w:r w:rsidR="004B3E40">
              <w:rPr>
                <w:webHidden/>
              </w:rPr>
              <w:fldChar w:fldCharType="begin"/>
            </w:r>
            <w:r w:rsidR="004B3E40">
              <w:rPr>
                <w:webHidden/>
              </w:rPr>
              <w:instrText xml:space="preserve"> PAGEREF _Toc58181269 \h </w:instrText>
            </w:r>
          </w:ins>
          <w:r w:rsidR="004B3E40">
            <w:rPr>
              <w:webHidden/>
            </w:rPr>
          </w:r>
          <w:r w:rsidR="004B3E40">
            <w:rPr>
              <w:webHidden/>
            </w:rPr>
            <w:fldChar w:fldCharType="separate"/>
          </w:r>
          <w:ins w:id="79" w:author="Marcos, Nathan" w:date="2020-12-06T21:07:00Z">
            <w:r w:rsidR="004B3E40">
              <w:rPr>
                <w:webHidden/>
              </w:rPr>
              <w:t>1</w:t>
            </w:r>
            <w:r w:rsidR="004B3E40">
              <w:rPr>
                <w:webHidden/>
              </w:rPr>
              <w:fldChar w:fldCharType="end"/>
            </w:r>
            <w:r w:rsidR="004B3E40" w:rsidRPr="004F6CE8">
              <w:rPr>
                <w:rStyle w:val="Hyperlink"/>
              </w:rPr>
              <w:fldChar w:fldCharType="end"/>
            </w:r>
          </w:ins>
        </w:p>
        <w:p w14:paraId="060524AC" w14:textId="696B19AD" w:rsidR="004B3E40" w:rsidRDefault="004B3E40">
          <w:pPr>
            <w:pStyle w:val="TOC2"/>
            <w:rPr>
              <w:ins w:id="80" w:author="Marcos, Nathan" w:date="2020-12-06T21:07:00Z"/>
              <w:rFonts w:eastAsiaTheme="minorEastAsia"/>
              <w:noProof/>
            </w:rPr>
          </w:pPr>
          <w:ins w:id="81"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"_Toc58181277"</w:instrText>
            </w:r>
            <w:r w:rsidRPr="004F6CE8">
              <w:rPr>
                <w:rStyle w:val="Hyperlink"/>
                <w:noProof/>
              </w:rPr>
              <w:instrText xml:space="preserve"> </w:instrText>
            </w:r>
            <w:r w:rsidRPr="004F6CE8">
              <w:rPr>
                <w:rStyle w:val="Hyperlink"/>
                <w:noProof/>
              </w:rPr>
              <w:fldChar w:fldCharType="separate"/>
            </w:r>
            <w:r w:rsidRPr="004F6CE8">
              <w:rPr>
                <w:rStyle w:val="Hyperlink"/>
                <w:noProof/>
              </w:rPr>
              <w:t>1.1</w:t>
            </w:r>
            <w:r>
              <w:rPr>
                <w:rFonts w:eastAsiaTheme="minorEastAsia"/>
                <w:noProof/>
              </w:rPr>
              <w:tab/>
            </w:r>
            <w:r w:rsidRPr="004F6CE8">
              <w:rPr>
                <w:rStyle w:val="Hyperlink"/>
                <w:noProof/>
              </w:rPr>
              <w:t>Book Flight</w:t>
            </w:r>
            <w:r>
              <w:rPr>
                <w:noProof/>
                <w:webHidden/>
              </w:rPr>
              <w:tab/>
            </w:r>
            <w:r>
              <w:rPr>
                <w:noProof/>
                <w:webHidden/>
              </w:rPr>
              <w:fldChar w:fldCharType="begin"/>
            </w:r>
            <w:r>
              <w:rPr>
                <w:noProof/>
                <w:webHidden/>
              </w:rPr>
              <w:instrText xml:space="preserve"> PAGEREF _Toc58181277 \h </w:instrText>
            </w:r>
          </w:ins>
          <w:r>
            <w:rPr>
              <w:noProof/>
              <w:webHidden/>
            </w:rPr>
          </w:r>
          <w:r>
            <w:rPr>
              <w:noProof/>
              <w:webHidden/>
            </w:rPr>
            <w:fldChar w:fldCharType="separate"/>
          </w:r>
          <w:ins w:id="82" w:author="Marcos, Nathan" w:date="2020-12-06T21:07:00Z">
            <w:r>
              <w:rPr>
                <w:noProof/>
                <w:webHidden/>
              </w:rPr>
              <w:t>1</w:t>
            </w:r>
            <w:r>
              <w:rPr>
                <w:noProof/>
                <w:webHidden/>
              </w:rPr>
              <w:fldChar w:fldCharType="end"/>
            </w:r>
            <w:r w:rsidRPr="004F6CE8">
              <w:rPr>
                <w:rStyle w:val="Hyperlink"/>
                <w:noProof/>
              </w:rPr>
              <w:fldChar w:fldCharType="end"/>
            </w:r>
          </w:ins>
        </w:p>
        <w:p w14:paraId="0E5C9D40" w14:textId="6F186AA9" w:rsidR="004B3E40" w:rsidRDefault="004B3E40">
          <w:pPr>
            <w:pStyle w:val="TOC3"/>
            <w:rPr>
              <w:ins w:id="83" w:author="Marcos, Nathan" w:date="2020-12-06T21:07:00Z"/>
              <w:rFonts w:eastAsiaTheme="minorEastAsia"/>
              <w:noProof/>
            </w:rPr>
          </w:pPr>
          <w:ins w:id="84"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"_Toc58181278"</w:instrText>
            </w:r>
            <w:r w:rsidRPr="004F6CE8">
              <w:rPr>
                <w:rStyle w:val="Hyperlink"/>
                <w:noProof/>
              </w:rPr>
              <w:instrText xml:space="preserve"> </w:instrText>
            </w:r>
            <w:r w:rsidRPr="004F6CE8">
              <w:rPr>
                <w:rStyle w:val="Hyperlink"/>
                <w:noProof/>
              </w:rPr>
              <w:fldChar w:fldCharType="separate"/>
            </w:r>
            <w:r w:rsidRPr="004F6CE8">
              <w:rPr>
                <w:rStyle w:val="Hyperlink"/>
                <w:noProof/>
              </w:rPr>
              <w:t>1.1.1</w:t>
            </w:r>
            <w:r>
              <w:rPr>
                <w:rFonts w:eastAsiaTheme="minorEastAsia"/>
                <w:noProof/>
              </w:rPr>
              <w:tab/>
            </w:r>
            <w:r w:rsidRPr="004F6CE8">
              <w:rPr>
                <w:rStyle w:val="Hyperlink"/>
                <w:noProof/>
              </w:rPr>
              <w:t>Software Class Diagram</w:t>
            </w:r>
            <w:r>
              <w:rPr>
                <w:noProof/>
                <w:webHidden/>
              </w:rPr>
              <w:tab/>
            </w:r>
            <w:r>
              <w:rPr>
                <w:noProof/>
                <w:webHidden/>
              </w:rPr>
              <w:fldChar w:fldCharType="begin"/>
            </w:r>
            <w:r>
              <w:rPr>
                <w:noProof/>
                <w:webHidden/>
              </w:rPr>
              <w:instrText xml:space="preserve"> PAGEREF _Toc58181278 \h </w:instrText>
            </w:r>
          </w:ins>
          <w:r>
            <w:rPr>
              <w:noProof/>
              <w:webHidden/>
            </w:rPr>
          </w:r>
          <w:r>
            <w:rPr>
              <w:noProof/>
              <w:webHidden/>
            </w:rPr>
            <w:fldChar w:fldCharType="separate"/>
          </w:r>
          <w:ins w:id="85" w:author="Marcos, Nathan" w:date="2020-12-06T21:07:00Z">
            <w:r>
              <w:rPr>
                <w:noProof/>
                <w:webHidden/>
              </w:rPr>
              <w:t>1</w:t>
            </w:r>
            <w:r>
              <w:rPr>
                <w:noProof/>
                <w:webHidden/>
              </w:rPr>
              <w:fldChar w:fldCharType="end"/>
            </w:r>
            <w:r w:rsidRPr="004F6CE8">
              <w:rPr>
                <w:rStyle w:val="Hyperlink"/>
                <w:noProof/>
              </w:rPr>
              <w:fldChar w:fldCharType="end"/>
            </w:r>
          </w:ins>
        </w:p>
        <w:p w14:paraId="12094DA9" w14:textId="46872641" w:rsidR="004B3E40" w:rsidRDefault="004B3E40">
          <w:pPr>
            <w:pStyle w:val="TOC3"/>
            <w:rPr>
              <w:ins w:id="86" w:author="Marcos, Nathan" w:date="2020-12-06T21:07:00Z"/>
              <w:rFonts w:eastAsiaTheme="minorEastAsia"/>
              <w:noProof/>
            </w:rPr>
          </w:pPr>
          <w:ins w:id="87"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"_Toc58181279"</w:instrText>
            </w:r>
            <w:r w:rsidRPr="004F6CE8">
              <w:rPr>
                <w:rStyle w:val="Hyperlink"/>
                <w:noProof/>
              </w:rPr>
              <w:instrText xml:space="preserve"> </w:instrText>
            </w:r>
            <w:r w:rsidRPr="004F6CE8">
              <w:rPr>
                <w:rStyle w:val="Hyperlink"/>
                <w:noProof/>
              </w:rPr>
              <w:fldChar w:fldCharType="separate"/>
            </w:r>
            <w:r w:rsidRPr="004F6CE8">
              <w:rPr>
                <w:rStyle w:val="Hyperlink"/>
                <w:noProof/>
              </w:rPr>
              <w:t>1.1.2</w:t>
            </w:r>
            <w:r>
              <w:rPr>
                <w:rFonts w:eastAsiaTheme="minorEastAsia"/>
                <w:noProof/>
              </w:rPr>
              <w:tab/>
            </w:r>
            <w:r w:rsidRPr="004F6CE8">
              <w:rPr>
                <w:rStyle w:val="Hyperlink"/>
                <w:noProof/>
              </w:rPr>
              <w:t>Description</w:t>
            </w:r>
            <w:r>
              <w:rPr>
                <w:noProof/>
                <w:webHidden/>
              </w:rPr>
              <w:tab/>
            </w:r>
            <w:r>
              <w:rPr>
                <w:noProof/>
                <w:webHidden/>
              </w:rPr>
              <w:fldChar w:fldCharType="begin"/>
            </w:r>
            <w:r>
              <w:rPr>
                <w:noProof/>
                <w:webHidden/>
              </w:rPr>
              <w:instrText xml:space="preserve"> PAGEREF _Toc58181279 \h </w:instrText>
            </w:r>
          </w:ins>
          <w:r>
            <w:rPr>
              <w:noProof/>
              <w:webHidden/>
            </w:rPr>
          </w:r>
          <w:r>
            <w:rPr>
              <w:noProof/>
              <w:webHidden/>
            </w:rPr>
            <w:fldChar w:fldCharType="separate"/>
          </w:r>
          <w:ins w:id="88" w:author="Marcos, Nathan" w:date="2020-12-06T21:07:00Z">
            <w:r>
              <w:rPr>
                <w:noProof/>
                <w:webHidden/>
              </w:rPr>
              <w:t>1</w:t>
            </w:r>
            <w:r>
              <w:rPr>
                <w:noProof/>
                <w:webHidden/>
              </w:rPr>
              <w:fldChar w:fldCharType="end"/>
            </w:r>
            <w:r w:rsidRPr="004F6CE8">
              <w:rPr>
                <w:rStyle w:val="Hyperlink"/>
                <w:noProof/>
              </w:rPr>
              <w:fldChar w:fldCharType="end"/>
            </w:r>
          </w:ins>
        </w:p>
        <w:p w14:paraId="09F502B9" w14:textId="3BEEF818" w:rsidR="004B3E40" w:rsidRDefault="004B3E40">
          <w:pPr>
            <w:pStyle w:val="TOC2"/>
            <w:rPr>
              <w:ins w:id="89" w:author="Marcos, Nathan" w:date="2020-12-06T21:07:00Z"/>
              <w:rFonts w:eastAsiaTheme="minorEastAsia"/>
              <w:noProof/>
            </w:rPr>
          </w:pPr>
          <w:ins w:id="90"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"_Toc58181280"</w:instrText>
            </w:r>
            <w:r w:rsidRPr="004F6CE8">
              <w:rPr>
                <w:rStyle w:val="Hyperlink"/>
                <w:noProof/>
              </w:rPr>
              <w:instrText xml:space="preserve"> </w:instrText>
            </w:r>
            <w:r w:rsidRPr="004F6CE8">
              <w:rPr>
                <w:rStyle w:val="Hyperlink"/>
                <w:noProof/>
              </w:rPr>
              <w:fldChar w:fldCharType="separate"/>
            </w:r>
            <w:r w:rsidRPr="004F6CE8">
              <w:rPr>
                <w:rStyle w:val="Hyperlink"/>
                <w:noProof/>
              </w:rPr>
              <w:t>1.2</w:t>
            </w:r>
            <w:r>
              <w:rPr>
                <w:rFonts w:eastAsiaTheme="minorEastAsia"/>
                <w:noProof/>
              </w:rPr>
              <w:tab/>
            </w:r>
            <w:r w:rsidRPr="004F6CE8">
              <w:rPr>
                <w:rStyle w:val="Hyperlink"/>
                <w:noProof/>
              </w:rPr>
              <w:t>Authenticate Customer</w:t>
            </w:r>
            <w:r>
              <w:rPr>
                <w:noProof/>
                <w:webHidden/>
              </w:rPr>
              <w:tab/>
            </w:r>
            <w:r>
              <w:rPr>
                <w:noProof/>
                <w:webHidden/>
              </w:rPr>
              <w:fldChar w:fldCharType="begin"/>
            </w:r>
            <w:r>
              <w:rPr>
                <w:noProof/>
                <w:webHidden/>
              </w:rPr>
              <w:instrText xml:space="preserve"> PAGEREF _Toc58181280 \h </w:instrText>
            </w:r>
          </w:ins>
          <w:r>
            <w:rPr>
              <w:noProof/>
              <w:webHidden/>
            </w:rPr>
          </w:r>
          <w:r>
            <w:rPr>
              <w:noProof/>
              <w:webHidden/>
            </w:rPr>
            <w:fldChar w:fldCharType="separate"/>
          </w:r>
          <w:ins w:id="91" w:author="Marcos, Nathan" w:date="2020-12-06T21:07:00Z">
            <w:r>
              <w:rPr>
                <w:noProof/>
                <w:webHidden/>
              </w:rPr>
              <w:t>2</w:t>
            </w:r>
            <w:r>
              <w:rPr>
                <w:noProof/>
                <w:webHidden/>
              </w:rPr>
              <w:fldChar w:fldCharType="end"/>
            </w:r>
            <w:r w:rsidRPr="004F6CE8">
              <w:rPr>
                <w:rStyle w:val="Hyperlink"/>
                <w:noProof/>
              </w:rPr>
              <w:fldChar w:fldCharType="end"/>
            </w:r>
          </w:ins>
        </w:p>
        <w:p w14:paraId="17761AC6" w14:textId="76777C8C" w:rsidR="004B3E40" w:rsidRDefault="004B3E40">
          <w:pPr>
            <w:pStyle w:val="TOC3"/>
            <w:rPr>
              <w:ins w:id="92" w:author="Marcos, Nathan" w:date="2020-12-06T21:07:00Z"/>
              <w:rFonts w:eastAsiaTheme="minorEastAsia"/>
              <w:noProof/>
            </w:rPr>
          </w:pPr>
          <w:ins w:id="93"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"_Toc58181281"</w:instrText>
            </w:r>
            <w:r w:rsidRPr="004F6CE8">
              <w:rPr>
                <w:rStyle w:val="Hyperlink"/>
                <w:noProof/>
              </w:rPr>
              <w:instrText xml:space="preserve"> </w:instrText>
            </w:r>
            <w:r w:rsidRPr="004F6CE8">
              <w:rPr>
                <w:rStyle w:val="Hyperlink"/>
                <w:noProof/>
              </w:rPr>
              <w:fldChar w:fldCharType="separate"/>
            </w:r>
            <w:r w:rsidRPr="004F6CE8">
              <w:rPr>
                <w:rStyle w:val="Hyperlink"/>
                <w:noProof/>
              </w:rPr>
              <w:t>1.2.1</w:t>
            </w:r>
            <w:r>
              <w:rPr>
                <w:rFonts w:eastAsiaTheme="minorEastAsia"/>
                <w:noProof/>
              </w:rPr>
              <w:tab/>
            </w:r>
            <w:r w:rsidRPr="004F6CE8">
              <w:rPr>
                <w:rStyle w:val="Hyperlink"/>
                <w:noProof/>
              </w:rPr>
              <w:t>Software Class Diagram</w:t>
            </w:r>
            <w:r>
              <w:rPr>
                <w:noProof/>
                <w:webHidden/>
              </w:rPr>
              <w:tab/>
            </w:r>
            <w:r>
              <w:rPr>
                <w:noProof/>
                <w:webHidden/>
              </w:rPr>
              <w:fldChar w:fldCharType="begin"/>
            </w:r>
            <w:r>
              <w:rPr>
                <w:noProof/>
                <w:webHidden/>
              </w:rPr>
              <w:instrText xml:space="preserve"> PAGEREF _Toc58181281 \h </w:instrText>
            </w:r>
          </w:ins>
          <w:r>
            <w:rPr>
              <w:noProof/>
              <w:webHidden/>
            </w:rPr>
          </w:r>
          <w:r>
            <w:rPr>
              <w:noProof/>
              <w:webHidden/>
            </w:rPr>
            <w:fldChar w:fldCharType="separate"/>
          </w:r>
          <w:ins w:id="94" w:author="Marcos, Nathan" w:date="2020-12-06T21:07:00Z">
            <w:r>
              <w:rPr>
                <w:noProof/>
                <w:webHidden/>
              </w:rPr>
              <w:t>2</w:t>
            </w:r>
            <w:r>
              <w:rPr>
                <w:noProof/>
                <w:webHidden/>
              </w:rPr>
              <w:fldChar w:fldCharType="end"/>
            </w:r>
            <w:r w:rsidRPr="004F6CE8">
              <w:rPr>
                <w:rStyle w:val="Hyperlink"/>
                <w:noProof/>
              </w:rPr>
              <w:fldChar w:fldCharType="end"/>
            </w:r>
          </w:ins>
        </w:p>
        <w:p w14:paraId="28EDCDD0" w14:textId="7E1D48DD" w:rsidR="004B3E40" w:rsidRDefault="004B3E40">
          <w:pPr>
            <w:pStyle w:val="TOC3"/>
            <w:rPr>
              <w:ins w:id="95" w:author="Marcos, Nathan" w:date="2020-12-06T21:07:00Z"/>
              <w:rFonts w:eastAsiaTheme="minorEastAsia"/>
              <w:noProof/>
            </w:rPr>
          </w:pPr>
          <w:ins w:id="96"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"_Toc58181282"</w:instrText>
            </w:r>
            <w:r w:rsidRPr="004F6CE8">
              <w:rPr>
                <w:rStyle w:val="Hyperlink"/>
                <w:noProof/>
              </w:rPr>
              <w:instrText xml:space="preserve"> </w:instrText>
            </w:r>
            <w:r w:rsidRPr="004F6CE8">
              <w:rPr>
                <w:rStyle w:val="Hyperlink"/>
                <w:noProof/>
              </w:rPr>
              <w:fldChar w:fldCharType="separate"/>
            </w:r>
            <w:r w:rsidRPr="004F6CE8">
              <w:rPr>
                <w:rStyle w:val="Hyperlink"/>
                <w:noProof/>
              </w:rPr>
              <w:t>1.2.2</w:t>
            </w:r>
            <w:r>
              <w:rPr>
                <w:rFonts w:eastAsiaTheme="minorEastAsia"/>
                <w:noProof/>
              </w:rPr>
              <w:tab/>
            </w:r>
            <w:r w:rsidRPr="004F6CE8">
              <w:rPr>
                <w:rStyle w:val="Hyperlink"/>
                <w:noProof/>
              </w:rPr>
              <w:t>Description</w:t>
            </w:r>
            <w:r>
              <w:rPr>
                <w:noProof/>
                <w:webHidden/>
              </w:rPr>
              <w:tab/>
            </w:r>
            <w:r>
              <w:rPr>
                <w:noProof/>
                <w:webHidden/>
              </w:rPr>
              <w:fldChar w:fldCharType="begin"/>
            </w:r>
            <w:r>
              <w:rPr>
                <w:noProof/>
                <w:webHidden/>
              </w:rPr>
              <w:instrText xml:space="preserve"> PAGEREF _Toc58181282 \h </w:instrText>
            </w:r>
          </w:ins>
          <w:r>
            <w:rPr>
              <w:noProof/>
              <w:webHidden/>
            </w:rPr>
          </w:r>
          <w:r>
            <w:rPr>
              <w:noProof/>
              <w:webHidden/>
            </w:rPr>
            <w:fldChar w:fldCharType="separate"/>
          </w:r>
          <w:ins w:id="97" w:author="Marcos, Nathan" w:date="2020-12-06T21:07:00Z">
            <w:r>
              <w:rPr>
                <w:noProof/>
                <w:webHidden/>
              </w:rPr>
              <w:t>2</w:t>
            </w:r>
            <w:r>
              <w:rPr>
                <w:noProof/>
                <w:webHidden/>
              </w:rPr>
              <w:fldChar w:fldCharType="end"/>
            </w:r>
            <w:r w:rsidRPr="004F6CE8">
              <w:rPr>
                <w:rStyle w:val="Hyperlink"/>
                <w:noProof/>
              </w:rPr>
              <w:fldChar w:fldCharType="end"/>
            </w:r>
          </w:ins>
        </w:p>
        <w:p w14:paraId="45FD5AA9" w14:textId="3B934519" w:rsidR="004B3E40" w:rsidRDefault="004B3E40">
          <w:pPr>
            <w:pStyle w:val="TOC2"/>
            <w:rPr>
              <w:ins w:id="98" w:author="Marcos, Nathan" w:date="2020-12-06T21:07:00Z"/>
              <w:rFonts w:eastAsiaTheme="minorEastAsia"/>
              <w:noProof/>
            </w:rPr>
          </w:pPr>
          <w:ins w:id="99"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"_Toc58181284"</w:instrText>
            </w:r>
            <w:r w:rsidRPr="004F6CE8">
              <w:rPr>
                <w:rStyle w:val="Hyperlink"/>
                <w:noProof/>
              </w:rPr>
              <w:instrText xml:space="preserve"> </w:instrText>
            </w:r>
            <w:r w:rsidRPr="004F6CE8">
              <w:rPr>
                <w:rStyle w:val="Hyperlink"/>
                <w:noProof/>
              </w:rPr>
              <w:fldChar w:fldCharType="separate"/>
            </w:r>
            <w:r w:rsidRPr="004F6CE8">
              <w:rPr>
                <w:rStyle w:val="Hyperlink"/>
                <w:noProof/>
              </w:rPr>
              <w:t>1.3</w:t>
            </w:r>
            <w:r>
              <w:rPr>
                <w:rFonts w:eastAsiaTheme="minorEastAsia"/>
                <w:noProof/>
              </w:rPr>
              <w:tab/>
            </w:r>
            <w:r w:rsidRPr="004F6CE8">
              <w:rPr>
                <w:rStyle w:val="Hyperlink"/>
                <w:noProof/>
              </w:rPr>
              <w:t>Show Ticket</w:t>
            </w:r>
            <w:r>
              <w:rPr>
                <w:noProof/>
                <w:webHidden/>
              </w:rPr>
              <w:tab/>
            </w:r>
            <w:r>
              <w:rPr>
                <w:noProof/>
                <w:webHidden/>
              </w:rPr>
              <w:fldChar w:fldCharType="begin"/>
            </w:r>
            <w:r>
              <w:rPr>
                <w:noProof/>
                <w:webHidden/>
              </w:rPr>
              <w:instrText xml:space="preserve"> PAGEREF _Toc58181284 \h </w:instrText>
            </w:r>
          </w:ins>
          <w:r>
            <w:rPr>
              <w:noProof/>
              <w:webHidden/>
            </w:rPr>
          </w:r>
          <w:r>
            <w:rPr>
              <w:noProof/>
              <w:webHidden/>
            </w:rPr>
            <w:fldChar w:fldCharType="separate"/>
          </w:r>
          <w:ins w:id="100" w:author="Marcos, Nathan" w:date="2020-12-06T21:07:00Z">
            <w:r>
              <w:rPr>
                <w:noProof/>
                <w:webHidden/>
              </w:rPr>
              <w:t>3</w:t>
            </w:r>
            <w:r>
              <w:rPr>
                <w:noProof/>
                <w:webHidden/>
              </w:rPr>
              <w:fldChar w:fldCharType="end"/>
            </w:r>
            <w:r w:rsidRPr="004F6CE8">
              <w:rPr>
                <w:rStyle w:val="Hyperlink"/>
                <w:noProof/>
              </w:rPr>
              <w:fldChar w:fldCharType="end"/>
            </w:r>
          </w:ins>
        </w:p>
        <w:p w14:paraId="238BE4C8" w14:textId="58F8B219" w:rsidR="004B3E40" w:rsidRDefault="004B3E40">
          <w:pPr>
            <w:pStyle w:val="TOC3"/>
            <w:rPr>
              <w:ins w:id="101" w:author="Marcos, Nathan" w:date="2020-12-06T21:07:00Z"/>
              <w:rFonts w:eastAsiaTheme="minorEastAsia"/>
              <w:noProof/>
            </w:rPr>
          </w:pPr>
          <w:ins w:id="102"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"_Toc58181285"</w:instrText>
            </w:r>
            <w:r w:rsidRPr="004F6CE8">
              <w:rPr>
                <w:rStyle w:val="Hyperlink"/>
                <w:noProof/>
              </w:rPr>
              <w:instrText xml:space="preserve"> </w:instrText>
            </w:r>
            <w:r w:rsidRPr="004F6CE8">
              <w:rPr>
                <w:rStyle w:val="Hyperlink"/>
                <w:noProof/>
              </w:rPr>
              <w:fldChar w:fldCharType="separate"/>
            </w:r>
            <w:r>
              <w:rPr>
                <w:rFonts w:eastAsiaTheme="minorEastAsia"/>
                <w:noProof/>
              </w:rPr>
              <w:tab/>
            </w:r>
            <w:r w:rsidRPr="004F6CE8">
              <w:rPr>
                <w:rStyle w:val="Hyperlink"/>
                <w:noProof/>
              </w:rPr>
              <w:t>Software Class Diagram</w:t>
            </w:r>
            <w:r>
              <w:rPr>
                <w:noProof/>
                <w:webHidden/>
              </w:rPr>
              <w:tab/>
            </w:r>
            <w:r>
              <w:rPr>
                <w:noProof/>
                <w:webHidden/>
              </w:rPr>
              <w:fldChar w:fldCharType="begin"/>
            </w:r>
            <w:r>
              <w:rPr>
                <w:noProof/>
                <w:webHidden/>
              </w:rPr>
              <w:instrText xml:space="preserve"> PAGEREF _Toc58181285 \h </w:instrText>
            </w:r>
          </w:ins>
          <w:r>
            <w:rPr>
              <w:noProof/>
              <w:webHidden/>
            </w:rPr>
          </w:r>
          <w:r>
            <w:rPr>
              <w:noProof/>
              <w:webHidden/>
            </w:rPr>
            <w:fldChar w:fldCharType="separate"/>
          </w:r>
          <w:ins w:id="103" w:author="Marcos, Nathan" w:date="2020-12-06T21:07:00Z">
            <w:r>
              <w:rPr>
                <w:noProof/>
                <w:webHidden/>
              </w:rPr>
              <w:t>3</w:t>
            </w:r>
            <w:r>
              <w:rPr>
                <w:noProof/>
                <w:webHidden/>
              </w:rPr>
              <w:fldChar w:fldCharType="end"/>
            </w:r>
            <w:r w:rsidRPr="004F6CE8">
              <w:rPr>
                <w:rStyle w:val="Hyperlink"/>
                <w:noProof/>
              </w:rPr>
              <w:fldChar w:fldCharType="end"/>
            </w:r>
          </w:ins>
        </w:p>
        <w:p w14:paraId="48D488E6" w14:textId="69C963FD" w:rsidR="004B3E40" w:rsidRDefault="004B3E40">
          <w:pPr>
            <w:pStyle w:val="TOC3"/>
            <w:rPr>
              <w:ins w:id="104" w:author="Marcos, Nathan" w:date="2020-12-06T21:07:00Z"/>
              <w:rFonts w:eastAsiaTheme="minorEastAsia"/>
              <w:noProof/>
            </w:rPr>
          </w:pPr>
          <w:ins w:id="105"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"_Toc58181286"</w:instrText>
            </w:r>
            <w:r w:rsidRPr="004F6CE8">
              <w:rPr>
                <w:rStyle w:val="Hyperlink"/>
                <w:noProof/>
              </w:rPr>
              <w:instrText xml:space="preserve"> </w:instrText>
            </w:r>
            <w:r w:rsidRPr="004F6CE8">
              <w:rPr>
                <w:rStyle w:val="Hyperlink"/>
                <w:noProof/>
              </w:rPr>
              <w:fldChar w:fldCharType="separate"/>
            </w:r>
            <w:r w:rsidRPr="004F6CE8">
              <w:rPr>
                <w:rStyle w:val="Hyperlink"/>
                <w:noProof/>
              </w:rPr>
              <w:t>1.3.1</w:t>
            </w:r>
            <w:r>
              <w:rPr>
                <w:noProof/>
                <w:webHidden/>
              </w:rPr>
              <w:tab/>
            </w:r>
            <w:r>
              <w:rPr>
                <w:noProof/>
                <w:webHidden/>
              </w:rPr>
              <w:fldChar w:fldCharType="begin"/>
            </w:r>
            <w:r>
              <w:rPr>
                <w:noProof/>
                <w:webHidden/>
              </w:rPr>
              <w:instrText xml:space="preserve"> PAGEREF _Toc58181286 \h </w:instrText>
            </w:r>
          </w:ins>
          <w:r>
            <w:rPr>
              <w:noProof/>
              <w:webHidden/>
            </w:rPr>
          </w:r>
          <w:r>
            <w:rPr>
              <w:noProof/>
              <w:webHidden/>
            </w:rPr>
            <w:fldChar w:fldCharType="separate"/>
          </w:r>
          <w:ins w:id="106" w:author="Marcos, Nathan" w:date="2020-12-06T21:07:00Z">
            <w:r>
              <w:rPr>
                <w:noProof/>
                <w:webHidden/>
              </w:rPr>
              <w:t>3</w:t>
            </w:r>
            <w:r>
              <w:rPr>
                <w:noProof/>
                <w:webHidden/>
              </w:rPr>
              <w:fldChar w:fldCharType="end"/>
            </w:r>
            <w:r w:rsidRPr="004F6CE8">
              <w:rPr>
                <w:rStyle w:val="Hyperlink"/>
                <w:noProof/>
              </w:rPr>
              <w:fldChar w:fldCharType="end"/>
            </w:r>
          </w:ins>
        </w:p>
        <w:p w14:paraId="1C94BAE5" w14:textId="3282854E" w:rsidR="004B3E40" w:rsidRDefault="004B3E40">
          <w:pPr>
            <w:pStyle w:val="TOC3"/>
            <w:rPr>
              <w:ins w:id="107" w:author="Marcos, Nathan" w:date="2020-12-06T21:07:00Z"/>
              <w:rFonts w:eastAsiaTheme="minorEastAsia"/>
              <w:noProof/>
            </w:rPr>
          </w:pPr>
          <w:ins w:id="108"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"_Toc58181287"</w:instrText>
            </w:r>
            <w:r w:rsidRPr="004F6CE8">
              <w:rPr>
                <w:rStyle w:val="Hyperlink"/>
                <w:noProof/>
              </w:rPr>
              <w:instrText xml:space="preserve"> </w:instrText>
            </w:r>
            <w:r w:rsidRPr="004F6CE8">
              <w:rPr>
                <w:rStyle w:val="Hyperlink"/>
                <w:noProof/>
              </w:rPr>
              <w:fldChar w:fldCharType="separate"/>
            </w:r>
            <w:r w:rsidRPr="004F6CE8">
              <w:rPr>
                <w:rStyle w:val="Hyperlink"/>
                <w:noProof/>
              </w:rPr>
              <w:t>1.3.2</w:t>
            </w:r>
            <w:r>
              <w:rPr>
                <w:rFonts w:eastAsiaTheme="minorEastAsia"/>
                <w:noProof/>
              </w:rPr>
              <w:tab/>
            </w:r>
            <w:r w:rsidRPr="004F6CE8">
              <w:rPr>
                <w:rStyle w:val="Hyperlink"/>
                <w:noProof/>
              </w:rPr>
              <w:t>Description</w:t>
            </w:r>
            <w:r>
              <w:rPr>
                <w:noProof/>
                <w:webHidden/>
              </w:rPr>
              <w:tab/>
            </w:r>
            <w:r>
              <w:rPr>
                <w:noProof/>
                <w:webHidden/>
              </w:rPr>
              <w:fldChar w:fldCharType="begin"/>
            </w:r>
            <w:r>
              <w:rPr>
                <w:noProof/>
                <w:webHidden/>
              </w:rPr>
              <w:instrText xml:space="preserve"> PAGEREF _Toc58181287 \h </w:instrText>
            </w:r>
          </w:ins>
          <w:r>
            <w:rPr>
              <w:noProof/>
              <w:webHidden/>
            </w:rPr>
          </w:r>
          <w:r>
            <w:rPr>
              <w:noProof/>
              <w:webHidden/>
            </w:rPr>
            <w:fldChar w:fldCharType="separate"/>
          </w:r>
          <w:ins w:id="109" w:author="Marcos, Nathan" w:date="2020-12-06T21:07:00Z">
            <w:r>
              <w:rPr>
                <w:noProof/>
                <w:webHidden/>
              </w:rPr>
              <w:t>3</w:t>
            </w:r>
            <w:r>
              <w:rPr>
                <w:noProof/>
                <w:webHidden/>
              </w:rPr>
              <w:fldChar w:fldCharType="end"/>
            </w:r>
            <w:r w:rsidRPr="004F6CE8">
              <w:rPr>
                <w:rStyle w:val="Hyperlink"/>
                <w:noProof/>
              </w:rPr>
              <w:fldChar w:fldCharType="end"/>
            </w:r>
          </w:ins>
        </w:p>
        <w:p w14:paraId="10D2A6C8" w14:textId="6BCB8192" w:rsidR="004B3E40" w:rsidRDefault="004B3E40">
          <w:pPr>
            <w:pStyle w:val="TOC2"/>
            <w:rPr>
              <w:ins w:id="110" w:author="Marcos, Nathan" w:date="2020-12-06T21:07:00Z"/>
              <w:rFonts w:eastAsiaTheme="minorEastAsia"/>
              <w:noProof/>
            </w:rPr>
          </w:pPr>
          <w:ins w:id="111"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"_Toc58181288"</w:instrText>
            </w:r>
            <w:r w:rsidRPr="004F6CE8">
              <w:rPr>
                <w:rStyle w:val="Hyperlink"/>
                <w:noProof/>
              </w:rPr>
              <w:instrText xml:space="preserve"> </w:instrText>
            </w:r>
            <w:r w:rsidRPr="004F6CE8">
              <w:rPr>
                <w:rStyle w:val="Hyperlink"/>
                <w:noProof/>
              </w:rPr>
              <w:fldChar w:fldCharType="separate"/>
            </w:r>
            <w:r w:rsidRPr="004F6CE8">
              <w:rPr>
                <w:rStyle w:val="Hyperlink"/>
                <w:noProof/>
              </w:rPr>
              <w:t>1.4</w:t>
            </w:r>
            <w:r>
              <w:rPr>
                <w:rFonts w:eastAsiaTheme="minorEastAsia"/>
                <w:noProof/>
              </w:rPr>
              <w:tab/>
            </w:r>
            <w:r w:rsidRPr="004F6CE8">
              <w:rPr>
                <w:rStyle w:val="Hyperlink"/>
                <w:noProof/>
              </w:rPr>
              <w:t>Get Meal</w:t>
            </w:r>
            <w:r>
              <w:rPr>
                <w:noProof/>
                <w:webHidden/>
              </w:rPr>
              <w:tab/>
            </w:r>
            <w:r>
              <w:rPr>
                <w:noProof/>
                <w:webHidden/>
              </w:rPr>
              <w:fldChar w:fldCharType="begin"/>
            </w:r>
            <w:r>
              <w:rPr>
                <w:noProof/>
                <w:webHidden/>
              </w:rPr>
              <w:instrText xml:space="preserve"> PAGEREF _Toc58181288 \h </w:instrText>
            </w:r>
          </w:ins>
          <w:r>
            <w:rPr>
              <w:noProof/>
              <w:webHidden/>
            </w:rPr>
          </w:r>
          <w:r>
            <w:rPr>
              <w:noProof/>
              <w:webHidden/>
            </w:rPr>
            <w:fldChar w:fldCharType="separate"/>
          </w:r>
          <w:ins w:id="112" w:author="Marcos, Nathan" w:date="2020-12-06T21:07:00Z">
            <w:r>
              <w:rPr>
                <w:noProof/>
                <w:webHidden/>
              </w:rPr>
              <w:t>4</w:t>
            </w:r>
            <w:r>
              <w:rPr>
                <w:noProof/>
                <w:webHidden/>
              </w:rPr>
              <w:fldChar w:fldCharType="end"/>
            </w:r>
            <w:r w:rsidRPr="004F6CE8">
              <w:rPr>
                <w:rStyle w:val="Hyperlink"/>
                <w:noProof/>
              </w:rPr>
              <w:fldChar w:fldCharType="end"/>
            </w:r>
          </w:ins>
        </w:p>
        <w:p w14:paraId="7C54F3FC" w14:textId="4D235B5D" w:rsidR="004B3E40" w:rsidRDefault="004B3E40">
          <w:pPr>
            <w:pStyle w:val="TOC3"/>
            <w:rPr>
              <w:ins w:id="113" w:author="Marcos, Nathan" w:date="2020-12-06T21:07:00Z"/>
              <w:rFonts w:eastAsiaTheme="minorEastAsia"/>
              <w:noProof/>
            </w:rPr>
          </w:pPr>
          <w:ins w:id="114"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"_Toc58181289"</w:instrText>
            </w:r>
            <w:r w:rsidRPr="004F6CE8">
              <w:rPr>
                <w:rStyle w:val="Hyperlink"/>
                <w:noProof/>
              </w:rPr>
              <w:instrText xml:space="preserve"> </w:instrText>
            </w:r>
            <w:r w:rsidRPr="004F6CE8">
              <w:rPr>
                <w:rStyle w:val="Hyperlink"/>
                <w:noProof/>
              </w:rPr>
              <w:fldChar w:fldCharType="separate"/>
            </w:r>
            <w:r w:rsidRPr="004F6CE8">
              <w:rPr>
                <w:rStyle w:val="Hyperlink"/>
                <w:noProof/>
              </w:rPr>
              <w:t>1.4.1</w:t>
            </w:r>
            <w:r>
              <w:rPr>
                <w:rFonts w:eastAsiaTheme="minorEastAsia"/>
                <w:noProof/>
              </w:rPr>
              <w:tab/>
            </w:r>
            <w:r w:rsidRPr="004F6CE8">
              <w:rPr>
                <w:rStyle w:val="Hyperlink"/>
                <w:noProof/>
              </w:rPr>
              <w:t>Software Class Diagram</w:t>
            </w:r>
            <w:r>
              <w:rPr>
                <w:noProof/>
                <w:webHidden/>
              </w:rPr>
              <w:tab/>
            </w:r>
            <w:r>
              <w:rPr>
                <w:noProof/>
                <w:webHidden/>
              </w:rPr>
              <w:fldChar w:fldCharType="begin"/>
            </w:r>
            <w:r>
              <w:rPr>
                <w:noProof/>
                <w:webHidden/>
              </w:rPr>
              <w:instrText xml:space="preserve"> PAGEREF _Toc58181289 \h </w:instrText>
            </w:r>
          </w:ins>
          <w:r>
            <w:rPr>
              <w:noProof/>
              <w:webHidden/>
            </w:rPr>
          </w:r>
          <w:r>
            <w:rPr>
              <w:noProof/>
              <w:webHidden/>
            </w:rPr>
            <w:fldChar w:fldCharType="separate"/>
          </w:r>
          <w:ins w:id="115" w:author="Marcos, Nathan" w:date="2020-12-06T21:07:00Z">
            <w:r>
              <w:rPr>
                <w:noProof/>
                <w:webHidden/>
              </w:rPr>
              <w:t>4</w:t>
            </w:r>
            <w:r>
              <w:rPr>
                <w:noProof/>
                <w:webHidden/>
              </w:rPr>
              <w:fldChar w:fldCharType="end"/>
            </w:r>
            <w:r w:rsidRPr="004F6CE8">
              <w:rPr>
                <w:rStyle w:val="Hyperlink"/>
                <w:noProof/>
              </w:rPr>
              <w:fldChar w:fldCharType="end"/>
            </w:r>
          </w:ins>
        </w:p>
        <w:p w14:paraId="622106A0" w14:textId="4629A748" w:rsidR="004B3E40" w:rsidRDefault="004B3E40">
          <w:pPr>
            <w:pStyle w:val="TOC3"/>
            <w:rPr>
              <w:ins w:id="116" w:author="Marcos, Nathan" w:date="2020-12-06T21:07:00Z"/>
              <w:rFonts w:eastAsiaTheme="minorEastAsia"/>
              <w:noProof/>
            </w:rPr>
          </w:pPr>
          <w:ins w:id="117"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"_Toc58181290"</w:instrText>
            </w:r>
            <w:r w:rsidRPr="004F6CE8">
              <w:rPr>
                <w:rStyle w:val="Hyperlink"/>
                <w:noProof/>
              </w:rPr>
              <w:instrText xml:space="preserve"> </w:instrText>
            </w:r>
            <w:r w:rsidRPr="004F6CE8">
              <w:rPr>
                <w:rStyle w:val="Hyperlink"/>
                <w:noProof/>
              </w:rPr>
              <w:fldChar w:fldCharType="separate"/>
            </w:r>
            <w:r w:rsidRPr="004F6CE8">
              <w:rPr>
                <w:rStyle w:val="Hyperlink"/>
                <w:noProof/>
              </w:rPr>
              <w:t>1.4.2</w:t>
            </w:r>
            <w:r>
              <w:rPr>
                <w:rFonts w:eastAsiaTheme="minorEastAsia"/>
                <w:noProof/>
              </w:rPr>
              <w:tab/>
            </w:r>
            <w:r w:rsidRPr="004F6CE8">
              <w:rPr>
                <w:rStyle w:val="Hyperlink"/>
                <w:noProof/>
              </w:rPr>
              <w:t>Description</w:t>
            </w:r>
            <w:r>
              <w:rPr>
                <w:noProof/>
                <w:webHidden/>
              </w:rPr>
              <w:tab/>
            </w:r>
            <w:r>
              <w:rPr>
                <w:noProof/>
                <w:webHidden/>
              </w:rPr>
              <w:fldChar w:fldCharType="begin"/>
            </w:r>
            <w:r>
              <w:rPr>
                <w:noProof/>
                <w:webHidden/>
              </w:rPr>
              <w:instrText xml:space="preserve"> PAGEREF _Toc58181290 \h </w:instrText>
            </w:r>
          </w:ins>
          <w:r>
            <w:rPr>
              <w:noProof/>
              <w:webHidden/>
            </w:rPr>
          </w:r>
          <w:r>
            <w:rPr>
              <w:noProof/>
              <w:webHidden/>
            </w:rPr>
            <w:fldChar w:fldCharType="separate"/>
          </w:r>
          <w:ins w:id="118" w:author="Marcos, Nathan" w:date="2020-12-06T21:07:00Z">
            <w:r>
              <w:rPr>
                <w:noProof/>
                <w:webHidden/>
              </w:rPr>
              <w:t>4</w:t>
            </w:r>
            <w:r>
              <w:rPr>
                <w:noProof/>
                <w:webHidden/>
              </w:rPr>
              <w:fldChar w:fldCharType="end"/>
            </w:r>
            <w:r w:rsidRPr="004F6CE8">
              <w:rPr>
                <w:rStyle w:val="Hyperlink"/>
                <w:noProof/>
              </w:rPr>
              <w:fldChar w:fldCharType="end"/>
            </w:r>
          </w:ins>
        </w:p>
        <w:p w14:paraId="28082089" w14:textId="0D89C2DE" w:rsidR="004B3E40" w:rsidRDefault="004B3E40">
          <w:pPr>
            <w:pStyle w:val="TOC1"/>
            <w:rPr>
              <w:ins w:id="119" w:author="Marcos, Nathan" w:date="2020-12-06T21:07:00Z"/>
              <w:rFonts w:eastAsiaTheme="minorEastAsia"/>
              <w:sz w:val="22"/>
            </w:rPr>
          </w:pPr>
          <w:ins w:id="120" w:author="Marcos, Nathan" w:date="2020-12-06T21:07:00Z">
            <w:r w:rsidRPr="004F6CE8">
              <w:rPr>
                <w:rStyle w:val="Hyperlink"/>
              </w:rPr>
              <w:fldChar w:fldCharType="begin"/>
            </w:r>
            <w:r w:rsidRPr="004F6CE8">
              <w:rPr>
                <w:rStyle w:val="Hyperlink"/>
              </w:rPr>
              <w:instrText xml:space="preserve"> </w:instrText>
            </w:r>
            <w:r>
              <w:instrText>HYPERLINK \l "_Toc58181291"</w:instrText>
            </w:r>
            <w:r w:rsidRPr="004F6CE8">
              <w:rPr>
                <w:rStyle w:val="Hyperlink"/>
              </w:rPr>
              <w:instrText xml:space="preserve"> </w:instrText>
            </w:r>
            <w:r w:rsidRPr="004F6CE8">
              <w:rPr>
                <w:rStyle w:val="Hyperlink"/>
              </w:rPr>
              <w:fldChar w:fldCharType="separate"/>
            </w:r>
            <w:r w:rsidRPr="004F6CE8">
              <w:rPr>
                <w:rStyle w:val="Hyperlink"/>
              </w:rPr>
              <w:t>2</w:t>
            </w:r>
            <w:r>
              <w:rPr>
                <w:rFonts w:eastAsiaTheme="minorEastAsia"/>
                <w:sz w:val="22"/>
              </w:rPr>
              <w:tab/>
            </w:r>
            <w:r w:rsidRPr="004F6CE8">
              <w:rPr>
                <w:rStyle w:val="Hyperlink"/>
              </w:rPr>
              <w:t>Dynamic View</w:t>
            </w:r>
            <w:r>
              <w:rPr>
                <w:webHidden/>
              </w:rPr>
              <w:tab/>
            </w:r>
            <w:r>
              <w:rPr>
                <w:webHidden/>
              </w:rPr>
              <w:fldChar w:fldCharType="begin"/>
            </w:r>
            <w:r>
              <w:rPr>
                <w:webHidden/>
              </w:rPr>
              <w:instrText xml:space="preserve"> PAGEREF _Toc58181291 \h </w:instrText>
            </w:r>
          </w:ins>
          <w:r>
            <w:rPr>
              <w:webHidden/>
            </w:rPr>
          </w:r>
          <w:r>
            <w:rPr>
              <w:webHidden/>
            </w:rPr>
            <w:fldChar w:fldCharType="separate"/>
          </w:r>
          <w:ins w:id="121" w:author="Marcos, Nathan" w:date="2020-12-06T21:07:00Z">
            <w:r>
              <w:rPr>
                <w:webHidden/>
              </w:rPr>
              <w:t>5</w:t>
            </w:r>
            <w:r>
              <w:rPr>
                <w:webHidden/>
              </w:rPr>
              <w:fldChar w:fldCharType="end"/>
            </w:r>
            <w:r w:rsidRPr="004F6CE8">
              <w:rPr>
                <w:rStyle w:val="Hyperlink"/>
              </w:rPr>
              <w:fldChar w:fldCharType="end"/>
            </w:r>
          </w:ins>
        </w:p>
        <w:p w14:paraId="5AD4FDA3" w14:textId="145F4715" w:rsidR="004B3E40" w:rsidRDefault="004B3E40">
          <w:pPr>
            <w:pStyle w:val="TOC2"/>
            <w:rPr>
              <w:ins w:id="122" w:author="Marcos, Nathan" w:date="2020-12-06T21:07:00Z"/>
              <w:rFonts w:eastAsiaTheme="minorEastAsia"/>
              <w:noProof/>
            </w:rPr>
          </w:pPr>
          <w:ins w:id="123"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"_Toc58181301"</w:instrText>
            </w:r>
            <w:r w:rsidRPr="004F6CE8">
              <w:rPr>
                <w:rStyle w:val="Hyperlink"/>
                <w:noProof/>
              </w:rPr>
              <w:instrText xml:space="preserve"> </w:instrText>
            </w:r>
            <w:r w:rsidRPr="004F6CE8">
              <w:rPr>
                <w:rStyle w:val="Hyperlink"/>
                <w:noProof/>
              </w:rPr>
              <w:fldChar w:fldCharType="separate"/>
            </w:r>
            <w:r w:rsidRPr="004F6CE8">
              <w:rPr>
                <w:rStyle w:val="Hyperlink"/>
                <w:noProof/>
              </w:rPr>
              <w:t>2.1</w:t>
            </w:r>
            <w:r>
              <w:rPr>
                <w:rFonts w:eastAsiaTheme="minorEastAsia"/>
                <w:noProof/>
              </w:rPr>
              <w:tab/>
            </w:r>
            <w:r w:rsidRPr="004F6CE8">
              <w:rPr>
                <w:rStyle w:val="Hyperlink"/>
                <w:noProof/>
              </w:rPr>
              <w:t>Add Payment Sequence of Execution</w:t>
            </w:r>
            <w:r>
              <w:rPr>
                <w:noProof/>
                <w:webHidden/>
              </w:rPr>
              <w:tab/>
            </w:r>
            <w:r>
              <w:rPr>
                <w:noProof/>
                <w:webHidden/>
              </w:rPr>
              <w:fldChar w:fldCharType="begin"/>
            </w:r>
            <w:r>
              <w:rPr>
                <w:noProof/>
                <w:webHidden/>
              </w:rPr>
              <w:instrText xml:space="preserve"> PAGEREF _Toc58181301 \h </w:instrText>
            </w:r>
          </w:ins>
          <w:r>
            <w:rPr>
              <w:noProof/>
              <w:webHidden/>
            </w:rPr>
          </w:r>
          <w:r>
            <w:rPr>
              <w:noProof/>
              <w:webHidden/>
            </w:rPr>
            <w:fldChar w:fldCharType="separate"/>
          </w:r>
          <w:ins w:id="124" w:author="Marcos, Nathan" w:date="2020-12-06T21:07:00Z">
            <w:r>
              <w:rPr>
                <w:noProof/>
                <w:webHidden/>
              </w:rPr>
              <w:t>5</w:t>
            </w:r>
            <w:r>
              <w:rPr>
                <w:noProof/>
                <w:webHidden/>
              </w:rPr>
              <w:fldChar w:fldCharType="end"/>
            </w:r>
            <w:r w:rsidRPr="004F6CE8">
              <w:rPr>
                <w:rStyle w:val="Hyperlink"/>
                <w:noProof/>
              </w:rPr>
              <w:fldChar w:fldCharType="end"/>
            </w:r>
          </w:ins>
        </w:p>
        <w:p w14:paraId="38133633" w14:textId="53F49FA2" w:rsidR="004B3E40" w:rsidRDefault="004B3E40">
          <w:pPr>
            <w:pStyle w:val="TOC3"/>
            <w:rPr>
              <w:ins w:id="125" w:author="Marcos, Nathan" w:date="2020-12-06T21:07:00Z"/>
              <w:rFonts w:eastAsiaTheme="minorEastAsia"/>
              <w:noProof/>
            </w:rPr>
          </w:pPr>
          <w:ins w:id="126"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"_Toc58181302"</w:instrText>
            </w:r>
            <w:r w:rsidRPr="004F6CE8">
              <w:rPr>
                <w:rStyle w:val="Hyperlink"/>
                <w:noProof/>
              </w:rPr>
              <w:instrText xml:space="preserve"> </w:instrText>
            </w:r>
            <w:r w:rsidRPr="004F6CE8">
              <w:rPr>
                <w:rStyle w:val="Hyperlink"/>
                <w:noProof/>
              </w:rPr>
              <w:fldChar w:fldCharType="separate"/>
            </w:r>
            <w:r w:rsidRPr="004F6CE8">
              <w:rPr>
                <w:rStyle w:val="Hyperlink"/>
                <w:noProof/>
              </w:rPr>
              <w:t>2.1.1</w:t>
            </w:r>
            <w:r>
              <w:rPr>
                <w:rFonts w:eastAsiaTheme="minorEastAsia"/>
                <w:noProof/>
              </w:rPr>
              <w:tab/>
            </w:r>
            <w:r w:rsidRPr="004F6CE8">
              <w:rPr>
                <w:rStyle w:val="Hyperlink"/>
                <w:noProof/>
              </w:rPr>
              <w:t>Software Interaction Diagram</w:t>
            </w:r>
            <w:r>
              <w:rPr>
                <w:noProof/>
                <w:webHidden/>
              </w:rPr>
              <w:tab/>
            </w:r>
            <w:r>
              <w:rPr>
                <w:noProof/>
                <w:webHidden/>
              </w:rPr>
              <w:fldChar w:fldCharType="begin"/>
            </w:r>
            <w:r>
              <w:rPr>
                <w:noProof/>
                <w:webHidden/>
              </w:rPr>
              <w:instrText xml:space="preserve"> PAGEREF _Toc58181302 \h </w:instrText>
            </w:r>
          </w:ins>
          <w:r>
            <w:rPr>
              <w:noProof/>
              <w:webHidden/>
            </w:rPr>
          </w:r>
          <w:r>
            <w:rPr>
              <w:noProof/>
              <w:webHidden/>
            </w:rPr>
            <w:fldChar w:fldCharType="separate"/>
          </w:r>
          <w:ins w:id="127" w:author="Marcos, Nathan" w:date="2020-12-06T21:07:00Z">
            <w:r>
              <w:rPr>
                <w:noProof/>
                <w:webHidden/>
              </w:rPr>
              <w:t>5</w:t>
            </w:r>
            <w:r>
              <w:rPr>
                <w:noProof/>
                <w:webHidden/>
              </w:rPr>
              <w:fldChar w:fldCharType="end"/>
            </w:r>
            <w:r w:rsidRPr="004F6CE8">
              <w:rPr>
                <w:rStyle w:val="Hyperlink"/>
                <w:noProof/>
              </w:rPr>
              <w:fldChar w:fldCharType="end"/>
            </w:r>
          </w:ins>
        </w:p>
        <w:p w14:paraId="54131027" w14:textId="01121870" w:rsidR="004B3E40" w:rsidRDefault="004B3E40">
          <w:pPr>
            <w:pStyle w:val="TOC3"/>
            <w:rPr>
              <w:ins w:id="128" w:author="Marcos, Nathan" w:date="2020-12-06T21:07:00Z"/>
              <w:rFonts w:eastAsiaTheme="minorEastAsia"/>
              <w:noProof/>
            </w:rPr>
          </w:pPr>
          <w:ins w:id="129"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"_Toc58181303"</w:instrText>
            </w:r>
            <w:r w:rsidRPr="004F6CE8">
              <w:rPr>
                <w:rStyle w:val="Hyperlink"/>
                <w:noProof/>
              </w:rPr>
              <w:instrText xml:space="preserve"> </w:instrText>
            </w:r>
            <w:r w:rsidRPr="004F6CE8">
              <w:rPr>
                <w:rStyle w:val="Hyperlink"/>
                <w:noProof/>
              </w:rPr>
              <w:fldChar w:fldCharType="separate"/>
            </w:r>
            <w:r w:rsidRPr="004F6CE8">
              <w:rPr>
                <w:rStyle w:val="Hyperlink"/>
                <w:noProof/>
              </w:rPr>
              <w:t>2.1.2</w:t>
            </w:r>
            <w:r>
              <w:rPr>
                <w:rFonts w:eastAsiaTheme="minorEastAsia"/>
                <w:noProof/>
              </w:rPr>
              <w:tab/>
            </w:r>
            <w:r w:rsidRPr="004F6CE8">
              <w:rPr>
                <w:rStyle w:val="Hyperlink"/>
                <w:noProof/>
              </w:rPr>
              <w:t>Description</w:t>
            </w:r>
            <w:r>
              <w:rPr>
                <w:noProof/>
                <w:webHidden/>
              </w:rPr>
              <w:tab/>
            </w:r>
            <w:r>
              <w:rPr>
                <w:noProof/>
                <w:webHidden/>
              </w:rPr>
              <w:fldChar w:fldCharType="begin"/>
            </w:r>
            <w:r>
              <w:rPr>
                <w:noProof/>
                <w:webHidden/>
              </w:rPr>
              <w:instrText xml:space="preserve"> PAGEREF _Toc58181303 \h </w:instrText>
            </w:r>
          </w:ins>
          <w:r>
            <w:rPr>
              <w:noProof/>
              <w:webHidden/>
            </w:rPr>
          </w:r>
          <w:r>
            <w:rPr>
              <w:noProof/>
              <w:webHidden/>
            </w:rPr>
            <w:fldChar w:fldCharType="separate"/>
          </w:r>
          <w:ins w:id="130" w:author="Marcos, Nathan" w:date="2020-12-06T21:07:00Z">
            <w:r>
              <w:rPr>
                <w:noProof/>
                <w:webHidden/>
              </w:rPr>
              <w:t>5</w:t>
            </w:r>
            <w:r>
              <w:rPr>
                <w:noProof/>
                <w:webHidden/>
              </w:rPr>
              <w:fldChar w:fldCharType="end"/>
            </w:r>
            <w:r w:rsidRPr="004F6CE8">
              <w:rPr>
                <w:rStyle w:val="Hyperlink"/>
                <w:noProof/>
              </w:rPr>
              <w:fldChar w:fldCharType="end"/>
            </w:r>
          </w:ins>
        </w:p>
        <w:p w14:paraId="7A5F88E6" w14:textId="6765C51B" w:rsidR="004B3E40" w:rsidRDefault="004B3E40">
          <w:pPr>
            <w:pStyle w:val="TOC3"/>
            <w:rPr>
              <w:ins w:id="131" w:author="Marcos, Nathan" w:date="2020-12-06T21:07:00Z"/>
              <w:rFonts w:eastAsiaTheme="minorEastAsia"/>
              <w:noProof/>
            </w:rPr>
          </w:pPr>
          <w:ins w:id="132"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"_Toc58181304"</w:instrText>
            </w:r>
            <w:r w:rsidRPr="004F6CE8">
              <w:rPr>
                <w:rStyle w:val="Hyperlink"/>
                <w:noProof/>
              </w:rPr>
              <w:instrText xml:space="preserve"> </w:instrText>
            </w:r>
            <w:r w:rsidRPr="004F6CE8">
              <w:rPr>
                <w:rStyle w:val="Hyperlink"/>
                <w:noProof/>
              </w:rPr>
              <w:fldChar w:fldCharType="separate"/>
            </w:r>
            <w:r w:rsidRPr="004F6CE8">
              <w:rPr>
                <w:rStyle w:val="Hyperlink"/>
                <w:noProof/>
              </w:rPr>
              <w:t>2.1.3</w:t>
            </w:r>
            <w:r>
              <w:rPr>
                <w:rFonts w:eastAsiaTheme="minorEastAsia"/>
                <w:noProof/>
              </w:rPr>
              <w:tab/>
            </w:r>
            <w:r w:rsidRPr="004F6CE8">
              <w:rPr>
                <w:rStyle w:val="Hyperlink"/>
                <w:noProof/>
              </w:rPr>
              <w:t>SSD Traceability</w:t>
            </w:r>
            <w:r>
              <w:rPr>
                <w:noProof/>
                <w:webHidden/>
              </w:rPr>
              <w:tab/>
            </w:r>
            <w:r>
              <w:rPr>
                <w:noProof/>
                <w:webHidden/>
              </w:rPr>
              <w:fldChar w:fldCharType="begin"/>
            </w:r>
            <w:r>
              <w:rPr>
                <w:noProof/>
                <w:webHidden/>
              </w:rPr>
              <w:instrText xml:space="preserve"> PAGEREF _Toc58181304 \h </w:instrText>
            </w:r>
          </w:ins>
          <w:r>
            <w:rPr>
              <w:noProof/>
              <w:webHidden/>
            </w:rPr>
          </w:r>
          <w:r>
            <w:rPr>
              <w:noProof/>
              <w:webHidden/>
            </w:rPr>
            <w:fldChar w:fldCharType="separate"/>
          </w:r>
          <w:ins w:id="133" w:author="Marcos, Nathan" w:date="2020-12-06T21:07:00Z">
            <w:r>
              <w:rPr>
                <w:noProof/>
                <w:webHidden/>
              </w:rPr>
              <w:t>5</w:t>
            </w:r>
            <w:r>
              <w:rPr>
                <w:noProof/>
                <w:webHidden/>
              </w:rPr>
              <w:fldChar w:fldCharType="end"/>
            </w:r>
            <w:r w:rsidRPr="004F6CE8">
              <w:rPr>
                <w:rStyle w:val="Hyperlink"/>
                <w:noProof/>
              </w:rPr>
              <w:fldChar w:fldCharType="end"/>
            </w:r>
          </w:ins>
        </w:p>
        <w:p w14:paraId="3E13CC80" w14:textId="1D3EC603" w:rsidR="004B3E40" w:rsidRDefault="004B3E40">
          <w:pPr>
            <w:pStyle w:val="TOC2"/>
            <w:rPr>
              <w:ins w:id="134" w:author="Marcos, Nathan" w:date="2020-12-06T21:07:00Z"/>
              <w:rFonts w:eastAsiaTheme="minorEastAsia"/>
              <w:noProof/>
            </w:rPr>
          </w:pPr>
          <w:ins w:id="135"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"_Toc58181305"</w:instrText>
            </w:r>
            <w:r w:rsidRPr="004F6CE8">
              <w:rPr>
                <w:rStyle w:val="Hyperlink"/>
                <w:noProof/>
              </w:rPr>
              <w:instrText xml:space="preserve"> </w:instrText>
            </w:r>
            <w:r w:rsidRPr="004F6CE8">
              <w:rPr>
                <w:rStyle w:val="Hyperlink"/>
                <w:noProof/>
              </w:rPr>
              <w:fldChar w:fldCharType="separate"/>
            </w:r>
            <w:r w:rsidRPr="004F6CE8">
              <w:rPr>
                <w:rStyle w:val="Hyperlink"/>
                <w:noProof/>
              </w:rPr>
              <w:t>2.2</w:t>
            </w:r>
            <w:r>
              <w:rPr>
                <w:rFonts w:eastAsiaTheme="minorEastAsia"/>
                <w:noProof/>
              </w:rPr>
              <w:tab/>
            </w:r>
            <w:r w:rsidRPr="004F6CE8">
              <w:rPr>
                <w:rStyle w:val="Hyperlink"/>
                <w:noProof/>
              </w:rPr>
              <w:t>Get Meal Sequence of Execution</w:t>
            </w:r>
            <w:r>
              <w:rPr>
                <w:noProof/>
                <w:webHidden/>
              </w:rPr>
              <w:tab/>
            </w:r>
            <w:r>
              <w:rPr>
                <w:noProof/>
                <w:webHidden/>
              </w:rPr>
              <w:fldChar w:fldCharType="begin"/>
            </w:r>
            <w:r>
              <w:rPr>
                <w:noProof/>
                <w:webHidden/>
              </w:rPr>
              <w:instrText xml:space="preserve"> PAGEREF _Toc58181305 \h </w:instrText>
            </w:r>
          </w:ins>
          <w:r>
            <w:rPr>
              <w:noProof/>
              <w:webHidden/>
            </w:rPr>
          </w:r>
          <w:r>
            <w:rPr>
              <w:noProof/>
              <w:webHidden/>
            </w:rPr>
            <w:fldChar w:fldCharType="separate"/>
          </w:r>
          <w:ins w:id="136" w:author="Marcos, Nathan" w:date="2020-12-06T21:07:00Z">
            <w:r>
              <w:rPr>
                <w:noProof/>
                <w:webHidden/>
              </w:rPr>
              <w:t>6</w:t>
            </w:r>
            <w:r>
              <w:rPr>
                <w:noProof/>
                <w:webHidden/>
              </w:rPr>
              <w:fldChar w:fldCharType="end"/>
            </w:r>
            <w:r w:rsidRPr="004F6CE8">
              <w:rPr>
                <w:rStyle w:val="Hyperlink"/>
                <w:noProof/>
              </w:rPr>
              <w:fldChar w:fldCharType="end"/>
            </w:r>
          </w:ins>
        </w:p>
        <w:p w14:paraId="1899288A" w14:textId="5A1B8959" w:rsidR="004B3E40" w:rsidRDefault="004B3E40">
          <w:pPr>
            <w:pStyle w:val="TOC3"/>
            <w:rPr>
              <w:ins w:id="137" w:author="Marcos, Nathan" w:date="2020-12-06T21:07:00Z"/>
              <w:rFonts w:eastAsiaTheme="minorEastAsia"/>
              <w:noProof/>
            </w:rPr>
          </w:pPr>
          <w:ins w:id="138"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"_Toc58181306"</w:instrText>
            </w:r>
            <w:r w:rsidRPr="004F6CE8">
              <w:rPr>
                <w:rStyle w:val="Hyperlink"/>
                <w:noProof/>
              </w:rPr>
              <w:instrText xml:space="preserve"> </w:instrText>
            </w:r>
            <w:r w:rsidRPr="004F6CE8">
              <w:rPr>
                <w:rStyle w:val="Hyperlink"/>
                <w:noProof/>
              </w:rPr>
              <w:fldChar w:fldCharType="separate"/>
            </w:r>
            <w:r w:rsidRPr="004F6CE8">
              <w:rPr>
                <w:rStyle w:val="Hyperlink"/>
                <w:noProof/>
              </w:rPr>
              <w:t>2.2.1</w:t>
            </w:r>
            <w:r>
              <w:rPr>
                <w:rFonts w:eastAsiaTheme="minorEastAsia"/>
                <w:noProof/>
              </w:rPr>
              <w:tab/>
            </w:r>
            <w:r w:rsidRPr="004F6CE8">
              <w:rPr>
                <w:rStyle w:val="Hyperlink"/>
                <w:noProof/>
              </w:rPr>
              <w:t>Software Interaction Diagram</w:t>
            </w:r>
            <w:r>
              <w:rPr>
                <w:noProof/>
                <w:webHidden/>
              </w:rPr>
              <w:tab/>
            </w:r>
            <w:r>
              <w:rPr>
                <w:noProof/>
                <w:webHidden/>
              </w:rPr>
              <w:fldChar w:fldCharType="begin"/>
            </w:r>
            <w:r>
              <w:rPr>
                <w:noProof/>
                <w:webHidden/>
              </w:rPr>
              <w:instrText xml:space="preserve"> PAGEREF _Toc58181306 \h </w:instrText>
            </w:r>
          </w:ins>
          <w:r>
            <w:rPr>
              <w:noProof/>
              <w:webHidden/>
            </w:rPr>
          </w:r>
          <w:r>
            <w:rPr>
              <w:noProof/>
              <w:webHidden/>
            </w:rPr>
            <w:fldChar w:fldCharType="separate"/>
          </w:r>
          <w:ins w:id="139" w:author="Marcos, Nathan" w:date="2020-12-06T21:07:00Z">
            <w:r>
              <w:rPr>
                <w:noProof/>
                <w:webHidden/>
              </w:rPr>
              <w:t>6</w:t>
            </w:r>
            <w:r>
              <w:rPr>
                <w:noProof/>
                <w:webHidden/>
              </w:rPr>
              <w:fldChar w:fldCharType="end"/>
            </w:r>
            <w:r w:rsidRPr="004F6CE8">
              <w:rPr>
                <w:rStyle w:val="Hyperlink"/>
                <w:noProof/>
              </w:rPr>
              <w:fldChar w:fldCharType="end"/>
            </w:r>
          </w:ins>
        </w:p>
        <w:p w14:paraId="46B4E809" w14:textId="170759AD" w:rsidR="004B3E40" w:rsidRDefault="004B3E40">
          <w:pPr>
            <w:pStyle w:val="TOC3"/>
            <w:rPr>
              <w:ins w:id="140" w:author="Marcos, Nathan" w:date="2020-12-06T21:07:00Z"/>
              <w:rFonts w:eastAsiaTheme="minorEastAsia"/>
              <w:noProof/>
            </w:rPr>
          </w:pPr>
          <w:ins w:id="141"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"_Toc58181307"</w:instrText>
            </w:r>
            <w:r w:rsidRPr="004F6CE8">
              <w:rPr>
                <w:rStyle w:val="Hyperlink"/>
                <w:noProof/>
              </w:rPr>
              <w:instrText xml:space="preserve"> </w:instrText>
            </w:r>
            <w:r w:rsidRPr="004F6CE8">
              <w:rPr>
                <w:rStyle w:val="Hyperlink"/>
                <w:noProof/>
              </w:rPr>
              <w:fldChar w:fldCharType="separate"/>
            </w:r>
            <w:r w:rsidRPr="004F6CE8">
              <w:rPr>
                <w:rStyle w:val="Hyperlink"/>
                <w:noProof/>
              </w:rPr>
              <w:t>2.2.2</w:t>
            </w:r>
            <w:r>
              <w:rPr>
                <w:rFonts w:eastAsiaTheme="minorEastAsia"/>
                <w:noProof/>
              </w:rPr>
              <w:tab/>
            </w:r>
            <w:r w:rsidRPr="004F6CE8">
              <w:rPr>
                <w:rStyle w:val="Hyperlink"/>
                <w:noProof/>
              </w:rPr>
              <w:t>Description</w:t>
            </w:r>
            <w:r>
              <w:rPr>
                <w:noProof/>
                <w:webHidden/>
              </w:rPr>
              <w:tab/>
            </w:r>
            <w:r>
              <w:rPr>
                <w:noProof/>
                <w:webHidden/>
              </w:rPr>
              <w:fldChar w:fldCharType="begin"/>
            </w:r>
            <w:r>
              <w:rPr>
                <w:noProof/>
                <w:webHidden/>
              </w:rPr>
              <w:instrText xml:space="preserve"> PAGEREF _Toc58181307 \h </w:instrText>
            </w:r>
          </w:ins>
          <w:r>
            <w:rPr>
              <w:noProof/>
              <w:webHidden/>
            </w:rPr>
          </w:r>
          <w:r>
            <w:rPr>
              <w:noProof/>
              <w:webHidden/>
            </w:rPr>
            <w:fldChar w:fldCharType="separate"/>
          </w:r>
          <w:ins w:id="142" w:author="Marcos, Nathan" w:date="2020-12-06T21:07:00Z">
            <w:r>
              <w:rPr>
                <w:noProof/>
                <w:webHidden/>
              </w:rPr>
              <w:t>6</w:t>
            </w:r>
            <w:r>
              <w:rPr>
                <w:noProof/>
                <w:webHidden/>
              </w:rPr>
              <w:fldChar w:fldCharType="end"/>
            </w:r>
            <w:r w:rsidRPr="004F6CE8">
              <w:rPr>
                <w:rStyle w:val="Hyperlink"/>
                <w:noProof/>
              </w:rPr>
              <w:fldChar w:fldCharType="end"/>
            </w:r>
          </w:ins>
        </w:p>
        <w:p w14:paraId="25367A10" w14:textId="1C7E7B94" w:rsidR="004B3E40" w:rsidRDefault="004B3E40">
          <w:pPr>
            <w:pStyle w:val="TOC3"/>
            <w:rPr>
              <w:ins w:id="143" w:author="Marcos, Nathan" w:date="2020-12-06T21:07:00Z"/>
              <w:rFonts w:eastAsiaTheme="minorEastAsia"/>
              <w:noProof/>
            </w:rPr>
          </w:pPr>
          <w:ins w:id="144"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"_Toc58181308"</w:instrText>
            </w:r>
            <w:r w:rsidRPr="004F6CE8">
              <w:rPr>
                <w:rStyle w:val="Hyperlink"/>
                <w:noProof/>
              </w:rPr>
              <w:instrText xml:space="preserve"> </w:instrText>
            </w:r>
            <w:r w:rsidRPr="004F6CE8">
              <w:rPr>
                <w:rStyle w:val="Hyperlink"/>
                <w:noProof/>
              </w:rPr>
              <w:fldChar w:fldCharType="separate"/>
            </w:r>
            <w:r w:rsidRPr="004F6CE8">
              <w:rPr>
                <w:rStyle w:val="Hyperlink"/>
                <w:noProof/>
              </w:rPr>
              <w:t>2.2.3</w:t>
            </w:r>
            <w:r>
              <w:rPr>
                <w:rFonts w:eastAsiaTheme="minorEastAsia"/>
                <w:noProof/>
              </w:rPr>
              <w:tab/>
            </w:r>
            <w:r w:rsidRPr="004F6CE8">
              <w:rPr>
                <w:rStyle w:val="Hyperlink"/>
                <w:noProof/>
              </w:rPr>
              <w:t>SSD Traceability</w:t>
            </w:r>
            <w:r>
              <w:rPr>
                <w:noProof/>
                <w:webHidden/>
              </w:rPr>
              <w:tab/>
            </w:r>
            <w:r>
              <w:rPr>
                <w:noProof/>
                <w:webHidden/>
              </w:rPr>
              <w:fldChar w:fldCharType="begin"/>
            </w:r>
            <w:r>
              <w:rPr>
                <w:noProof/>
                <w:webHidden/>
              </w:rPr>
              <w:instrText xml:space="preserve"> PAGEREF _Toc58181308 \h </w:instrText>
            </w:r>
          </w:ins>
          <w:r>
            <w:rPr>
              <w:noProof/>
              <w:webHidden/>
            </w:rPr>
          </w:r>
          <w:r>
            <w:rPr>
              <w:noProof/>
              <w:webHidden/>
            </w:rPr>
            <w:fldChar w:fldCharType="separate"/>
          </w:r>
          <w:ins w:id="145" w:author="Marcos, Nathan" w:date="2020-12-06T21:07:00Z">
            <w:r>
              <w:rPr>
                <w:noProof/>
                <w:webHidden/>
              </w:rPr>
              <w:t>6</w:t>
            </w:r>
            <w:r>
              <w:rPr>
                <w:noProof/>
                <w:webHidden/>
              </w:rPr>
              <w:fldChar w:fldCharType="end"/>
            </w:r>
            <w:r w:rsidRPr="004F6CE8">
              <w:rPr>
                <w:rStyle w:val="Hyperlink"/>
                <w:noProof/>
              </w:rPr>
              <w:fldChar w:fldCharType="end"/>
            </w:r>
          </w:ins>
        </w:p>
        <w:p w14:paraId="35F574A8" w14:textId="4A0C6D80" w:rsidR="004B3E40" w:rsidRDefault="004B3E40">
          <w:pPr>
            <w:pStyle w:val="TOC2"/>
            <w:rPr>
              <w:ins w:id="146" w:author="Marcos, Nathan" w:date="2020-12-06T21:07:00Z"/>
              <w:rFonts w:eastAsiaTheme="minorEastAsia"/>
              <w:noProof/>
            </w:rPr>
          </w:pPr>
          <w:ins w:id="147"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"_Toc58181309"</w:instrText>
            </w:r>
            <w:r w:rsidRPr="004F6CE8">
              <w:rPr>
                <w:rStyle w:val="Hyperlink"/>
                <w:noProof/>
              </w:rPr>
              <w:instrText xml:space="preserve"> </w:instrText>
            </w:r>
            <w:r w:rsidRPr="004F6CE8">
              <w:rPr>
                <w:rStyle w:val="Hyperlink"/>
                <w:noProof/>
              </w:rPr>
              <w:fldChar w:fldCharType="separate"/>
            </w:r>
            <w:r w:rsidRPr="004F6CE8">
              <w:rPr>
                <w:rStyle w:val="Hyperlink"/>
                <w:noProof/>
              </w:rPr>
              <w:t>2.3</w:t>
            </w:r>
            <w:r>
              <w:rPr>
                <w:rFonts w:eastAsiaTheme="minorEastAsia"/>
                <w:noProof/>
              </w:rPr>
              <w:tab/>
            </w:r>
            <w:r w:rsidRPr="004F6CE8">
              <w:rPr>
                <w:rStyle w:val="Hyperlink"/>
                <w:noProof/>
              </w:rPr>
              <w:t>Get Ticket Sequence of Execution</w:t>
            </w:r>
            <w:r>
              <w:rPr>
                <w:noProof/>
                <w:webHidden/>
              </w:rPr>
              <w:tab/>
            </w:r>
            <w:r>
              <w:rPr>
                <w:noProof/>
                <w:webHidden/>
              </w:rPr>
              <w:fldChar w:fldCharType="begin"/>
            </w:r>
            <w:r>
              <w:rPr>
                <w:noProof/>
                <w:webHidden/>
              </w:rPr>
              <w:instrText xml:space="preserve"> PAGEREF _Toc58181309 \h </w:instrText>
            </w:r>
          </w:ins>
          <w:r>
            <w:rPr>
              <w:noProof/>
              <w:webHidden/>
            </w:rPr>
          </w:r>
          <w:r>
            <w:rPr>
              <w:noProof/>
              <w:webHidden/>
            </w:rPr>
            <w:fldChar w:fldCharType="separate"/>
          </w:r>
          <w:ins w:id="148" w:author="Marcos, Nathan" w:date="2020-12-06T21:07:00Z">
            <w:r>
              <w:rPr>
                <w:noProof/>
                <w:webHidden/>
              </w:rPr>
              <w:t>6</w:t>
            </w:r>
            <w:r>
              <w:rPr>
                <w:noProof/>
                <w:webHidden/>
              </w:rPr>
              <w:fldChar w:fldCharType="end"/>
            </w:r>
            <w:r w:rsidRPr="004F6CE8">
              <w:rPr>
                <w:rStyle w:val="Hyperlink"/>
                <w:noProof/>
              </w:rPr>
              <w:fldChar w:fldCharType="end"/>
            </w:r>
          </w:ins>
        </w:p>
        <w:p w14:paraId="24891764" w14:textId="68140AF9" w:rsidR="004B3E40" w:rsidRDefault="004B3E40">
          <w:pPr>
            <w:pStyle w:val="TOC3"/>
            <w:rPr>
              <w:ins w:id="149" w:author="Marcos, Nathan" w:date="2020-12-06T21:07:00Z"/>
              <w:rFonts w:eastAsiaTheme="minorEastAsia"/>
              <w:noProof/>
            </w:rPr>
          </w:pPr>
          <w:ins w:id="150"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"_Toc58181310"</w:instrText>
            </w:r>
            <w:r w:rsidRPr="004F6CE8">
              <w:rPr>
                <w:rStyle w:val="Hyperlink"/>
                <w:noProof/>
              </w:rPr>
              <w:instrText xml:space="preserve"> </w:instrText>
            </w:r>
            <w:r w:rsidRPr="004F6CE8">
              <w:rPr>
                <w:rStyle w:val="Hyperlink"/>
                <w:noProof/>
              </w:rPr>
              <w:fldChar w:fldCharType="separate"/>
            </w:r>
            <w:r w:rsidRPr="004F6CE8">
              <w:rPr>
                <w:rStyle w:val="Hyperlink"/>
                <w:noProof/>
              </w:rPr>
              <w:t>2.3.1</w:t>
            </w:r>
            <w:r>
              <w:rPr>
                <w:rFonts w:eastAsiaTheme="minorEastAsia"/>
                <w:noProof/>
              </w:rPr>
              <w:tab/>
            </w:r>
            <w:r w:rsidRPr="004F6CE8">
              <w:rPr>
                <w:rStyle w:val="Hyperlink"/>
                <w:noProof/>
              </w:rPr>
              <w:t>Software Interaction Diagram</w:t>
            </w:r>
            <w:r>
              <w:rPr>
                <w:noProof/>
                <w:webHidden/>
              </w:rPr>
              <w:tab/>
            </w:r>
            <w:r>
              <w:rPr>
                <w:noProof/>
                <w:webHidden/>
              </w:rPr>
              <w:fldChar w:fldCharType="begin"/>
            </w:r>
            <w:r>
              <w:rPr>
                <w:noProof/>
                <w:webHidden/>
              </w:rPr>
              <w:instrText xml:space="preserve"> PAGEREF _Toc58181310 \h </w:instrText>
            </w:r>
          </w:ins>
          <w:r>
            <w:rPr>
              <w:noProof/>
              <w:webHidden/>
            </w:rPr>
          </w:r>
          <w:r>
            <w:rPr>
              <w:noProof/>
              <w:webHidden/>
            </w:rPr>
            <w:fldChar w:fldCharType="separate"/>
          </w:r>
          <w:ins w:id="151" w:author="Marcos, Nathan" w:date="2020-12-06T21:07:00Z">
            <w:r>
              <w:rPr>
                <w:noProof/>
                <w:webHidden/>
              </w:rPr>
              <w:t>6</w:t>
            </w:r>
            <w:r>
              <w:rPr>
                <w:noProof/>
                <w:webHidden/>
              </w:rPr>
              <w:fldChar w:fldCharType="end"/>
            </w:r>
            <w:r w:rsidRPr="004F6CE8">
              <w:rPr>
                <w:rStyle w:val="Hyperlink"/>
                <w:noProof/>
              </w:rPr>
              <w:fldChar w:fldCharType="end"/>
            </w:r>
          </w:ins>
        </w:p>
        <w:p w14:paraId="3A53204F" w14:textId="2DACA146" w:rsidR="004B3E40" w:rsidRDefault="004B3E40">
          <w:pPr>
            <w:pStyle w:val="TOC3"/>
            <w:rPr>
              <w:ins w:id="152" w:author="Marcos, Nathan" w:date="2020-12-06T21:07:00Z"/>
              <w:rFonts w:eastAsiaTheme="minorEastAsia"/>
              <w:noProof/>
            </w:rPr>
          </w:pPr>
          <w:ins w:id="153"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"_Toc58181311"</w:instrText>
            </w:r>
            <w:r w:rsidRPr="004F6CE8">
              <w:rPr>
                <w:rStyle w:val="Hyperlink"/>
                <w:noProof/>
              </w:rPr>
              <w:instrText xml:space="preserve"> </w:instrText>
            </w:r>
            <w:r w:rsidRPr="004F6CE8">
              <w:rPr>
                <w:rStyle w:val="Hyperlink"/>
                <w:noProof/>
              </w:rPr>
              <w:fldChar w:fldCharType="separate"/>
            </w:r>
            <w:r w:rsidRPr="004F6CE8">
              <w:rPr>
                <w:rStyle w:val="Hyperlink"/>
                <w:noProof/>
              </w:rPr>
              <w:t>2.3.2</w:t>
            </w:r>
            <w:r>
              <w:rPr>
                <w:rFonts w:eastAsiaTheme="minorEastAsia"/>
                <w:noProof/>
              </w:rPr>
              <w:tab/>
            </w:r>
            <w:r w:rsidRPr="004F6CE8">
              <w:rPr>
                <w:rStyle w:val="Hyperlink"/>
                <w:noProof/>
              </w:rPr>
              <w:t>Description</w:t>
            </w:r>
            <w:r>
              <w:rPr>
                <w:noProof/>
                <w:webHidden/>
              </w:rPr>
              <w:tab/>
            </w:r>
            <w:r>
              <w:rPr>
                <w:noProof/>
                <w:webHidden/>
              </w:rPr>
              <w:fldChar w:fldCharType="begin"/>
            </w:r>
            <w:r>
              <w:rPr>
                <w:noProof/>
                <w:webHidden/>
              </w:rPr>
              <w:instrText xml:space="preserve"> PAGEREF _Toc58181311 \h </w:instrText>
            </w:r>
          </w:ins>
          <w:r>
            <w:rPr>
              <w:noProof/>
              <w:webHidden/>
            </w:rPr>
          </w:r>
          <w:r>
            <w:rPr>
              <w:noProof/>
              <w:webHidden/>
            </w:rPr>
            <w:fldChar w:fldCharType="separate"/>
          </w:r>
          <w:ins w:id="154" w:author="Marcos, Nathan" w:date="2020-12-06T21:07:00Z">
            <w:r>
              <w:rPr>
                <w:noProof/>
                <w:webHidden/>
              </w:rPr>
              <w:t>7</w:t>
            </w:r>
            <w:r>
              <w:rPr>
                <w:noProof/>
                <w:webHidden/>
              </w:rPr>
              <w:fldChar w:fldCharType="end"/>
            </w:r>
            <w:r w:rsidRPr="004F6CE8">
              <w:rPr>
                <w:rStyle w:val="Hyperlink"/>
                <w:noProof/>
              </w:rPr>
              <w:fldChar w:fldCharType="end"/>
            </w:r>
          </w:ins>
        </w:p>
        <w:p w14:paraId="220B4D65" w14:textId="7CD360C8" w:rsidR="004B3E40" w:rsidRDefault="004B3E40">
          <w:pPr>
            <w:pStyle w:val="TOC3"/>
            <w:rPr>
              <w:ins w:id="155" w:author="Marcos, Nathan" w:date="2020-12-06T21:07:00Z"/>
              <w:rFonts w:eastAsiaTheme="minorEastAsia"/>
              <w:noProof/>
            </w:rPr>
          </w:pPr>
          <w:ins w:id="156" w:author="Marcos, Nathan" w:date="2020-12-06T21:07:00Z">
            <w:r w:rsidRPr="004F6CE8">
              <w:rPr>
                <w:rStyle w:val="Hyperlink"/>
                <w:noProof/>
              </w:rPr>
              <w:fldChar w:fldCharType="begin"/>
            </w:r>
            <w:r w:rsidRPr="004F6CE8">
              <w:rPr>
                <w:rStyle w:val="Hyperlink"/>
                <w:noProof/>
              </w:rPr>
              <w:instrText xml:space="preserve"> </w:instrText>
            </w:r>
            <w:r>
              <w:rPr>
                <w:noProof/>
              </w:rPr>
              <w:instrText>HYPERLINK \l "_Toc58181312"</w:instrText>
            </w:r>
            <w:r w:rsidRPr="004F6CE8">
              <w:rPr>
                <w:rStyle w:val="Hyperlink"/>
                <w:noProof/>
              </w:rPr>
              <w:instrText xml:space="preserve"> </w:instrText>
            </w:r>
            <w:r w:rsidRPr="004F6CE8">
              <w:rPr>
                <w:rStyle w:val="Hyperlink"/>
                <w:noProof/>
              </w:rPr>
              <w:fldChar w:fldCharType="separate"/>
            </w:r>
            <w:r w:rsidRPr="004F6CE8">
              <w:rPr>
                <w:rStyle w:val="Hyperlink"/>
                <w:noProof/>
              </w:rPr>
              <w:t>2.3.3</w:t>
            </w:r>
            <w:r>
              <w:rPr>
                <w:rFonts w:eastAsiaTheme="minorEastAsia"/>
                <w:noProof/>
              </w:rPr>
              <w:tab/>
            </w:r>
            <w:r w:rsidRPr="004F6CE8">
              <w:rPr>
                <w:rStyle w:val="Hyperlink"/>
                <w:noProof/>
              </w:rPr>
              <w:t>SSD Traceability</w:t>
            </w:r>
            <w:r>
              <w:rPr>
                <w:noProof/>
                <w:webHidden/>
              </w:rPr>
              <w:tab/>
            </w:r>
            <w:r>
              <w:rPr>
                <w:noProof/>
                <w:webHidden/>
              </w:rPr>
              <w:fldChar w:fldCharType="begin"/>
            </w:r>
            <w:r>
              <w:rPr>
                <w:noProof/>
                <w:webHidden/>
              </w:rPr>
              <w:instrText xml:space="preserve"> PAGEREF _Toc58181312 \h </w:instrText>
            </w:r>
          </w:ins>
          <w:r>
            <w:rPr>
              <w:noProof/>
              <w:webHidden/>
            </w:rPr>
          </w:r>
          <w:r>
            <w:rPr>
              <w:noProof/>
              <w:webHidden/>
            </w:rPr>
            <w:fldChar w:fldCharType="separate"/>
          </w:r>
          <w:ins w:id="157" w:author="Marcos, Nathan" w:date="2020-12-06T21:07:00Z">
            <w:r>
              <w:rPr>
                <w:noProof/>
                <w:webHidden/>
              </w:rPr>
              <w:t>7</w:t>
            </w:r>
            <w:r>
              <w:rPr>
                <w:noProof/>
                <w:webHidden/>
              </w:rPr>
              <w:fldChar w:fldCharType="end"/>
            </w:r>
            <w:r w:rsidRPr="004F6CE8">
              <w:rPr>
                <w:rStyle w:val="Hyperlink"/>
                <w:noProof/>
              </w:rPr>
              <w:fldChar w:fldCharType="end"/>
            </w:r>
          </w:ins>
        </w:p>
        <w:p w14:paraId="7EF95F18" w14:textId="0AA11F66" w:rsidR="000111FA" w:rsidDel="00E67DC6" w:rsidRDefault="000111FA">
          <w:pPr>
            <w:pStyle w:val="TOC1"/>
            <w:rPr>
              <w:ins w:id="158" w:author="Jared Castaneda" w:date="2020-11-08T17:42:00Z"/>
              <w:del w:id="159" w:author="Marcos, Nathan" w:date="2020-11-09T10:28:00Z"/>
              <w:rFonts w:eastAsiaTheme="minorEastAsia"/>
              <w:sz w:val="22"/>
            </w:rPr>
          </w:pPr>
          <w:ins w:id="160" w:author="Jared Castaneda" w:date="2020-11-08T17:42:00Z">
            <w:del w:id="161" w:author="Marcos, Nathan" w:date="2020-11-09T10:28:00Z">
              <w:r w:rsidRPr="002C44B3" w:rsidDel="00E67DC6">
                <w:rPr>
                  <w:rStyle w:val="Hyperlink"/>
                </w:rPr>
                <w:fldChar w:fldCharType="begin"/>
              </w:r>
              <w:r w:rsidRPr="002C44B3" w:rsidDel="00E67DC6">
                <w:rPr>
                  <w:rStyle w:val="Hyperlink"/>
                </w:rPr>
                <w:delInstrText xml:space="preserve"> </w:delInstrText>
              </w:r>
              <w:r w:rsidDel="00E67DC6">
                <w:delInstrText>HYPERLINK \l "_Toc55749730"</w:delInstrText>
              </w:r>
              <w:r w:rsidRPr="002C44B3" w:rsidDel="00E67DC6">
                <w:rPr>
                  <w:rStyle w:val="Hyperlink"/>
                </w:rPr>
                <w:delInstrText xml:space="preserve"> </w:delInstrText>
              </w:r>
              <w:r w:rsidRPr="002C44B3" w:rsidDel="00E67DC6">
                <w:rPr>
                  <w:rStyle w:val="Hyperlink"/>
                </w:rPr>
                <w:fldChar w:fldCharType="separate"/>
              </w:r>
            </w:del>
          </w:ins>
          <w:ins w:id="162" w:author="Marcos, Nathan" w:date="2020-12-06T21:07:00Z">
            <w:r w:rsidR="004B3E40">
              <w:rPr>
                <w:rStyle w:val="Hyperlink"/>
                <w:b/>
                <w:bCs/>
              </w:rPr>
              <w:t>Error! Hyperlink reference not valid.</w:t>
            </w:r>
          </w:ins>
          <w:ins w:id="163" w:author="Jared Castaneda" w:date="2020-11-08T17:42:00Z">
            <w:del w:id="164" w:author="Marcos, Nathan" w:date="2020-11-09T10:28:00Z">
              <w:r w:rsidRPr="002C44B3" w:rsidDel="00E67DC6">
                <w:rPr>
                  <w:rStyle w:val="Hyperlink"/>
                </w:rPr>
                <w:delText>1</w:delText>
              </w:r>
              <w:r w:rsidDel="00E67DC6">
                <w:rPr>
                  <w:rFonts w:eastAsiaTheme="minorEastAsia"/>
                  <w:sz w:val="22"/>
                </w:rPr>
                <w:tab/>
              </w:r>
              <w:r w:rsidRPr="002C44B3" w:rsidDel="00E67DC6">
                <w:rPr>
                  <w:rStyle w:val="Hyperlink"/>
                </w:rPr>
                <w:delText>Static View</w:delText>
              </w:r>
              <w:r w:rsidDel="00E67DC6">
                <w:rPr>
                  <w:webHidden/>
                </w:rPr>
                <w:tab/>
              </w:r>
              <w:r w:rsidDel="00E67DC6">
                <w:rPr>
                  <w:webHidden/>
                </w:rPr>
                <w:fldChar w:fldCharType="begin"/>
              </w:r>
              <w:r w:rsidDel="00E67DC6">
                <w:rPr>
                  <w:webHidden/>
                </w:rPr>
                <w:delInstrText xml:space="preserve"> PAGEREF _Toc55749730 \h </w:delInstrText>
              </w:r>
            </w:del>
          </w:ins>
          <w:del w:id="165" w:author="Marcos, Nathan" w:date="2020-11-09T10:28:00Z">
            <w:r w:rsidDel="00E67DC6">
              <w:rPr>
                <w:webHidden/>
              </w:rPr>
            </w:r>
            <w:r w:rsidDel="00E67DC6">
              <w:rPr>
                <w:webHidden/>
              </w:rPr>
              <w:fldChar w:fldCharType="separate"/>
            </w:r>
          </w:del>
          <w:ins w:id="166" w:author="Jared Castaneda" w:date="2020-11-08T17:42:00Z">
            <w:del w:id="167" w:author="Marcos, Nathan" w:date="2020-11-09T10:28:00Z">
              <w:r w:rsidDel="00E67DC6">
                <w:rPr>
                  <w:webHidden/>
                </w:rPr>
                <w:delText>1</w:delText>
              </w:r>
              <w:r w:rsidDel="00E67DC6">
                <w:rPr>
                  <w:webHidden/>
                </w:rPr>
                <w:fldChar w:fldCharType="end"/>
              </w:r>
              <w:r w:rsidRPr="002C44B3" w:rsidDel="00E67DC6">
                <w:rPr>
                  <w:rStyle w:val="Hyperlink"/>
                </w:rPr>
                <w:fldChar w:fldCharType="end"/>
              </w:r>
            </w:del>
          </w:ins>
        </w:p>
        <w:p w14:paraId="3FC22A02" w14:textId="0A06AB59" w:rsidR="000111FA" w:rsidDel="00E67DC6" w:rsidRDefault="000111FA">
          <w:pPr>
            <w:pStyle w:val="TOC2"/>
            <w:rPr>
              <w:ins w:id="168" w:author="Jared Castaneda" w:date="2020-11-08T17:42:00Z"/>
              <w:del w:id="169" w:author="Marcos, Nathan" w:date="2020-11-09T10:28:00Z"/>
              <w:rFonts w:eastAsiaTheme="minorEastAsia"/>
              <w:noProof/>
            </w:rPr>
          </w:pPr>
          <w:ins w:id="170" w:author="Jared Castaneda" w:date="2020-11-08T17:42:00Z">
            <w:del w:id="171"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"_Toc55749738"</w:delInstrText>
              </w:r>
              <w:r w:rsidRPr="002C44B3" w:rsidDel="00E67DC6">
                <w:rPr>
                  <w:rStyle w:val="Hyperlink"/>
                  <w:noProof/>
                </w:rPr>
                <w:delInstrText xml:space="preserve"> </w:delInstrText>
              </w:r>
              <w:r w:rsidRPr="002C44B3" w:rsidDel="00E67DC6">
                <w:rPr>
                  <w:rStyle w:val="Hyperlink"/>
                  <w:noProof/>
                </w:rPr>
                <w:fldChar w:fldCharType="separate"/>
              </w:r>
            </w:del>
          </w:ins>
          <w:ins w:id="172" w:author="Marcos, Nathan" w:date="2020-12-06T21:07:00Z">
            <w:r w:rsidR="004B3E40">
              <w:rPr>
                <w:rStyle w:val="Hyperlink"/>
                <w:b/>
                <w:bCs/>
                <w:noProof/>
              </w:rPr>
              <w:t>Error! Hyperlink reference not valid.</w:t>
            </w:r>
          </w:ins>
          <w:ins w:id="173" w:author="Jared Castaneda" w:date="2020-11-08T17:42:00Z">
            <w:del w:id="174" w:author="Marcos, Nathan" w:date="2020-11-09T10:28:00Z">
              <w:r w:rsidRPr="002C44B3" w:rsidDel="00E67DC6">
                <w:rPr>
                  <w:rStyle w:val="Hyperlink"/>
                  <w:noProof/>
                </w:rPr>
                <w:delText>1.1</w:delText>
              </w:r>
              <w:r w:rsidDel="00E67DC6">
                <w:rPr>
                  <w:rFonts w:eastAsiaTheme="minorEastAsia"/>
                  <w:noProof/>
                </w:rPr>
                <w:tab/>
              </w:r>
              <w:r w:rsidRPr="002C44B3" w:rsidDel="00E67DC6">
                <w:rPr>
                  <w:rStyle w:val="Hyperlink"/>
                  <w:noProof/>
                </w:rPr>
                <w:delText>Book Flight</w:delText>
              </w:r>
              <w:r w:rsidDel="00E67DC6">
                <w:rPr>
                  <w:noProof/>
                  <w:webHidden/>
                </w:rPr>
                <w:tab/>
              </w:r>
              <w:r w:rsidDel="00E67DC6">
                <w:rPr>
                  <w:noProof/>
                  <w:webHidden/>
                </w:rPr>
                <w:fldChar w:fldCharType="begin"/>
              </w:r>
              <w:r w:rsidDel="00E67DC6">
                <w:rPr>
                  <w:noProof/>
                  <w:webHidden/>
                </w:rPr>
                <w:delInstrText xml:space="preserve"> PAGEREF _Toc55749738 \h </w:delInstrText>
              </w:r>
            </w:del>
          </w:ins>
          <w:del w:id="175" w:author="Marcos, Nathan" w:date="2020-11-09T10:28:00Z">
            <w:r w:rsidDel="00E67DC6">
              <w:rPr>
                <w:noProof/>
                <w:webHidden/>
              </w:rPr>
            </w:r>
            <w:r w:rsidDel="00E67DC6">
              <w:rPr>
                <w:noProof/>
                <w:webHidden/>
              </w:rPr>
              <w:fldChar w:fldCharType="separate"/>
            </w:r>
          </w:del>
          <w:ins w:id="176" w:author="Jared Castaneda" w:date="2020-11-08T17:42:00Z">
            <w:del w:id="177" w:author="Marcos, Nathan" w:date="2020-11-09T10:28:00Z">
              <w:r w:rsidDel="00E67DC6">
                <w:rPr>
                  <w:noProof/>
                  <w:webHidden/>
                </w:rPr>
                <w:delText>1</w:delText>
              </w:r>
              <w:r w:rsidDel="00E67DC6">
                <w:rPr>
                  <w:noProof/>
                  <w:webHidden/>
                </w:rPr>
                <w:fldChar w:fldCharType="end"/>
              </w:r>
              <w:r w:rsidRPr="002C44B3" w:rsidDel="00E67DC6">
                <w:rPr>
                  <w:rStyle w:val="Hyperlink"/>
                  <w:noProof/>
                </w:rPr>
                <w:fldChar w:fldCharType="end"/>
              </w:r>
            </w:del>
          </w:ins>
        </w:p>
        <w:p w14:paraId="16D2662C" w14:textId="31DCBA16" w:rsidR="000111FA" w:rsidDel="00E67DC6" w:rsidRDefault="000111FA">
          <w:pPr>
            <w:pStyle w:val="TOC3"/>
            <w:rPr>
              <w:ins w:id="178" w:author="Jared Castaneda" w:date="2020-11-08T17:42:00Z"/>
              <w:del w:id="179" w:author="Marcos, Nathan" w:date="2020-11-09T10:28:00Z"/>
              <w:rFonts w:eastAsiaTheme="minorEastAsia"/>
              <w:noProof/>
            </w:rPr>
          </w:pPr>
          <w:ins w:id="180" w:author="Jared Castaneda" w:date="2020-11-08T17:42:00Z">
            <w:del w:id="181"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"_Toc55749739"</w:delInstrText>
              </w:r>
              <w:r w:rsidRPr="002C44B3" w:rsidDel="00E67DC6">
                <w:rPr>
                  <w:rStyle w:val="Hyperlink"/>
                  <w:noProof/>
                </w:rPr>
                <w:delInstrText xml:space="preserve"> </w:delInstrText>
              </w:r>
              <w:r w:rsidRPr="002C44B3" w:rsidDel="00E67DC6">
                <w:rPr>
                  <w:rStyle w:val="Hyperlink"/>
                  <w:noProof/>
                </w:rPr>
                <w:fldChar w:fldCharType="separate"/>
              </w:r>
            </w:del>
          </w:ins>
          <w:ins w:id="182" w:author="Marcos, Nathan" w:date="2020-12-06T21:07:00Z">
            <w:r w:rsidR="004B3E40">
              <w:rPr>
                <w:rStyle w:val="Hyperlink"/>
                <w:b/>
                <w:bCs/>
                <w:noProof/>
              </w:rPr>
              <w:t>Error! Hyperlink reference not valid.</w:t>
            </w:r>
          </w:ins>
          <w:ins w:id="183" w:author="Jared Castaneda" w:date="2020-11-08T17:42:00Z">
            <w:del w:id="184" w:author="Marcos, Nathan" w:date="2020-11-09T10:28:00Z">
              <w:r w:rsidRPr="002C44B3" w:rsidDel="00E67DC6">
                <w:rPr>
                  <w:rStyle w:val="Hyperlink"/>
                  <w:noProof/>
                </w:rPr>
                <w:delText>1.1.1</w:delText>
              </w:r>
              <w:r w:rsidDel="00E67DC6">
                <w:rPr>
                  <w:rFonts w:eastAsiaTheme="minorEastAsia"/>
                  <w:noProof/>
                </w:rPr>
                <w:tab/>
              </w:r>
              <w:r w:rsidRPr="002C44B3" w:rsidDel="00E67DC6">
                <w:rPr>
                  <w:rStyle w:val="Hyperlink"/>
                  <w:noProof/>
                </w:rPr>
                <w:delText>Software Class Diagram</w:delText>
              </w:r>
              <w:r w:rsidDel="00E67DC6">
                <w:rPr>
                  <w:noProof/>
                  <w:webHidden/>
                </w:rPr>
                <w:tab/>
              </w:r>
              <w:r w:rsidDel="00E67DC6">
                <w:rPr>
                  <w:noProof/>
                  <w:webHidden/>
                </w:rPr>
                <w:fldChar w:fldCharType="begin"/>
              </w:r>
              <w:r w:rsidDel="00E67DC6">
                <w:rPr>
                  <w:noProof/>
                  <w:webHidden/>
                </w:rPr>
                <w:delInstrText xml:space="preserve"> PAGEREF _Toc55749739 \h </w:delInstrText>
              </w:r>
            </w:del>
          </w:ins>
          <w:del w:id="185" w:author="Marcos, Nathan" w:date="2020-11-09T10:28:00Z">
            <w:r w:rsidDel="00E67DC6">
              <w:rPr>
                <w:noProof/>
                <w:webHidden/>
              </w:rPr>
            </w:r>
            <w:r w:rsidDel="00E67DC6">
              <w:rPr>
                <w:noProof/>
                <w:webHidden/>
              </w:rPr>
              <w:fldChar w:fldCharType="separate"/>
            </w:r>
          </w:del>
          <w:ins w:id="186" w:author="Jared Castaneda" w:date="2020-11-08T17:42:00Z">
            <w:del w:id="187" w:author="Marcos, Nathan" w:date="2020-11-09T10:28:00Z">
              <w:r w:rsidDel="00E67DC6">
                <w:rPr>
                  <w:noProof/>
                  <w:webHidden/>
                </w:rPr>
                <w:delText>1</w:delText>
              </w:r>
              <w:r w:rsidDel="00E67DC6">
                <w:rPr>
                  <w:noProof/>
                  <w:webHidden/>
                </w:rPr>
                <w:fldChar w:fldCharType="end"/>
              </w:r>
              <w:r w:rsidRPr="002C44B3" w:rsidDel="00E67DC6">
                <w:rPr>
                  <w:rStyle w:val="Hyperlink"/>
                  <w:noProof/>
                </w:rPr>
                <w:fldChar w:fldCharType="end"/>
              </w:r>
            </w:del>
          </w:ins>
        </w:p>
        <w:p w14:paraId="20A6587D" w14:textId="373C5725" w:rsidR="000111FA" w:rsidDel="00E67DC6" w:rsidRDefault="000111FA">
          <w:pPr>
            <w:pStyle w:val="TOC3"/>
            <w:rPr>
              <w:ins w:id="188" w:author="Jared Castaneda" w:date="2020-11-08T17:42:00Z"/>
              <w:del w:id="189" w:author="Marcos, Nathan" w:date="2020-11-09T10:28:00Z"/>
              <w:rFonts w:eastAsiaTheme="minorEastAsia"/>
              <w:noProof/>
            </w:rPr>
          </w:pPr>
          <w:ins w:id="190" w:author="Jared Castaneda" w:date="2020-11-08T17:42:00Z">
            <w:del w:id="191"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"_Toc55749740"</w:delInstrText>
              </w:r>
              <w:r w:rsidRPr="002C44B3" w:rsidDel="00E67DC6">
                <w:rPr>
                  <w:rStyle w:val="Hyperlink"/>
                  <w:noProof/>
                </w:rPr>
                <w:delInstrText xml:space="preserve"> </w:delInstrText>
              </w:r>
              <w:r w:rsidRPr="002C44B3" w:rsidDel="00E67DC6">
                <w:rPr>
                  <w:rStyle w:val="Hyperlink"/>
                  <w:noProof/>
                </w:rPr>
                <w:fldChar w:fldCharType="separate"/>
              </w:r>
            </w:del>
          </w:ins>
          <w:ins w:id="192" w:author="Marcos, Nathan" w:date="2020-12-06T21:07:00Z">
            <w:r w:rsidR="004B3E40">
              <w:rPr>
                <w:rStyle w:val="Hyperlink"/>
                <w:b/>
                <w:bCs/>
                <w:noProof/>
              </w:rPr>
              <w:t>Error! Hyperlink reference not valid.</w:t>
            </w:r>
          </w:ins>
          <w:ins w:id="193" w:author="Jared Castaneda" w:date="2020-11-08T17:42:00Z">
            <w:del w:id="194" w:author="Marcos, Nathan" w:date="2020-11-09T10:28:00Z">
              <w:r w:rsidRPr="002C44B3" w:rsidDel="00E67DC6">
                <w:rPr>
                  <w:rStyle w:val="Hyperlink"/>
                  <w:noProof/>
                </w:rPr>
                <w:delText>1.1.2</w:delText>
              </w:r>
              <w:r w:rsidDel="00E67DC6">
                <w:rPr>
                  <w:rFonts w:eastAsiaTheme="minorEastAsia"/>
                  <w:noProof/>
                </w:rPr>
                <w:tab/>
              </w:r>
              <w:r w:rsidRPr="002C44B3" w:rsidDel="00E67DC6">
                <w:rPr>
                  <w:rStyle w:val="Hyperlink"/>
                  <w:noProof/>
                </w:rPr>
                <w:delText>Description</w:delText>
              </w:r>
              <w:r w:rsidDel="00E67DC6">
                <w:rPr>
                  <w:noProof/>
                  <w:webHidden/>
                </w:rPr>
                <w:tab/>
              </w:r>
              <w:r w:rsidDel="00E67DC6">
                <w:rPr>
                  <w:noProof/>
                  <w:webHidden/>
                </w:rPr>
                <w:fldChar w:fldCharType="begin"/>
              </w:r>
              <w:r w:rsidDel="00E67DC6">
                <w:rPr>
                  <w:noProof/>
                  <w:webHidden/>
                </w:rPr>
                <w:delInstrText xml:space="preserve"> PAGEREF _Toc55749740 \h </w:delInstrText>
              </w:r>
            </w:del>
          </w:ins>
          <w:del w:id="195" w:author="Marcos, Nathan" w:date="2020-11-09T10:28:00Z">
            <w:r w:rsidDel="00E67DC6">
              <w:rPr>
                <w:noProof/>
                <w:webHidden/>
              </w:rPr>
            </w:r>
            <w:r w:rsidDel="00E67DC6">
              <w:rPr>
                <w:noProof/>
                <w:webHidden/>
              </w:rPr>
              <w:fldChar w:fldCharType="separate"/>
            </w:r>
          </w:del>
          <w:ins w:id="196" w:author="Jared Castaneda" w:date="2020-11-08T17:42:00Z">
            <w:del w:id="197" w:author="Marcos, Nathan" w:date="2020-11-09T10:28:00Z">
              <w:r w:rsidDel="00E67DC6">
                <w:rPr>
                  <w:noProof/>
                  <w:webHidden/>
                </w:rPr>
                <w:delText>1</w:delText>
              </w:r>
              <w:r w:rsidDel="00E67DC6">
                <w:rPr>
                  <w:noProof/>
                  <w:webHidden/>
                </w:rPr>
                <w:fldChar w:fldCharType="end"/>
              </w:r>
              <w:r w:rsidRPr="002C44B3" w:rsidDel="00E67DC6">
                <w:rPr>
                  <w:rStyle w:val="Hyperlink"/>
                  <w:noProof/>
                </w:rPr>
                <w:fldChar w:fldCharType="end"/>
              </w:r>
            </w:del>
          </w:ins>
        </w:p>
        <w:p w14:paraId="289D7739" w14:textId="00BE4C0E" w:rsidR="000111FA" w:rsidDel="00E67DC6" w:rsidRDefault="000111FA">
          <w:pPr>
            <w:pStyle w:val="TOC2"/>
            <w:rPr>
              <w:ins w:id="198" w:author="Jared Castaneda" w:date="2020-11-08T17:42:00Z"/>
              <w:del w:id="199" w:author="Marcos, Nathan" w:date="2020-11-09T10:28:00Z"/>
              <w:rFonts w:eastAsiaTheme="minorEastAsia"/>
              <w:noProof/>
            </w:rPr>
          </w:pPr>
          <w:ins w:id="200" w:author="Jared Castaneda" w:date="2020-11-08T17:42:00Z">
            <w:del w:id="201"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"_Toc55749741"</w:delInstrText>
              </w:r>
              <w:r w:rsidRPr="002C44B3" w:rsidDel="00E67DC6">
                <w:rPr>
                  <w:rStyle w:val="Hyperlink"/>
                  <w:noProof/>
                </w:rPr>
                <w:delInstrText xml:space="preserve"> </w:delInstrText>
              </w:r>
              <w:r w:rsidRPr="002C44B3" w:rsidDel="00E67DC6">
                <w:rPr>
                  <w:rStyle w:val="Hyperlink"/>
                  <w:noProof/>
                </w:rPr>
                <w:fldChar w:fldCharType="separate"/>
              </w:r>
            </w:del>
          </w:ins>
          <w:ins w:id="202" w:author="Marcos, Nathan" w:date="2020-12-06T21:07:00Z">
            <w:r w:rsidR="004B3E40">
              <w:rPr>
                <w:rStyle w:val="Hyperlink"/>
                <w:b/>
                <w:bCs/>
                <w:noProof/>
              </w:rPr>
              <w:t>Error! Hyperlink reference not valid.</w:t>
            </w:r>
          </w:ins>
          <w:ins w:id="203" w:author="Jared Castaneda" w:date="2020-11-08T17:42:00Z">
            <w:del w:id="204" w:author="Marcos, Nathan" w:date="2020-11-09T10:28:00Z">
              <w:r w:rsidRPr="002C44B3" w:rsidDel="00E67DC6">
                <w:rPr>
                  <w:rStyle w:val="Hyperlink"/>
                  <w:noProof/>
                </w:rPr>
                <w:delText>1.2</w:delText>
              </w:r>
              <w:r w:rsidDel="00E67DC6">
                <w:rPr>
                  <w:rFonts w:eastAsiaTheme="minorEastAsia"/>
                  <w:noProof/>
                </w:rPr>
                <w:tab/>
              </w:r>
              <w:r w:rsidRPr="002C44B3" w:rsidDel="00E67DC6">
                <w:rPr>
                  <w:rStyle w:val="Hyperlink"/>
                  <w:noProof/>
                </w:rPr>
                <w:delText>Search Flight</w:delText>
              </w:r>
              <w:r w:rsidDel="00E67DC6">
                <w:rPr>
                  <w:noProof/>
                  <w:webHidden/>
                </w:rPr>
                <w:tab/>
              </w:r>
              <w:r w:rsidDel="00E67DC6">
                <w:rPr>
                  <w:noProof/>
                  <w:webHidden/>
                </w:rPr>
                <w:fldChar w:fldCharType="begin"/>
              </w:r>
              <w:r w:rsidDel="00E67DC6">
                <w:rPr>
                  <w:noProof/>
                  <w:webHidden/>
                </w:rPr>
                <w:delInstrText xml:space="preserve"> PAGEREF _Toc55749741 \h </w:delInstrText>
              </w:r>
            </w:del>
          </w:ins>
          <w:del w:id="205" w:author="Marcos, Nathan" w:date="2020-11-09T10:28:00Z">
            <w:r w:rsidDel="00E67DC6">
              <w:rPr>
                <w:noProof/>
                <w:webHidden/>
              </w:rPr>
            </w:r>
            <w:r w:rsidDel="00E67DC6">
              <w:rPr>
                <w:noProof/>
                <w:webHidden/>
              </w:rPr>
              <w:fldChar w:fldCharType="separate"/>
            </w:r>
          </w:del>
          <w:ins w:id="206" w:author="Jared Castaneda" w:date="2020-11-08T17:42:00Z">
            <w:del w:id="207" w:author="Marcos, Nathan" w:date="2020-11-09T10:28:00Z">
              <w:r w:rsidDel="00E67DC6">
                <w:rPr>
                  <w:noProof/>
                  <w:webHidden/>
                </w:rPr>
                <w:delText>2</w:delText>
              </w:r>
              <w:r w:rsidDel="00E67DC6">
                <w:rPr>
                  <w:noProof/>
                  <w:webHidden/>
                </w:rPr>
                <w:fldChar w:fldCharType="end"/>
              </w:r>
              <w:r w:rsidRPr="002C44B3" w:rsidDel="00E67DC6">
                <w:rPr>
                  <w:rStyle w:val="Hyperlink"/>
                  <w:noProof/>
                </w:rPr>
                <w:fldChar w:fldCharType="end"/>
              </w:r>
            </w:del>
          </w:ins>
        </w:p>
        <w:p w14:paraId="3BF387F2" w14:textId="68A3B5BE" w:rsidR="000111FA" w:rsidDel="00E67DC6" w:rsidRDefault="000111FA">
          <w:pPr>
            <w:pStyle w:val="TOC3"/>
            <w:rPr>
              <w:ins w:id="208" w:author="Jared Castaneda" w:date="2020-11-08T17:42:00Z"/>
              <w:del w:id="209" w:author="Marcos, Nathan" w:date="2020-11-09T10:28:00Z"/>
              <w:rFonts w:eastAsiaTheme="minorEastAsia"/>
              <w:noProof/>
            </w:rPr>
          </w:pPr>
          <w:ins w:id="210" w:author="Jared Castaneda" w:date="2020-11-08T17:42:00Z">
            <w:del w:id="211"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"_Toc55749742"</w:delInstrText>
              </w:r>
              <w:r w:rsidRPr="002C44B3" w:rsidDel="00E67DC6">
                <w:rPr>
                  <w:rStyle w:val="Hyperlink"/>
                  <w:noProof/>
                </w:rPr>
                <w:delInstrText xml:space="preserve"> </w:delInstrText>
              </w:r>
              <w:r w:rsidRPr="002C44B3" w:rsidDel="00E67DC6">
                <w:rPr>
                  <w:rStyle w:val="Hyperlink"/>
                  <w:noProof/>
                </w:rPr>
                <w:fldChar w:fldCharType="separate"/>
              </w:r>
            </w:del>
          </w:ins>
          <w:ins w:id="212" w:author="Marcos, Nathan" w:date="2020-12-06T21:07:00Z">
            <w:r w:rsidR="004B3E40">
              <w:rPr>
                <w:rStyle w:val="Hyperlink"/>
                <w:b/>
                <w:bCs/>
                <w:noProof/>
              </w:rPr>
              <w:t>Error! Hyperlink reference not valid.</w:t>
            </w:r>
          </w:ins>
          <w:ins w:id="213" w:author="Jared Castaneda" w:date="2020-11-08T17:42:00Z">
            <w:del w:id="214" w:author="Marcos, Nathan" w:date="2020-11-09T10:28:00Z">
              <w:r w:rsidRPr="002C44B3" w:rsidDel="00E67DC6">
                <w:rPr>
                  <w:rStyle w:val="Hyperlink"/>
                  <w:noProof/>
                </w:rPr>
                <w:delText>1.2.1</w:delText>
              </w:r>
              <w:r w:rsidDel="00E67DC6">
                <w:rPr>
                  <w:rFonts w:eastAsiaTheme="minorEastAsia"/>
                  <w:noProof/>
                </w:rPr>
                <w:tab/>
              </w:r>
              <w:r w:rsidRPr="002C44B3" w:rsidDel="00E67DC6">
                <w:rPr>
                  <w:rStyle w:val="Hyperlink"/>
                  <w:noProof/>
                </w:rPr>
                <w:delText>Software Class Diagram</w:delText>
              </w:r>
              <w:r w:rsidDel="00E67DC6">
                <w:rPr>
                  <w:noProof/>
                  <w:webHidden/>
                </w:rPr>
                <w:tab/>
              </w:r>
              <w:r w:rsidDel="00E67DC6">
                <w:rPr>
                  <w:noProof/>
                  <w:webHidden/>
                </w:rPr>
                <w:fldChar w:fldCharType="begin"/>
              </w:r>
              <w:r w:rsidDel="00E67DC6">
                <w:rPr>
                  <w:noProof/>
                  <w:webHidden/>
                </w:rPr>
                <w:delInstrText xml:space="preserve"> PAGEREF _Toc55749742 \h </w:delInstrText>
              </w:r>
            </w:del>
          </w:ins>
          <w:del w:id="215" w:author="Marcos, Nathan" w:date="2020-11-09T10:28:00Z">
            <w:r w:rsidDel="00E67DC6">
              <w:rPr>
                <w:noProof/>
                <w:webHidden/>
              </w:rPr>
            </w:r>
            <w:r w:rsidDel="00E67DC6">
              <w:rPr>
                <w:noProof/>
                <w:webHidden/>
              </w:rPr>
              <w:fldChar w:fldCharType="separate"/>
            </w:r>
          </w:del>
          <w:ins w:id="216" w:author="Jared Castaneda" w:date="2020-11-08T17:42:00Z">
            <w:del w:id="217" w:author="Marcos, Nathan" w:date="2020-11-09T10:28:00Z">
              <w:r w:rsidDel="00E67DC6">
                <w:rPr>
                  <w:noProof/>
                  <w:webHidden/>
                </w:rPr>
                <w:delText>2</w:delText>
              </w:r>
              <w:r w:rsidDel="00E67DC6">
                <w:rPr>
                  <w:noProof/>
                  <w:webHidden/>
                </w:rPr>
                <w:fldChar w:fldCharType="end"/>
              </w:r>
              <w:r w:rsidRPr="002C44B3" w:rsidDel="00E67DC6">
                <w:rPr>
                  <w:rStyle w:val="Hyperlink"/>
                  <w:noProof/>
                </w:rPr>
                <w:fldChar w:fldCharType="end"/>
              </w:r>
            </w:del>
          </w:ins>
        </w:p>
        <w:p w14:paraId="08B31846" w14:textId="2FBE366F" w:rsidR="000111FA" w:rsidDel="00E67DC6" w:rsidRDefault="000111FA">
          <w:pPr>
            <w:pStyle w:val="TOC3"/>
            <w:rPr>
              <w:ins w:id="218" w:author="Jared Castaneda" w:date="2020-11-08T17:42:00Z"/>
              <w:del w:id="219" w:author="Marcos, Nathan" w:date="2020-11-09T10:28:00Z"/>
              <w:rFonts w:eastAsiaTheme="minorEastAsia"/>
              <w:noProof/>
            </w:rPr>
          </w:pPr>
          <w:ins w:id="220" w:author="Jared Castaneda" w:date="2020-11-08T17:42:00Z">
            <w:del w:id="221"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"_Toc55749743"</w:delInstrText>
              </w:r>
              <w:r w:rsidRPr="002C44B3" w:rsidDel="00E67DC6">
                <w:rPr>
                  <w:rStyle w:val="Hyperlink"/>
                  <w:noProof/>
                </w:rPr>
                <w:delInstrText xml:space="preserve"> </w:delInstrText>
              </w:r>
              <w:r w:rsidRPr="002C44B3" w:rsidDel="00E67DC6">
                <w:rPr>
                  <w:rStyle w:val="Hyperlink"/>
                  <w:noProof/>
                </w:rPr>
                <w:fldChar w:fldCharType="separate"/>
              </w:r>
            </w:del>
          </w:ins>
          <w:ins w:id="222" w:author="Marcos, Nathan" w:date="2020-12-06T21:07:00Z">
            <w:r w:rsidR="004B3E40">
              <w:rPr>
                <w:rStyle w:val="Hyperlink"/>
                <w:b/>
                <w:bCs/>
                <w:noProof/>
              </w:rPr>
              <w:t>Error! Hyperlink reference not valid.</w:t>
            </w:r>
          </w:ins>
          <w:ins w:id="223" w:author="Jared Castaneda" w:date="2020-11-08T17:42:00Z">
            <w:del w:id="224" w:author="Marcos, Nathan" w:date="2020-11-09T10:28:00Z">
              <w:r w:rsidRPr="002C44B3" w:rsidDel="00E67DC6">
                <w:rPr>
                  <w:rStyle w:val="Hyperlink"/>
                  <w:noProof/>
                </w:rPr>
                <w:delText>1.2.2</w:delText>
              </w:r>
              <w:r w:rsidDel="00E67DC6">
                <w:rPr>
                  <w:rFonts w:eastAsiaTheme="minorEastAsia"/>
                  <w:noProof/>
                </w:rPr>
                <w:tab/>
              </w:r>
              <w:r w:rsidRPr="002C44B3" w:rsidDel="00E67DC6">
                <w:rPr>
                  <w:rStyle w:val="Hyperlink"/>
                  <w:noProof/>
                </w:rPr>
                <w:delText>Description</w:delText>
              </w:r>
              <w:r w:rsidDel="00E67DC6">
                <w:rPr>
                  <w:noProof/>
                  <w:webHidden/>
                </w:rPr>
                <w:tab/>
              </w:r>
              <w:r w:rsidDel="00E67DC6">
                <w:rPr>
                  <w:noProof/>
                  <w:webHidden/>
                </w:rPr>
                <w:fldChar w:fldCharType="begin"/>
              </w:r>
              <w:r w:rsidDel="00E67DC6">
                <w:rPr>
                  <w:noProof/>
                  <w:webHidden/>
                </w:rPr>
                <w:delInstrText xml:space="preserve"> PAGEREF _Toc55749743 \h </w:delInstrText>
              </w:r>
            </w:del>
          </w:ins>
          <w:del w:id="225" w:author="Marcos, Nathan" w:date="2020-11-09T10:28:00Z">
            <w:r w:rsidDel="00E67DC6">
              <w:rPr>
                <w:noProof/>
                <w:webHidden/>
              </w:rPr>
            </w:r>
            <w:r w:rsidDel="00E67DC6">
              <w:rPr>
                <w:noProof/>
                <w:webHidden/>
              </w:rPr>
              <w:fldChar w:fldCharType="separate"/>
            </w:r>
          </w:del>
          <w:ins w:id="226" w:author="Jared Castaneda" w:date="2020-11-08T17:42:00Z">
            <w:del w:id="227" w:author="Marcos, Nathan" w:date="2020-11-09T10:28:00Z">
              <w:r w:rsidDel="00E67DC6">
                <w:rPr>
                  <w:noProof/>
                  <w:webHidden/>
                </w:rPr>
                <w:delText>2</w:delText>
              </w:r>
              <w:r w:rsidDel="00E67DC6">
                <w:rPr>
                  <w:noProof/>
                  <w:webHidden/>
                </w:rPr>
                <w:fldChar w:fldCharType="end"/>
              </w:r>
              <w:r w:rsidRPr="002C44B3" w:rsidDel="00E67DC6">
                <w:rPr>
                  <w:rStyle w:val="Hyperlink"/>
                  <w:noProof/>
                </w:rPr>
                <w:fldChar w:fldCharType="end"/>
              </w:r>
            </w:del>
          </w:ins>
        </w:p>
        <w:p w14:paraId="59B6E23C" w14:textId="07EC2001" w:rsidR="000111FA" w:rsidDel="00E67DC6" w:rsidRDefault="000111FA">
          <w:pPr>
            <w:pStyle w:val="TOC2"/>
            <w:rPr>
              <w:ins w:id="228" w:author="Jared Castaneda" w:date="2020-11-08T17:42:00Z"/>
              <w:del w:id="229" w:author="Marcos, Nathan" w:date="2020-11-09T10:28:00Z"/>
              <w:rFonts w:eastAsiaTheme="minorEastAsia"/>
              <w:noProof/>
            </w:rPr>
          </w:pPr>
          <w:ins w:id="230" w:author="Jared Castaneda" w:date="2020-11-08T17:42:00Z">
            <w:del w:id="231"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"_Toc55749745"</w:delInstrText>
              </w:r>
              <w:r w:rsidRPr="002C44B3" w:rsidDel="00E67DC6">
                <w:rPr>
                  <w:rStyle w:val="Hyperlink"/>
                  <w:noProof/>
                </w:rPr>
                <w:delInstrText xml:space="preserve"> </w:delInstrText>
              </w:r>
              <w:r w:rsidRPr="002C44B3" w:rsidDel="00E67DC6">
                <w:rPr>
                  <w:rStyle w:val="Hyperlink"/>
                  <w:noProof/>
                </w:rPr>
                <w:fldChar w:fldCharType="separate"/>
              </w:r>
            </w:del>
          </w:ins>
          <w:ins w:id="232" w:author="Marcos, Nathan" w:date="2020-12-06T21:07:00Z">
            <w:r w:rsidR="004B3E40">
              <w:rPr>
                <w:rStyle w:val="Hyperlink"/>
                <w:b/>
                <w:bCs/>
                <w:noProof/>
              </w:rPr>
              <w:t>Error! Hyperlink reference not valid.</w:t>
            </w:r>
          </w:ins>
          <w:ins w:id="233" w:author="Jared Castaneda" w:date="2020-11-08T17:42:00Z">
            <w:del w:id="234" w:author="Marcos, Nathan" w:date="2020-11-09T10:28:00Z">
              <w:r w:rsidRPr="002C44B3" w:rsidDel="00E67DC6">
                <w:rPr>
                  <w:rStyle w:val="Hyperlink"/>
                  <w:noProof/>
                </w:rPr>
                <w:delText>1.3</w:delText>
              </w:r>
              <w:r w:rsidDel="00E67DC6">
                <w:rPr>
                  <w:rFonts w:eastAsiaTheme="minorEastAsia"/>
                  <w:noProof/>
                </w:rPr>
                <w:tab/>
              </w:r>
              <w:r w:rsidRPr="002C44B3" w:rsidDel="00E67DC6">
                <w:rPr>
                  <w:rStyle w:val="Hyperlink"/>
                  <w:noProof/>
                </w:rPr>
                <w:delText>Show Tickets</w:delText>
              </w:r>
              <w:r w:rsidDel="00E67DC6">
                <w:rPr>
                  <w:noProof/>
                  <w:webHidden/>
                </w:rPr>
                <w:tab/>
              </w:r>
              <w:r w:rsidDel="00E67DC6">
                <w:rPr>
                  <w:noProof/>
                  <w:webHidden/>
                </w:rPr>
                <w:fldChar w:fldCharType="begin"/>
              </w:r>
              <w:r w:rsidDel="00E67DC6">
                <w:rPr>
                  <w:noProof/>
                  <w:webHidden/>
                </w:rPr>
                <w:delInstrText xml:space="preserve"> PAGEREF _Toc55749745 \h </w:delInstrText>
              </w:r>
            </w:del>
          </w:ins>
          <w:del w:id="235" w:author="Marcos, Nathan" w:date="2020-11-09T10:28:00Z">
            <w:r w:rsidDel="00E67DC6">
              <w:rPr>
                <w:noProof/>
                <w:webHidden/>
              </w:rPr>
            </w:r>
            <w:r w:rsidDel="00E67DC6">
              <w:rPr>
                <w:noProof/>
                <w:webHidden/>
              </w:rPr>
              <w:fldChar w:fldCharType="separate"/>
            </w:r>
          </w:del>
          <w:ins w:id="236" w:author="Jared Castaneda" w:date="2020-11-08T17:42:00Z">
            <w:del w:id="237" w:author="Marcos, Nathan" w:date="2020-11-09T10:28:00Z">
              <w:r w:rsidDel="00E67DC6">
                <w:rPr>
                  <w:noProof/>
                  <w:webHidden/>
                </w:rPr>
                <w:delText>3</w:delText>
              </w:r>
              <w:r w:rsidDel="00E67DC6">
                <w:rPr>
                  <w:noProof/>
                  <w:webHidden/>
                </w:rPr>
                <w:fldChar w:fldCharType="end"/>
              </w:r>
              <w:r w:rsidRPr="002C44B3" w:rsidDel="00E67DC6">
                <w:rPr>
                  <w:rStyle w:val="Hyperlink"/>
                  <w:noProof/>
                </w:rPr>
                <w:fldChar w:fldCharType="end"/>
              </w:r>
            </w:del>
          </w:ins>
        </w:p>
        <w:p w14:paraId="58120976" w14:textId="440A33A8" w:rsidR="000111FA" w:rsidDel="00E67DC6" w:rsidRDefault="000111FA">
          <w:pPr>
            <w:pStyle w:val="TOC3"/>
            <w:rPr>
              <w:ins w:id="238" w:author="Jared Castaneda" w:date="2020-11-08T17:42:00Z"/>
              <w:del w:id="239" w:author="Marcos, Nathan" w:date="2020-11-09T10:28:00Z"/>
              <w:rFonts w:eastAsiaTheme="minorEastAsia"/>
              <w:noProof/>
            </w:rPr>
          </w:pPr>
          <w:ins w:id="240" w:author="Jared Castaneda" w:date="2020-11-08T17:42:00Z">
            <w:del w:id="241" w:author="Marcos, Nathan" w:date="2020-11-09T10:28:00Z">
              <w:r w:rsidRPr="00632A38" w:rsidDel="00E67DC6">
                <w:rPr>
                  <w:rStyle w:val="Hyperlink"/>
                  <w:noProof/>
                  <w:color w:val="000000" w:themeColor="text1"/>
                  <w:u w:val="none"/>
                  <w:rPrChange w:id="242" w:author="Jared Castaneda" w:date="2020-11-08T17:42:00Z">
                    <w:rPr>
                      <w:rStyle w:val="Hyperlink"/>
                      <w:noProof/>
                    </w:rPr>
                  </w:rPrChange>
                </w:rPr>
                <w:delText>1.3.1</w:delText>
              </w:r>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"_Toc55749746"</w:delInstrText>
              </w:r>
              <w:r w:rsidRPr="002C44B3" w:rsidDel="00E67DC6">
                <w:rPr>
                  <w:rStyle w:val="Hyperlink"/>
                  <w:noProof/>
                </w:rPr>
                <w:delInstrText xml:space="preserve"> </w:delInstrText>
              </w:r>
              <w:r w:rsidRPr="002C44B3" w:rsidDel="00E67DC6">
                <w:rPr>
                  <w:rStyle w:val="Hyperlink"/>
                  <w:noProof/>
                </w:rPr>
                <w:fldChar w:fldCharType="separate"/>
              </w:r>
            </w:del>
          </w:ins>
          <w:ins w:id="243" w:author="Marcos, Nathan" w:date="2020-12-06T21:07:00Z">
            <w:r w:rsidR="004B3E40">
              <w:rPr>
                <w:rStyle w:val="Hyperlink"/>
                <w:b/>
                <w:bCs/>
                <w:noProof/>
              </w:rPr>
              <w:t>Error! Hyperlink reference not valid.</w:t>
            </w:r>
          </w:ins>
          <w:ins w:id="244" w:author="Jared Castaneda" w:date="2020-11-08T17:42:00Z">
            <w:del w:id="245" w:author="Marcos, Nathan" w:date="2020-11-09T10:28:00Z">
              <w:r w:rsidDel="00E67DC6">
                <w:rPr>
                  <w:rFonts w:eastAsiaTheme="minorEastAsia"/>
                  <w:noProof/>
                </w:rPr>
                <w:tab/>
              </w:r>
              <w:r w:rsidRPr="002C44B3" w:rsidDel="00E67DC6">
                <w:rPr>
                  <w:rStyle w:val="Hyperlink"/>
                  <w:noProof/>
                </w:rPr>
                <w:delText>Software Class Diagram</w:delText>
              </w:r>
              <w:r w:rsidDel="00E67DC6">
                <w:rPr>
                  <w:noProof/>
                  <w:webHidden/>
                </w:rPr>
                <w:tab/>
              </w:r>
              <w:r w:rsidDel="00E67DC6">
                <w:rPr>
                  <w:noProof/>
                  <w:webHidden/>
                </w:rPr>
                <w:fldChar w:fldCharType="begin"/>
              </w:r>
              <w:r w:rsidDel="00E67DC6">
                <w:rPr>
                  <w:noProof/>
                  <w:webHidden/>
                </w:rPr>
                <w:delInstrText xml:space="preserve"> PAGEREF _Toc55749746 \h </w:delInstrText>
              </w:r>
            </w:del>
          </w:ins>
          <w:del w:id="246" w:author="Marcos, Nathan" w:date="2020-11-09T10:28:00Z">
            <w:r w:rsidDel="00E67DC6">
              <w:rPr>
                <w:noProof/>
                <w:webHidden/>
              </w:rPr>
            </w:r>
            <w:r w:rsidDel="00E67DC6">
              <w:rPr>
                <w:noProof/>
                <w:webHidden/>
              </w:rPr>
              <w:fldChar w:fldCharType="separate"/>
            </w:r>
          </w:del>
          <w:ins w:id="247" w:author="Jared Castaneda" w:date="2020-11-08T17:42:00Z">
            <w:del w:id="248" w:author="Marcos, Nathan" w:date="2020-11-09T10:28:00Z">
              <w:r w:rsidDel="00E67DC6">
                <w:rPr>
                  <w:noProof/>
                  <w:webHidden/>
                </w:rPr>
                <w:delText>3</w:delText>
              </w:r>
              <w:r w:rsidDel="00E67DC6">
                <w:rPr>
                  <w:noProof/>
                  <w:webHidden/>
                </w:rPr>
                <w:fldChar w:fldCharType="end"/>
              </w:r>
              <w:r w:rsidRPr="002C44B3" w:rsidDel="00E67DC6">
                <w:rPr>
                  <w:rStyle w:val="Hyperlink"/>
                  <w:noProof/>
                </w:rPr>
                <w:fldChar w:fldCharType="end"/>
              </w:r>
            </w:del>
          </w:ins>
        </w:p>
        <w:p w14:paraId="2E652616" w14:textId="1C1B863D" w:rsidR="000111FA" w:rsidDel="00E67DC6" w:rsidRDefault="000111FA">
          <w:pPr>
            <w:pStyle w:val="TOC3"/>
            <w:rPr>
              <w:ins w:id="249" w:author="Jared Castaneda" w:date="2020-11-08T17:42:00Z"/>
              <w:del w:id="250" w:author="Marcos, Nathan" w:date="2020-11-09T10:28:00Z"/>
              <w:rFonts w:eastAsiaTheme="minorEastAsia"/>
              <w:noProof/>
            </w:rPr>
          </w:pPr>
          <w:ins w:id="251" w:author="Jared Castaneda" w:date="2020-11-08T17:42:00Z">
            <w:del w:id="25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"_Toc55749748"</w:delInstrText>
              </w:r>
              <w:r w:rsidRPr="002C44B3" w:rsidDel="00E67DC6">
                <w:rPr>
                  <w:rStyle w:val="Hyperlink"/>
                  <w:noProof/>
                </w:rPr>
                <w:delInstrText xml:space="preserve"> </w:delInstrText>
              </w:r>
              <w:r w:rsidRPr="002C44B3" w:rsidDel="00E67DC6">
                <w:rPr>
                  <w:rStyle w:val="Hyperlink"/>
                  <w:noProof/>
                </w:rPr>
                <w:fldChar w:fldCharType="separate"/>
              </w:r>
            </w:del>
          </w:ins>
          <w:ins w:id="253" w:author="Marcos, Nathan" w:date="2020-12-06T21:07:00Z">
            <w:r w:rsidR="004B3E40">
              <w:rPr>
                <w:rStyle w:val="Hyperlink"/>
                <w:b/>
                <w:bCs/>
                <w:noProof/>
              </w:rPr>
              <w:t>Error! Hyperlink reference not valid.</w:t>
            </w:r>
          </w:ins>
          <w:ins w:id="254" w:author="Jared Castaneda" w:date="2020-11-08T17:42:00Z">
            <w:del w:id="255" w:author="Marcos, Nathan" w:date="2020-11-09T10:28:00Z">
              <w:r w:rsidRPr="002C44B3" w:rsidDel="00E67DC6">
                <w:rPr>
                  <w:rStyle w:val="Hyperlink"/>
                  <w:noProof/>
                </w:rPr>
                <w:delText>1.3.2</w:delText>
              </w:r>
              <w:r w:rsidDel="00E67DC6">
                <w:rPr>
                  <w:rFonts w:eastAsiaTheme="minorEastAsia"/>
                  <w:noProof/>
                </w:rPr>
                <w:tab/>
              </w:r>
              <w:r w:rsidRPr="002C44B3" w:rsidDel="00E67DC6">
                <w:rPr>
                  <w:rStyle w:val="Hyperlink"/>
                  <w:noProof/>
                </w:rPr>
                <w:delText>Description</w:delText>
              </w:r>
              <w:r w:rsidDel="00E67DC6">
                <w:rPr>
                  <w:noProof/>
                  <w:webHidden/>
                </w:rPr>
                <w:tab/>
              </w:r>
              <w:r w:rsidDel="00E67DC6">
                <w:rPr>
                  <w:noProof/>
                  <w:webHidden/>
                </w:rPr>
                <w:fldChar w:fldCharType="begin"/>
              </w:r>
              <w:r w:rsidDel="00E67DC6">
                <w:rPr>
                  <w:noProof/>
                  <w:webHidden/>
                </w:rPr>
                <w:delInstrText xml:space="preserve"> PAGEREF _Toc55749748 \h </w:delInstrText>
              </w:r>
            </w:del>
          </w:ins>
          <w:del w:id="256" w:author="Marcos, Nathan" w:date="2020-11-09T10:28:00Z">
            <w:r w:rsidDel="00E67DC6">
              <w:rPr>
                <w:noProof/>
                <w:webHidden/>
              </w:rPr>
            </w:r>
            <w:r w:rsidDel="00E67DC6">
              <w:rPr>
                <w:noProof/>
                <w:webHidden/>
              </w:rPr>
              <w:fldChar w:fldCharType="separate"/>
            </w:r>
          </w:del>
          <w:ins w:id="257" w:author="Jared Castaneda" w:date="2020-11-08T17:42:00Z">
            <w:del w:id="258" w:author="Marcos, Nathan" w:date="2020-11-09T10:28:00Z">
              <w:r w:rsidDel="00E67DC6">
                <w:rPr>
                  <w:noProof/>
                  <w:webHidden/>
                </w:rPr>
                <w:delText>3</w:delText>
              </w:r>
              <w:r w:rsidDel="00E67DC6">
                <w:rPr>
                  <w:noProof/>
                  <w:webHidden/>
                </w:rPr>
                <w:fldChar w:fldCharType="end"/>
              </w:r>
              <w:r w:rsidRPr="002C44B3" w:rsidDel="00E67DC6">
                <w:rPr>
                  <w:rStyle w:val="Hyperlink"/>
                  <w:noProof/>
                </w:rPr>
                <w:fldChar w:fldCharType="end"/>
              </w:r>
            </w:del>
          </w:ins>
        </w:p>
        <w:p w14:paraId="7972EC43" w14:textId="11C71F01" w:rsidR="000111FA" w:rsidDel="00E67DC6" w:rsidRDefault="000111FA">
          <w:pPr>
            <w:pStyle w:val="TOC1"/>
            <w:rPr>
              <w:ins w:id="259" w:author="Jared Castaneda" w:date="2020-11-08T17:42:00Z"/>
              <w:del w:id="260" w:author="Marcos, Nathan" w:date="2020-11-09T10:28:00Z"/>
              <w:rFonts w:eastAsiaTheme="minorEastAsia"/>
              <w:sz w:val="22"/>
            </w:rPr>
          </w:pPr>
          <w:ins w:id="261" w:author="Jared Castaneda" w:date="2020-11-08T17:42:00Z">
            <w:del w:id="262" w:author="Marcos, Nathan" w:date="2020-11-09T10:28:00Z">
              <w:r w:rsidRPr="002C44B3" w:rsidDel="00E67DC6">
                <w:rPr>
                  <w:rStyle w:val="Hyperlink"/>
                </w:rPr>
                <w:fldChar w:fldCharType="begin"/>
              </w:r>
              <w:r w:rsidRPr="002C44B3" w:rsidDel="00E67DC6">
                <w:rPr>
                  <w:rStyle w:val="Hyperlink"/>
                </w:rPr>
                <w:delInstrText xml:space="preserve"> </w:delInstrText>
              </w:r>
              <w:r w:rsidDel="00E67DC6">
                <w:delInstrText>HYPERLINK \l "_Toc55749749"</w:delInstrText>
              </w:r>
              <w:r w:rsidRPr="002C44B3" w:rsidDel="00E67DC6">
                <w:rPr>
                  <w:rStyle w:val="Hyperlink"/>
                </w:rPr>
                <w:delInstrText xml:space="preserve"> </w:delInstrText>
              </w:r>
              <w:r w:rsidRPr="002C44B3" w:rsidDel="00E67DC6">
                <w:rPr>
                  <w:rStyle w:val="Hyperlink"/>
                </w:rPr>
                <w:fldChar w:fldCharType="separate"/>
              </w:r>
            </w:del>
          </w:ins>
          <w:ins w:id="263" w:author="Marcos, Nathan" w:date="2020-12-06T21:07:00Z">
            <w:r w:rsidR="004B3E40">
              <w:rPr>
                <w:rStyle w:val="Hyperlink"/>
                <w:b/>
                <w:bCs/>
              </w:rPr>
              <w:t>Error! Hyperlink reference not valid.</w:t>
            </w:r>
          </w:ins>
          <w:ins w:id="264" w:author="Jared Castaneda" w:date="2020-11-08T17:42:00Z">
            <w:del w:id="265" w:author="Marcos, Nathan" w:date="2020-11-09T10:28:00Z">
              <w:r w:rsidRPr="002C44B3" w:rsidDel="00E67DC6">
                <w:rPr>
                  <w:rStyle w:val="Hyperlink"/>
                </w:rPr>
                <w:delText>2</w:delText>
              </w:r>
              <w:r w:rsidDel="00E67DC6">
                <w:rPr>
                  <w:rFonts w:eastAsiaTheme="minorEastAsia"/>
                  <w:sz w:val="22"/>
                </w:rPr>
                <w:tab/>
              </w:r>
              <w:r w:rsidRPr="002C44B3" w:rsidDel="00E67DC6">
                <w:rPr>
                  <w:rStyle w:val="Hyperlink"/>
                </w:rPr>
                <w:delText>Dynamic View</w:delText>
              </w:r>
              <w:r w:rsidDel="00E67DC6">
                <w:rPr>
                  <w:webHidden/>
                </w:rPr>
                <w:tab/>
              </w:r>
              <w:r w:rsidDel="00E67DC6">
                <w:rPr>
                  <w:webHidden/>
                </w:rPr>
                <w:fldChar w:fldCharType="begin"/>
              </w:r>
              <w:r w:rsidDel="00E67DC6">
                <w:rPr>
                  <w:webHidden/>
                </w:rPr>
                <w:delInstrText xml:space="preserve"> PAGEREF _Toc55749749 \h </w:delInstrText>
              </w:r>
            </w:del>
          </w:ins>
          <w:del w:id="266" w:author="Marcos, Nathan" w:date="2020-11-09T10:28:00Z">
            <w:r w:rsidDel="00E67DC6">
              <w:rPr>
                <w:webHidden/>
              </w:rPr>
            </w:r>
            <w:r w:rsidDel="00E67DC6">
              <w:rPr>
                <w:webHidden/>
              </w:rPr>
              <w:fldChar w:fldCharType="separate"/>
            </w:r>
          </w:del>
          <w:ins w:id="267" w:author="Jared Castaneda" w:date="2020-11-08T17:42:00Z">
            <w:del w:id="268" w:author="Marcos, Nathan" w:date="2020-11-09T10:28:00Z">
              <w:r w:rsidDel="00E67DC6">
                <w:rPr>
                  <w:webHidden/>
                </w:rPr>
                <w:delText>4</w:delText>
              </w:r>
              <w:r w:rsidDel="00E67DC6">
                <w:rPr>
                  <w:webHidden/>
                </w:rPr>
                <w:fldChar w:fldCharType="end"/>
              </w:r>
              <w:r w:rsidRPr="002C44B3" w:rsidDel="00E67DC6">
                <w:rPr>
                  <w:rStyle w:val="Hyperlink"/>
                </w:rPr>
                <w:fldChar w:fldCharType="end"/>
              </w:r>
            </w:del>
          </w:ins>
        </w:p>
        <w:p w14:paraId="48DEB11D" w14:textId="717B9C6D" w:rsidR="000111FA" w:rsidDel="00E67DC6" w:rsidRDefault="000111FA">
          <w:pPr>
            <w:pStyle w:val="TOC2"/>
            <w:rPr>
              <w:ins w:id="269" w:author="Jared Castaneda" w:date="2020-11-08T17:42:00Z"/>
              <w:del w:id="270" w:author="Marcos, Nathan" w:date="2020-11-09T10:28:00Z"/>
              <w:rFonts w:eastAsiaTheme="minorEastAsia"/>
              <w:noProof/>
            </w:rPr>
          </w:pPr>
          <w:ins w:id="271" w:author="Jared Castaneda" w:date="2020-11-08T17:42:00Z">
            <w:del w:id="27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"_Toc55749759"</w:delInstrText>
              </w:r>
              <w:r w:rsidRPr="002C44B3" w:rsidDel="00E67DC6">
                <w:rPr>
                  <w:rStyle w:val="Hyperlink"/>
                  <w:noProof/>
                </w:rPr>
                <w:delInstrText xml:space="preserve"> </w:delInstrText>
              </w:r>
              <w:r w:rsidRPr="002C44B3" w:rsidDel="00E67DC6">
                <w:rPr>
                  <w:rStyle w:val="Hyperlink"/>
                  <w:noProof/>
                </w:rPr>
                <w:fldChar w:fldCharType="separate"/>
              </w:r>
            </w:del>
          </w:ins>
          <w:ins w:id="273" w:author="Marcos, Nathan" w:date="2020-12-06T21:07:00Z">
            <w:r w:rsidR="004B3E40">
              <w:rPr>
                <w:rStyle w:val="Hyperlink"/>
                <w:b/>
                <w:bCs/>
                <w:noProof/>
              </w:rPr>
              <w:t>Error! Hyperlink reference not valid.</w:t>
            </w:r>
          </w:ins>
          <w:ins w:id="274" w:author="Jared Castaneda" w:date="2020-11-08T17:42:00Z">
            <w:del w:id="275" w:author="Marcos, Nathan" w:date="2020-11-09T10:28:00Z">
              <w:r w:rsidRPr="002C44B3" w:rsidDel="00E67DC6">
                <w:rPr>
                  <w:rStyle w:val="Hyperlink"/>
                  <w:noProof/>
                </w:rPr>
                <w:delText>2.1</w:delText>
              </w:r>
              <w:r w:rsidDel="00E67DC6">
                <w:rPr>
                  <w:rFonts w:eastAsiaTheme="minorEastAsia"/>
                  <w:noProof/>
                </w:rPr>
                <w:tab/>
              </w:r>
              <w:r w:rsidRPr="002C44B3" w:rsidDel="00E67DC6">
                <w:rPr>
                  <w:rStyle w:val="Hyperlink"/>
                  <w:noProof/>
                </w:rPr>
                <w:delText>Book Flight Sequence of Execution</w:delText>
              </w:r>
              <w:r w:rsidDel="00E67DC6">
                <w:rPr>
                  <w:noProof/>
                  <w:webHidden/>
                </w:rPr>
                <w:tab/>
              </w:r>
              <w:r w:rsidDel="00E67DC6">
                <w:rPr>
                  <w:noProof/>
                  <w:webHidden/>
                </w:rPr>
                <w:fldChar w:fldCharType="begin"/>
              </w:r>
              <w:r w:rsidDel="00E67DC6">
                <w:rPr>
                  <w:noProof/>
                  <w:webHidden/>
                </w:rPr>
                <w:delInstrText xml:space="preserve"> PAGEREF _Toc55749759 \h </w:delInstrText>
              </w:r>
            </w:del>
          </w:ins>
          <w:del w:id="276" w:author="Marcos, Nathan" w:date="2020-11-09T10:28:00Z">
            <w:r w:rsidDel="00E67DC6">
              <w:rPr>
                <w:noProof/>
                <w:webHidden/>
              </w:rPr>
            </w:r>
            <w:r w:rsidDel="00E67DC6">
              <w:rPr>
                <w:noProof/>
                <w:webHidden/>
              </w:rPr>
              <w:fldChar w:fldCharType="separate"/>
            </w:r>
          </w:del>
          <w:ins w:id="277" w:author="Jared Castaneda" w:date="2020-11-08T17:42:00Z">
            <w:del w:id="278" w:author="Marcos, Nathan" w:date="2020-11-09T10:28:00Z">
              <w:r w:rsidDel="00E67DC6">
                <w:rPr>
                  <w:noProof/>
                  <w:webHidden/>
                </w:rPr>
                <w:delText>4</w:delText>
              </w:r>
              <w:r w:rsidDel="00E67DC6">
                <w:rPr>
                  <w:noProof/>
                  <w:webHidden/>
                </w:rPr>
                <w:fldChar w:fldCharType="end"/>
              </w:r>
              <w:r w:rsidRPr="002C44B3" w:rsidDel="00E67DC6">
                <w:rPr>
                  <w:rStyle w:val="Hyperlink"/>
                  <w:noProof/>
                </w:rPr>
                <w:fldChar w:fldCharType="end"/>
              </w:r>
            </w:del>
          </w:ins>
        </w:p>
        <w:p w14:paraId="223D793B" w14:textId="0F492B9F" w:rsidR="000111FA" w:rsidDel="00E67DC6" w:rsidRDefault="000111FA">
          <w:pPr>
            <w:pStyle w:val="TOC3"/>
            <w:rPr>
              <w:ins w:id="279" w:author="Jared Castaneda" w:date="2020-11-08T17:42:00Z"/>
              <w:del w:id="280" w:author="Marcos, Nathan" w:date="2020-11-09T10:28:00Z"/>
              <w:rFonts w:eastAsiaTheme="minorEastAsia"/>
              <w:noProof/>
            </w:rPr>
          </w:pPr>
          <w:ins w:id="281" w:author="Jared Castaneda" w:date="2020-11-08T17:42:00Z">
            <w:del w:id="28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"_Toc55749760"</w:delInstrText>
              </w:r>
              <w:r w:rsidRPr="002C44B3" w:rsidDel="00E67DC6">
                <w:rPr>
                  <w:rStyle w:val="Hyperlink"/>
                  <w:noProof/>
                </w:rPr>
                <w:delInstrText xml:space="preserve"> </w:delInstrText>
              </w:r>
              <w:r w:rsidRPr="002C44B3" w:rsidDel="00E67DC6">
                <w:rPr>
                  <w:rStyle w:val="Hyperlink"/>
                  <w:noProof/>
                </w:rPr>
                <w:fldChar w:fldCharType="separate"/>
              </w:r>
            </w:del>
          </w:ins>
          <w:ins w:id="283" w:author="Marcos, Nathan" w:date="2020-12-06T21:07:00Z">
            <w:r w:rsidR="004B3E40">
              <w:rPr>
                <w:rStyle w:val="Hyperlink"/>
                <w:b/>
                <w:bCs/>
                <w:noProof/>
              </w:rPr>
              <w:t>Error! Hyperlink reference not valid.</w:t>
            </w:r>
          </w:ins>
          <w:ins w:id="284" w:author="Jared Castaneda" w:date="2020-11-08T17:42:00Z">
            <w:del w:id="285" w:author="Marcos, Nathan" w:date="2020-11-09T10:28:00Z">
              <w:r w:rsidRPr="002C44B3" w:rsidDel="00E67DC6">
                <w:rPr>
                  <w:rStyle w:val="Hyperlink"/>
                  <w:noProof/>
                </w:rPr>
                <w:delText>2.1.1</w:delText>
              </w:r>
              <w:r w:rsidDel="00E67DC6">
                <w:rPr>
                  <w:rFonts w:eastAsiaTheme="minorEastAsia"/>
                  <w:noProof/>
                </w:rPr>
                <w:tab/>
              </w:r>
              <w:r w:rsidRPr="002C44B3" w:rsidDel="00E67DC6">
                <w:rPr>
                  <w:rStyle w:val="Hyperlink"/>
                  <w:noProof/>
                </w:rPr>
                <w:delText>Software Interaction Diagram</w:delText>
              </w:r>
              <w:r w:rsidDel="00E67DC6">
                <w:rPr>
                  <w:noProof/>
                  <w:webHidden/>
                </w:rPr>
                <w:tab/>
              </w:r>
              <w:r w:rsidDel="00E67DC6">
                <w:rPr>
                  <w:noProof/>
                  <w:webHidden/>
                </w:rPr>
                <w:fldChar w:fldCharType="begin"/>
              </w:r>
              <w:r w:rsidDel="00E67DC6">
                <w:rPr>
                  <w:noProof/>
                  <w:webHidden/>
                </w:rPr>
                <w:delInstrText xml:space="preserve"> PAGEREF _Toc55749760 \h </w:delInstrText>
              </w:r>
            </w:del>
          </w:ins>
          <w:del w:id="286" w:author="Marcos, Nathan" w:date="2020-11-09T10:28:00Z">
            <w:r w:rsidDel="00E67DC6">
              <w:rPr>
                <w:noProof/>
                <w:webHidden/>
              </w:rPr>
            </w:r>
            <w:r w:rsidDel="00E67DC6">
              <w:rPr>
                <w:noProof/>
                <w:webHidden/>
              </w:rPr>
              <w:fldChar w:fldCharType="separate"/>
            </w:r>
          </w:del>
          <w:ins w:id="287" w:author="Jared Castaneda" w:date="2020-11-08T17:42:00Z">
            <w:del w:id="288" w:author="Marcos, Nathan" w:date="2020-11-09T10:28:00Z">
              <w:r w:rsidDel="00E67DC6">
                <w:rPr>
                  <w:noProof/>
                  <w:webHidden/>
                </w:rPr>
                <w:delText>4</w:delText>
              </w:r>
              <w:r w:rsidDel="00E67DC6">
                <w:rPr>
                  <w:noProof/>
                  <w:webHidden/>
                </w:rPr>
                <w:fldChar w:fldCharType="end"/>
              </w:r>
              <w:r w:rsidRPr="002C44B3" w:rsidDel="00E67DC6">
                <w:rPr>
                  <w:rStyle w:val="Hyperlink"/>
                  <w:noProof/>
                </w:rPr>
                <w:fldChar w:fldCharType="end"/>
              </w:r>
            </w:del>
          </w:ins>
        </w:p>
        <w:p w14:paraId="2B60A227" w14:textId="7C912F99" w:rsidR="000111FA" w:rsidDel="00E67DC6" w:rsidRDefault="000111FA">
          <w:pPr>
            <w:pStyle w:val="TOC3"/>
            <w:rPr>
              <w:ins w:id="289" w:author="Jared Castaneda" w:date="2020-11-08T17:42:00Z"/>
              <w:del w:id="290" w:author="Marcos, Nathan" w:date="2020-11-09T10:28:00Z"/>
              <w:rFonts w:eastAsiaTheme="minorEastAsia"/>
              <w:noProof/>
            </w:rPr>
          </w:pPr>
          <w:ins w:id="291" w:author="Jared Castaneda" w:date="2020-11-08T17:42:00Z">
            <w:del w:id="29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"_Toc55749761"</w:delInstrText>
              </w:r>
              <w:r w:rsidRPr="002C44B3" w:rsidDel="00E67DC6">
                <w:rPr>
                  <w:rStyle w:val="Hyperlink"/>
                  <w:noProof/>
                </w:rPr>
                <w:delInstrText xml:space="preserve"> </w:delInstrText>
              </w:r>
              <w:r w:rsidRPr="002C44B3" w:rsidDel="00E67DC6">
                <w:rPr>
                  <w:rStyle w:val="Hyperlink"/>
                  <w:noProof/>
                </w:rPr>
                <w:fldChar w:fldCharType="separate"/>
              </w:r>
            </w:del>
          </w:ins>
          <w:ins w:id="293" w:author="Marcos, Nathan" w:date="2020-12-06T21:07:00Z">
            <w:r w:rsidR="004B3E40">
              <w:rPr>
                <w:rStyle w:val="Hyperlink"/>
                <w:b/>
                <w:bCs/>
                <w:noProof/>
              </w:rPr>
              <w:t>Error! Hyperlink reference not valid.</w:t>
            </w:r>
          </w:ins>
          <w:ins w:id="294" w:author="Jared Castaneda" w:date="2020-11-08T17:42:00Z">
            <w:del w:id="295" w:author="Marcos, Nathan" w:date="2020-11-09T10:28:00Z">
              <w:r w:rsidRPr="002C44B3" w:rsidDel="00E67DC6">
                <w:rPr>
                  <w:rStyle w:val="Hyperlink"/>
                  <w:noProof/>
                </w:rPr>
                <w:delText>2.1.2</w:delText>
              </w:r>
              <w:r w:rsidDel="00E67DC6">
                <w:rPr>
                  <w:rFonts w:eastAsiaTheme="minorEastAsia"/>
                  <w:noProof/>
                </w:rPr>
                <w:tab/>
              </w:r>
              <w:r w:rsidRPr="002C44B3" w:rsidDel="00E67DC6">
                <w:rPr>
                  <w:rStyle w:val="Hyperlink"/>
                  <w:noProof/>
                </w:rPr>
                <w:delText>Description</w:delText>
              </w:r>
              <w:r w:rsidDel="00E67DC6">
                <w:rPr>
                  <w:noProof/>
                  <w:webHidden/>
                </w:rPr>
                <w:tab/>
              </w:r>
              <w:r w:rsidDel="00E67DC6">
                <w:rPr>
                  <w:noProof/>
                  <w:webHidden/>
                </w:rPr>
                <w:fldChar w:fldCharType="begin"/>
              </w:r>
              <w:r w:rsidDel="00E67DC6">
                <w:rPr>
                  <w:noProof/>
                  <w:webHidden/>
                </w:rPr>
                <w:delInstrText xml:space="preserve"> PAGEREF _Toc55749761 \h </w:delInstrText>
              </w:r>
            </w:del>
          </w:ins>
          <w:del w:id="296" w:author="Marcos, Nathan" w:date="2020-11-09T10:28:00Z">
            <w:r w:rsidDel="00E67DC6">
              <w:rPr>
                <w:noProof/>
                <w:webHidden/>
              </w:rPr>
            </w:r>
            <w:r w:rsidDel="00E67DC6">
              <w:rPr>
                <w:noProof/>
                <w:webHidden/>
              </w:rPr>
              <w:fldChar w:fldCharType="separate"/>
            </w:r>
          </w:del>
          <w:ins w:id="297" w:author="Jared Castaneda" w:date="2020-11-08T17:42:00Z">
            <w:del w:id="298" w:author="Marcos, Nathan" w:date="2020-11-09T10:28:00Z">
              <w:r w:rsidDel="00E67DC6">
                <w:rPr>
                  <w:noProof/>
                  <w:webHidden/>
                </w:rPr>
                <w:delText>4</w:delText>
              </w:r>
              <w:r w:rsidDel="00E67DC6">
                <w:rPr>
                  <w:noProof/>
                  <w:webHidden/>
                </w:rPr>
                <w:fldChar w:fldCharType="end"/>
              </w:r>
              <w:r w:rsidRPr="002C44B3" w:rsidDel="00E67DC6">
                <w:rPr>
                  <w:rStyle w:val="Hyperlink"/>
                  <w:noProof/>
                </w:rPr>
                <w:fldChar w:fldCharType="end"/>
              </w:r>
            </w:del>
          </w:ins>
        </w:p>
        <w:p w14:paraId="35398437" w14:textId="59BB207D" w:rsidR="000111FA" w:rsidDel="00E67DC6" w:rsidRDefault="000111FA">
          <w:pPr>
            <w:pStyle w:val="TOC3"/>
            <w:rPr>
              <w:ins w:id="299" w:author="Jared Castaneda" w:date="2020-11-08T17:42:00Z"/>
              <w:del w:id="300" w:author="Marcos, Nathan" w:date="2020-11-09T10:28:00Z"/>
              <w:rFonts w:eastAsiaTheme="minorEastAsia"/>
              <w:noProof/>
            </w:rPr>
          </w:pPr>
          <w:ins w:id="301" w:author="Jared Castaneda" w:date="2020-11-08T17:42:00Z">
            <w:del w:id="30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"_Toc55749762"</w:delInstrText>
              </w:r>
              <w:r w:rsidRPr="002C44B3" w:rsidDel="00E67DC6">
                <w:rPr>
                  <w:rStyle w:val="Hyperlink"/>
                  <w:noProof/>
                </w:rPr>
                <w:delInstrText xml:space="preserve"> </w:delInstrText>
              </w:r>
              <w:r w:rsidRPr="002C44B3" w:rsidDel="00E67DC6">
                <w:rPr>
                  <w:rStyle w:val="Hyperlink"/>
                  <w:noProof/>
                </w:rPr>
                <w:fldChar w:fldCharType="separate"/>
              </w:r>
            </w:del>
          </w:ins>
          <w:ins w:id="303" w:author="Marcos, Nathan" w:date="2020-12-06T21:07:00Z">
            <w:r w:rsidR="004B3E40">
              <w:rPr>
                <w:rStyle w:val="Hyperlink"/>
                <w:b/>
                <w:bCs/>
                <w:noProof/>
              </w:rPr>
              <w:t>Error! Hyperlink reference not valid.</w:t>
            </w:r>
          </w:ins>
          <w:ins w:id="304" w:author="Jared Castaneda" w:date="2020-11-08T17:42:00Z">
            <w:del w:id="305" w:author="Marcos, Nathan" w:date="2020-11-09T10:28:00Z">
              <w:r w:rsidRPr="002C44B3" w:rsidDel="00E67DC6">
                <w:rPr>
                  <w:rStyle w:val="Hyperlink"/>
                  <w:noProof/>
                </w:rPr>
                <w:delText>2.1.3</w:delText>
              </w:r>
              <w:r w:rsidDel="00E67DC6">
                <w:rPr>
                  <w:rFonts w:eastAsiaTheme="minorEastAsia"/>
                  <w:noProof/>
                </w:rPr>
                <w:tab/>
              </w:r>
              <w:r w:rsidRPr="002C44B3" w:rsidDel="00E67DC6">
                <w:rPr>
                  <w:rStyle w:val="Hyperlink"/>
                  <w:noProof/>
                </w:rPr>
                <w:delText>SSD Traceability</w:delText>
              </w:r>
              <w:r w:rsidDel="00E67DC6">
                <w:rPr>
                  <w:noProof/>
                  <w:webHidden/>
                </w:rPr>
                <w:tab/>
              </w:r>
              <w:r w:rsidDel="00E67DC6">
                <w:rPr>
                  <w:noProof/>
                  <w:webHidden/>
                </w:rPr>
                <w:fldChar w:fldCharType="begin"/>
              </w:r>
              <w:r w:rsidDel="00E67DC6">
                <w:rPr>
                  <w:noProof/>
                  <w:webHidden/>
                </w:rPr>
                <w:delInstrText xml:space="preserve"> PAGEREF _Toc55749762 \h </w:delInstrText>
              </w:r>
            </w:del>
          </w:ins>
          <w:del w:id="306" w:author="Marcos, Nathan" w:date="2020-11-09T10:28:00Z">
            <w:r w:rsidDel="00E67DC6">
              <w:rPr>
                <w:noProof/>
                <w:webHidden/>
              </w:rPr>
            </w:r>
            <w:r w:rsidDel="00E67DC6">
              <w:rPr>
                <w:noProof/>
                <w:webHidden/>
              </w:rPr>
              <w:fldChar w:fldCharType="separate"/>
            </w:r>
          </w:del>
          <w:ins w:id="307" w:author="Jared Castaneda" w:date="2020-11-08T17:42:00Z">
            <w:del w:id="308" w:author="Marcos, Nathan" w:date="2020-11-09T10:28:00Z">
              <w:r w:rsidDel="00E67DC6">
                <w:rPr>
                  <w:noProof/>
                  <w:webHidden/>
                </w:rPr>
                <w:delText>4</w:delText>
              </w:r>
              <w:r w:rsidDel="00E67DC6">
                <w:rPr>
                  <w:noProof/>
                  <w:webHidden/>
                </w:rPr>
                <w:fldChar w:fldCharType="end"/>
              </w:r>
              <w:r w:rsidRPr="002C44B3" w:rsidDel="00E67DC6">
                <w:rPr>
                  <w:rStyle w:val="Hyperlink"/>
                  <w:noProof/>
                </w:rPr>
                <w:fldChar w:fldCharType="end"/>
              </w:r>
            </w:del>
          </w:ins>
        </w:p>
        <w:p w14:paraId="7A9207D8" w14:textId="223C32C6" w:rsidR="000111FA" w:rsidDel="00E67DC6" w:rsidRDefault="000111FA">
          <w:pPr>
            <w:pStyle w:val="TOC2"/>
            <w:rPr>
              <w:ins w:id="309" w:author="Jared Castaneda" w:date="2020-11-08T17:42:00Z"/>
              <w:del w:id="310" w:author="Marcos, Nathan" w:date="2020-11-09T10:28:00Z"/>
              <w:rFonts w:eastAsiaTheme="minorEastAsia"/>
              <w:noProof/>
            </w:rPr>
          </w:pPr>
          <w:ins w:id="311" w:author="Jared Castaneda" w:date="2020-11-08T17:42:00Z">
            <w:del w:id="31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"_Toc55749763"</w:delInstrText>
              </w:r>
              <w:r w:rsidRPr="002C44B3" w:rsidDel="00E67DC6">
                <w:rPr>
                  <w:rStyle w:val="Hyperlink"/>
                  <w:noProof/>
                </w:rPr>
                <w:delInstrText xml:space="preserve"> </w:delInstrText>
              </w:r>
              <w:r w:rsidRPr="002C44B3" w:rsidDel="00E67DC6">
                <w:rPr>
                  <w:rStyle w:val="Hyperlink"/>
                  <w:noProof/>
                </w:rPr>
                <w:fldChar w:fldCharType="separate"/>
              </w:r>
            </w:del>
          </w:ins>
          <w:ins w:id="313" w:author="Marcos, Nathan" w:date="2020-12-06T21:07:00Z">
            <w:r w:rsidR="004B3E40">
              <w:rPr>
                <w:rStyle w:val="Hyperlink"/>
                <w:b/>
                <w:bCs/>
                <w:noProof/>
              </w:rPr>
              <w:t>Error! Hyperlink reference not valid.</w:t>
            </w:r>
          </w:ins>
          <w:ins w:id="314" w:author="Jared Castaneda" w:date="2020-11-08T17:42:00Z">
            <w:del w:id="315" w:author="Marcos, Nathan" w:date="2020-11-09T10:28:00Z">
              <w:r w:rsidRPr="002C44B3" w:rsidDel="00E67DC6">
                <w:rPr>
                  <w:rStyle w:val="Hyperlink"/>
                  <w:noProof/>
                </w:rPr>
                <w:delText>2.2</w:delText>
              </w:r>
              <w:r w:rsidDel="00E67DC6">
                <w:rPr>
                  <w:rFonts w:eastAsiaTheme="minorEastAsia"/>
                  <w:noProof/>
                </w:rPr>
                <w:tab/>
              </w:r>
              <w:r w:rsidRPr="002C44B3" w:rsidDel="00E67DC6">
                <w:rPr>
                  <w:rStyle w:val="Hyperlink"/>
                  <w:noProof/>
                </w:rPr>
                <w:delText>Search Flight Sequence of Execution</w:delText>
              </w:r>
              <w:r w:rsidDel="00E67DC6">
                <w:rPr>
                  <w:noProof/>
                  <w:webHidden/>
                </w:rPr>
                <w:tab/>
              </w:r>
              <w:r w:rsidDel="00E67DC6">
                <w:rPr>
                  <w:noProof/>
                  <w:webHidden/>
                </w:rPr>
                <w:fldChar w:fldCharType="begin"/>
              </w:r>
              <w:r w:rsidDel="00E67DC6">
                <w:rPr>
                  <w:noProof/>
                  <w:webHidden/>
                </w:rPr>
                <w:delInstrText xml:space="preserve"> PAGEREF _Toc55749763 \h </w:delInstrText>
              </w:r>
            </w:del>
          </w:ins>
          <w:del w:id="316" w:author="Marcos, Nathan" w:date="2020-11-09T10:28:00Z">
            <w:r w:rsidDel="00E67DC6">
              <w:rPr>
                <w:noProof/>
                <w:webHidden/>
              </w:rPr>
            </w:r>
            <w:r w:rsidDel="00E67DC6">
              <w:rPr>
                <w:noProof/>
                <w:webHidden/>
              </w:rPr>
              <w:fldChar w:fldCharType="separate"/>
            </w:r>
          </w:del>
          <w:ins w:id="317" w:author="Jared Castaneda" w:date="2020-11-08T17:42:00Z">
            <w:del w:id="318" w:author="Marcos, Nathan" w:date="2020-11-09T10:28:00Z">
              <w:r w:rsidDel="00E67DC6">
                <w:rPr>
                  <w:noProof/>
                  <w:webHidden/>
                </w:rPr>
                <w:delText>5</w:delText>
              </w:r>
              <w:r w:rsidDel="00E67DC6">
                <w:rPr>
                  <w:noProof/>
                  <w:webHidden/>
                </w:rPr>
                <w:fldChar w:fldCharType="end"/>
              </w:r>
              <w:r w:rsidRPr="002C44B3" w:rsidDel="00E67DC6">
                <w:rPr>
                  <w:rStyle w:val="Hyperlink"/>
                  <w:noProof/>
                </w:rPr>
                <w:fldChar w:fldCharType="end"/>
              </w:r>
            </w:del>
          </w:ins>
        </w:p>
        <w:p w14:paraId="4F43EFD1" w14:textId="68293A04" w:rsidR="000111FA" w:rsidDel="00E67DC6" w:rsidRDefault="000111FA">
          <w:pPr>
            <w:pStyle w:val="TOC3"/>
            <w:rPr>
              <w:ins w:id="319" w:author="Jared Castaneda" w:date="2020-11-08T17:42:00Z"/>
              <w:del w:id="320" w:author="Marcos, Nathan" w:date="2020-11-09T10:28:00Z"/>
              <w:rFonts w:eastAsiaTheme="minorEastAsia"/>
              <w:noProof/>
            </w:rPr>
          </w:pPr>
          <w:ins w:id="321" w:author="Jared Castaneda" w:date="2020-11-08T17:42:00Z">
            <w:del w:id="32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"_Toc55749764"</w:delInstrText>
              </w:r>
              <w:r w:rsidRPr="002C44B3" w:rsidDel="00E67DC6">
                <w:rPr>
                  <w:rStyle w:val="Hyperlink"/>
                  <w:noProof/>
                </w:rPr>
                <w:delInstrText xml:space="preserve"> </w:delInstrText>
              </w:r>
              <w:r w:rsidRPr="002C44B3" w:rsidDel="00E67DC6">
                <w:rPr>
                  <w:rStyle w:val="Hyperlink"/>
                  <w:noProof/>
                </w:rPr>
                <w:fldChar w:fldCharType="separate"/>
              </w:r>
            </w:del>
          </w:ins>
          <w:ins w:id="323" w:author="Marcos, Nathan" w:date="2020-12-06T21:07:00Z">
            <w:r w:rsidR="004B3E40">
              <w:rPr>
                <w:rStyle w:val="Hyperlink"/>
                <w:b/>
                <w:bCs/>
                <w:noProof/>
              </w:rPr>
              <w:t>Error! Hyperlink reference not valid.</w:t>
            </w:r>
          </w:ins>
          <w:ins w:id="324" w:author="Jared Castaneda" w:date="2020-11-08T17:42:00Z">
            <w:del w:id="325" w:author="Marcos, Nathan" w:date="2020-11-09T10:28:00Z">
              <w:r w:rsidRPr="002C44B3" w:rsidDel="00E67DC6">
                <w:rPr>
                  <w:rStyle w:val="Hyperlink"/>
                  <w:noProof/>
                </w:rPr>
                <w:delText>2.2.1</w:delText>
              </w:r>
              <w:r w:rsidDel="00E67DC6">
                <w:rPr>
                  <w:rFonts w:eastAsiaTheme="minorEastAsia"/>
                  <w:noProof/>
                </w:rPr>
                <w:tab/>
              </w:r>
              <w:r w:rsidRPr="002C44B3" w:rsidDel="00E67DC6">
                <w:rPr>
                  <w:rStyle w:val="Hyperlink"/>
                  <w:noProof/>
                </w:rPr>
                <w:delText>Software Interaction Diagram</w:delText>
              </w:r>
              <w:r w:rsidDel="00E67DC6">
                <w:rPr>
                  <w:noProof/>
                  <w:webHidden/>
                </w:rPr>
                <w:tab/>
              </w:r>
              <w:r w:rsidDel="00E67DC6">
                <w:rPr>
                  <w:noProof/>
                  <w:webHidden/>
                </w:rPr>
                <w:fldChar w:fldCharType="begin"/>
              </w:r>
              <w:r w:rsidDel="00E67DC6">
                <w:rPr>
                  <w:noProof/>
                  <w:webHidden/>
                </w:rPr>
                <w:delInstrText xml:space="preserve"> PAGEREF _Toc55749764 \h </w:delInstrText>
              </w:r>
            </w:del>
          </w:ins>
          <w:del w:id="326" w:author="Marcos, Nathan" w:date="2020-11-09T10:28:00Z">
            <w:r w:rsidDel="00E67DC6">
              <w:rPr>
                <w:noProof/>
                <w:webHidden/>
              </w:rPr>
            </w:r>
            <w:r w:rsidDel="00E67DC6">
              <w:rPr>
                <w:noProof/>
                <w:webHidden/>
              </w:rPr>
              <w:fldChar w:fldCharType="separate"/>
            </w:r>
          </w:del>
          <w:ins w:id="327" w:author="Jared Castaneda" w:date="2020-11-08T17:42:00Z">
            <w:del w:id="328" w:author="Marcos, Nathan" w:date="2020-11-09T10:28:00Z">
              <w:r w:rsidDel="00E67DC6">
                <w:rPr>
                  <w:noProof/>
                  <w:webHidden/>
                </w:rPr>
                <w:delText>5</w:delText>
              </w:r>
              <w:r w:rsidDel="00E67DC6">
                <w:rPr>
                  <w:noProof/>
                  <w:webHidden/>
                </w:rPr>
                <w:fldChar w:fldCharType="end"/>
              </w:r>
              <w:r w:rsidRPr="002C44B3" w:rsidDel="00E67DC6">
                <w:rPr>
                  <w:rStyle w:val="Hyperlink"/>
                  <w:noProof/>
                </w:rPr>
                <w:fldChar w:fldCharType="end"/>
              </w:r>
            </w:del>
          </w:ins>
        </w:p>
        <w:p w14:paraId="7C53F2A0" w14:textId="6CC759B5" w:rsidR="000111FA" w:rsidDel="00E67DC6" w:rsidRDefault="000111FA">
          <w:pPr>
            <w:pStyle w:val="TOC3"/>
            <w:rPr>
              <w:ins w:id="329" w:author="Jared Castaneda" w:date="2020-11-08T17:42:00Z"/>
              <w:del w:id="330" w:author="Marcos, Nathan" w:date="2020-11-09T10:28:00Z"/>
              <w:rFonts w:eastAsiaTheme="minorEastAsia"/>
              <w:noProof/>
            </w:rPr>
          </w:pPr>
          <w:ins w:id="331" w:author="Jared Castaneda" w:date="2020-11-08T17:42:00Z">
            <w:del w:id="33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"_Toc55749765"</w:delInstrText>
              </w:r>
              <w:r w:rsidRPr="002C44B3" w:rsidDel="00E67DC6">
                <w:rPr>
                  <w:rStyle w:val="Hyperlink"/>
                  <w:noProof/>
                </w:rPr>
                <w:delInstrText xml:space="preserve"> </w:delInstrText>
              </w:r>
              <w:r w:rsidRPr="002C44B3" w:rsidDel="00E67DC6">
                <w:rPr>
                  <w:rStyle w:val="Hyperlink"/>
                  <w:noProof/>
                </w:rPr>
                <w:fldChar w:fldCharType="separate"/>
              </w:r>
            </w:del>
          </w:ins>
          <w:ins w:id="333" w:author="Marcos, Nathan" w:date="2020-12-06T21:07:00Z">
            <w:r w:rsidR="004B3E40">
              <w:rPr>
                <w:rStyle w:val="Hyperlink"/>
                <w:b/>
                <w:bCs/>
                <w:noProof/>
              </w:rPr>
              <w:t>Error! Hyperlink reference not valid.</w:t>
            </w:r>
          </w:ins>
          <w:ins w:id="334" w:author="Jared Castaneda" w:date="2020-11-08T17:42:00Z">
            <w:del w:id="335" w:author="Marcos, Nathan" w:date="2020-11-09T10:28:00Z">
              <w:r w:rsidRPr="002C44B3" w:rsidDel="00E67DC6">
                <w:rPr>
                  <w:rStyle w:val="Hyperlink"/>
                  <w:noProof/>
                </w:rPr>
                <w:delText>2.2.2</w:delText>
              </w:r>
              <w:r w:rsidDel="00E67DC6">
                <w:rPr>
                  <w:rFonts w:eastAsiaTheme="minorEastAsia"/>
                  <w:noProof/>
                </w:rPr>
                <w:tab/>
              </w:r>
              <w:r w:rsidRPr="002C44B3" w:rsidDel="00E67DC6">
                <w:rPr>
                  <w:rStyle w:val="Hyperlink"/>
                  <w:noProof/>
                </w:rPr>
                <w:delText>Description</w:delText>
              </w:r>
              <w:r w:rsidDel="00E67DC6">
                <w:rPr>
                  <w:noProof/>
                  <w:webHidden/>
                </w:rPr>
                <w:tab/>
              </w:r>
              <w:r w:rsidDel="00E67DC6">
                <w:rPr>
                  <w:noProof/>
                  <w:webHidden/>
                </w:rPr>
                <w:fldChar w:fldCharType="begin"/>
              </w:r>
              <w:r w:rsidDel="00E67DC6">
                <w:rPr>
                  <w:noProof/>
                  <w:webHidden/>
                </w:rPr>
                <w:delInstrText xml:space="preserve"> PAGEREF _Toc55749765 \h </w:delInstrText>
              </w:r>
            </w:del>
          </w:ins>
          <w:del w:id="336" w:author="Marcos, Nathan" w:date="2020-11-09T10:28:00Z">
            <w:r w:rsidDel="00E67DC6">
              <w:rPr>
                <w:noProof/>
                <w:webHidden/>
              </w:rPr>
            </w:r>
            <w:r w:rsidDel="00E67DC6">
              <w:rPr>
                <w:noProof/>
                <w:webHidden/>
              </w:rPr>
              <w:fldChar w:fldCharType="separate"/>
            </w:r>
          </w:del>
          <w:ins w:id="337" w:author="Jared Castaneda" w:date="2020-11-08T17:42:00Z">
            <w:del w:id="338" w:author="Marcos, Nathan" w:date="2020-11-09T10:28:00Z">
              <w:r w:rsidDel="00E67DC6">
                <w:rPr>
                  <w:noProof/>
                  <w:webHidden/>
                </w:rPr>
                <w:delText>5</w:delText>
              </w:r>
              <w:r w:rsidDel="00E67DC6">
                <w:rPr>
                  <w:noProof/>
                  <w:webHidden/>
                </w:rPr>
                <w:fldChar w:fldCharType="end"/>
              </w:r>
              <w:r w:rsidRPr="002C44B3" w:rsidDel="00E67DC6">
                <w:rPr>
                  <w:rStyle w:val="Hyperlink"/>
                  <w:noProof/>
                </w:rPr>
                <w:fldChar w:fldCharType="end"/>
              </w:r>
            </w:del>
          </w:ins>
        </w:p>
        <w:p w14:paraId="3B8FCBD4" w14:textId="68A177DF" w:rsidR="000111FA" w:rsidDel="00E67DC6" w:rsidRDefault="000111FA">
          <w:pPr>
            <w:pStyle w:val="TOC3"/>
            <w:rPr>
              <w:ins w:id="339" w:author="Jared Castaneda" w:date="2020-11-08T17:42:00Z"/>
              <w:del w:id="340" w:author="Marcos, Nathan" w:date="2020-11-09T10:28:00Z"/>
              <w:rFonts w:eastAsiaTheme="minorEastAsia"/>
              <w:noProof/>
            </w:rPr>
          </w:pPr>
          <w:ins w:id="341" w:author="Jared Castaneda" w:date="2020-11-08T17:42:00Z">
            <w:del w:id="34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"_Toc55749766"</w:delInstrText>
              </w:r>
              <w:r w:rsidRPr="002C44B3" w:rsidDel="00E67DC6">
                <w:rPr>
                  <w:rStyle w:val="Hyperlink"/>
                  <w:noProof/>
                </w:rPr>
                <w:delInstrText xml:space="preserve"> </w:delInstrText>
              </w:r>
              <w:r w:rsidRPr="002C44B3" w:rsidDel="00E67DC6">
                <w:rPr>
                  <w:rStyle w:val="Hyperlink"/>
                  <w:noProof/>
                </w:rPr>
                <w:fldChar w:fldCharType="separate"/>
              </w:r>
            </w:del>
          </w:ins>
          <w:ins w:id="343" w:author="Marcos, Nathan" w:date="2020-12-06T21:07:00Z">
            <w:r w:rsidR="004B3E40">
              <w:rPr>
                <w:rStyle w:val="Hyperlink"/>
                <w:b/>
                <w:bCs/>
                <w:noProof/>
              </w:rPr>
              <w:t>Error! Hyperlink reference not valid.</w:t>
            </w:r>
          </w:ins>
          <w:ins w:id="344" w:author="Jared Castaneda" w:date="2020-11-08T17:42:00Z">
            <w:del w:id="345" w:author="Marcos, Nathan" w:date="2020-11-09T10:28:00Z">
              <w:r w:rsidRPr="002C44B3" w:rsidDel="00E67DC6">
                <w:rPr>
                  <w:rStyle w:val="Hyperlink"/>
                  <w:noProof/>
                </w:rPr>
                <w:delText>2.2.3</w:delText>
              </w:r>
              <w:r w:rsidDel="00E67DC6">
                <w:rPr>
                  <w:rFonts w:eastAsiaTheme="minorEastAsia"/>
                  <w:noProof/>
                </w:rPr>
                <w:tab/>
              </w:r>
              <w:r w:rsidRPr="002C44B3" w:rsidDel="00E67DC6">
                <w:rPr>
                  <w:rStyle w:val="Hyperlink"/>
                  <w:noProof/>
                </w:rPr>
                <w:delText>SSD Traceability</w:delText>
              </w:r>
              <w:r w:rsidDel="00E67DC6">
                <w:rPr>
                  <w:noProof/>
                  <w:webHidden/>
                </w:rPr>
                <w:tab/>
              </w:r>
              <w:r w:rsidDel="00E67DC6">
                <w:rPr>
                  <w:noProof/>
                  <w:webHidden/>
                </w:rPr>
                <w:fldChar w:fldCharType="begin"/>
              </w:r>
              <w:r w:rsidDel="00E67DC6">
                <w:rPr>
                  <w:noProof/>
                  <w:webHidden/>
                </w:rPr>
                <w:delInstrText xml:space="preserve"> PAGEREF _Toc55749766 \h </w:delInstrText>
              </w:r>
            </w:del>
          </w:ins>
          <w:del w:id="346" w:author="Marcos, Nathan" w:date="2020-11-09T10:28:00Z">
            <w:r w:rsidDel="00E67DC6">
              <w:rPr>
                <w:noProof/>
                <w:webHidden/>
              </w:rPr>
            </w:r>
            <w:r w:rsidDel="00E67DC6">
              <w:rPr>
                <w:noProof/>
                <w:webHidden/>
              </w:rPr>
              <w:fldChar w:fldCharType="separate"/>
            </w:r>
          </w:del>
          <w:ins w:id="347" w:author="Jared Castaneda" w:date="2020-11-08T17:42:00Z">
            <w:del w:id="348" w:author="Marcos, Nathan" w:date="2020-11-09T10:28:00Z">
              <w:r w:rsidDel="00E67DC6">
                <w:rPr>
                  <w:noProof/>
                  <w:webHidden/>
                </w:rPr>
                <w:delText>5</w:delText>
              </w:r>
              <w:r w:rsidDel="00E67DC6">
                <w:rPr>
                  <w:noProof/>
                  <w:webHidden/>
                </w:rPr>
                <w:fldChar w:fldCharType="end"/>
              </w:r>
              <w:r w:rsidRPr="002C44B3" w:rsidDel="00E67DC6">
                <w:rPr>
                  <w:rStyle w:val="Hyperlink"/>
                  <w:noProof/>
                </w:rPr>
                <w:fldChar w:fldCharType="end"/>
              </w:r>
            </w:del>
          </w:ins>
        </w:p>
        <w:p w14:paraId="168B467B" w14:textId="000E64D8" w:rsidR="000111FA" w:rsidDel="00E67DC6" w:rsidRDefault="000111FA">
          <w:pPr>
            <w:pStyle w:val="TOC2"/>
            <w:rPr>
              <w:ins w:id="349" w:author="Jared Castaneda" w:date="2020-11-08T17:42:00Z"/>
              <w:del w:id="350" w:author="Marcos, Nathan" w:date="2020-11-09T10:28:00Z"/>
              <w:rFonts w:eastAsiaTheme="minorEastAsia"/>
              <w:noProof/>
            </w:rPr>
          </w:pPr>
          <w:ins w:id="351" w:author="Jared Castaneda" w:date="2020-11-08T17:42:00Z">
            <w:del w:id="35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"_Toc55749767"</w:delInstrText>
              </w:r>
              <w:r w:rsidRPr="002C44B3" w:rsidDel="00E67DC6">
                <w:rPr>
                  <w:rStyle w:val="Hyperlink"/>
                  <w:noProof/>
                </w:rPr>
                <w:delInstrText xml:space="preserve"> </w:delInstrText>
              </w:r>
              <w:r w:rsidRPr="002C44B3" w:rsidDel="00E67DC6">
                <w:rPr>
                  <w:rStyle w:val="Hyperlink"/>
                  <w:noProof/>
                </w:rPr>
                <w:fldChar w:fldCharType="separate"/>
              </w:r>
            </w:del>
          </w:ins>
          <w:ins w:id="353" w:author="Marcos, Nathan" w:date="2020-12-06T21:07:00Z">
            <w:r w:rsidR="004B3E40">
              <w:rPr>
                <w:rStyle w:val="Hyperlink"/>
                <w:b/>
                <w:bCs/>
                <w:noProof/>
              </w:rPr>
              <w:t>Error! Hyperlink reference not valid.</w:t>
            </w:r>
          </w:ins>
          <w:ins w:id="354" w:author="Jared Castaneda" w:date="2020-11-08T17:42:00Z">
            <w:del w:id="355" w:author="Marcos, Nathan" w:date="2020-11-09T10:28:00Z">
              <w:r w:rsidRPr="002C44B3" w:rsidDel="00E67DC6">
                <w:rPr>
                  <w:rStyle w:val="Hyperlink"/>
                  <w:noProof/>
                </w:rPr>
                <w:delText>2.3</w:delText>
              </w:r>
              <w:r w:rsidDel="00E67DC6">
                <w:rPr>
                  <w:rFonts w:eastAsiaTheme="minorEastAsia"/>
                  <w:noProof/>
                </w:rPr>
                <w:tab/>
              </w:r>
              <w:r w:rsidRPr="002C44B3" w:rsidDel="00E67DC6">
                <w:rPr>
                  <w:rStyle w:val="Hyperlink"/>
                  <w:noProof/>
                </w:rPr>
                <w:delText>Show Tickets Sequence of Execution</w:delText>
              </w:r>
              <w:r w:rsidDel="00E67DC6">
                <w:rPr>
                  <w:noProof/>
                  <w:webHidden/>
                </w:rPr>
                <w:tab/>
              </w:r>
              <w:r w:rsidDel="00E67DC6">
                <w:rPr>
                  <w:noProof/>
                  <w:webHidden/>
                </w:rPr>
                <w:fldChar w:fldCharType="begin"/>
              </w:r>
              <w:r w:rsidDel="00E67DC6">
                <w:rPr>
                  <w:noProof/>
                  <w:webHidden/>
                </w:rPr>
                <w:delInstrText xml:space="preserve"> PAGEREF _Toc55749767 \h </w:delInstrText>
              </w:r>
            </w:del>
          </w:ins>
          <w:del w:id="356" w:author="Marcos, Nathan" w:date="2020-11-09T10:28:00Z">
            <w:r w:rsidDel="00E67DC6">
              <w:rPr>
                <w:noProof/>
                <w:webHidden/>
              </w:rPr>
            </w:r>
            <w:r w:rsidDel="00E67DC6">
              <w:rPr>
                <w:noProof/>
                <w:webHidden/>
              </w:rPr>
              <w:fldChar w:fldCharType="separate"/>
            </w:r>
          </w:del>
          <w:ins w:id="357" w:author="Jared Castaneda" w:date="2020-11-08T17:42:00Z">
            <w:del w:id="358" w:author="Marcos, Nathan" w:date="2020-11-09T10:28:00Z">
              <w:r w:rsidDel="00E67DC6">
                <w:rPr>
                  <w:noProof/>
                  <w:webHidden/>
                </w:rPr>
                <w:delText>6</w:delText>
              </w:r>
              <w:r w:rsidDel="00E67DC6">
                <w:rPr>
                  <w:noProof/>
                  <w:webHidden/>
                </w:rPr>
                <w:fldChar w:fldCharType="end"/>
              </w:r>
              <w:r w:rsidRPr="002C44B3" w:rsidDel="00E67DC6">
                <w:rPr>
                  <w:rStyle w:val="Hyperlink"/>
                  <w:noProof/>
                </w:rPr>
                <w:fldChar w:fldCharType="end"/>
              </w:r>
            </w:del>
          </w:ins>
        </w:p>
        <w:p w14:paraId="781B9494" w14:textId="6F8D853C" w:rsidR="000111FA" w:rsidDel="00E67DC6" w:rsidRDefault="000111FA">
          <w:pPr>
            <w:pStyle w:val="TOC3"/>
            <w:rPr>
              <w:ins w:id="359" w:author="Jared Castaneda" w:date="2020-11-08T17:42:00Z"/>
              <w:del w:id="360" w:author="Marcos, Nathan" w:date="2020-11-09T10:28:00Z"/>
              <w:rFonts w:eastAsiaTheme="minorEastAsia"/>
              <w:noProof/>
            </w:rPr>
          </w:pPr>
          <w:ins w:id="361" w:author="Jared Castaneda" w:date="2020-11-08T17:42:00Z">
            <w:del w:id="36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"_Toc55749768"</w:delInstrText>
              </w:r>
              <w:r w:rsidRPr="002C44B3" w:rsidDel="00E67DC6">
                <w:rPr>
                  <w:rStyle w:val="Hyperlink"/>
                  <w:noProof/>
                </w:rPr>
                <w:delInstrText xml:space="preserve"> </w:delInstrText>
              </w:r>
              <w:r w:rsidRPr="002C44B3" w:rsidDel="00E67DC6">
                <w:rPr>
                  <w:rStyle w:val="Hyperlink"/>
                  <w:noProof/>
                </w:rPr>
                <w:fldChar w:fldCharType="separate"/>
              </w:r>
            </w:del>
          </w:ins>
          <w:ins w:id="363" w:author="Marcos, Nathan" w:date="2020-12-06T21:07:00Z">
            <w:r w:rsidR="004B3E40">
              <w:rPr>
                <w:rStyle w:val="Hyperlink"/>
                <w:b/>
                <w:bCs/>
                <w:noProof/>
              </w:rPr>
              <w:t>Error! Hyperlink reference not valid.</w:t>
            </w:r>
          </w:ins>
          <w:ins w:id="364" w:author="Jared Castaneda" w:date="2020-11-08T17:42:00Z">
            <w:del w:id="365" w:author="Marcos, Nathan" w:date="2020-11-09T10:28:00Z">
              <w:r w:rsidRPr="002C44B3" w:rsidDel="00E67DC6">
                <w:rPr>
                  <w:rStyle w:val="Hyperlink"/>
                  <w:noProof/>
                </w:rPr>
                <w:delText>2.3.1</w:delText>
              </w:r>
              <w:r w:rsidDel="00E67DC6">
                <w:rPr>
                  <w:rFonts w:eastAsiaTheme="minorEastAsia"/>
                  <w:noProof/>
                </w:rPr>
                <w:tab/>
              </w:r>
              <w:r w:rsidRPr="002C44B3" w:rsidDel="00E67DC6">
                <w:rPr>
                  <w:rStyle w:val="Hyperlink"/>
                  <w:noProof/>
                </w:rPr>
                <w:delText>Software Interaction Diagram</w:delText>
              </w:r>
              <w:r w:rsidDel="00E67DC6">
                <w:rPr>
                  <w:noProof/>
                  <w:webHidden/>
                </w:rPr>
                <w:tab/>
              </w:r>
              <w:r w:rsidDel="00E67DC6">
                <w:rPr>
                  <w:noProof/>
                  <w:webHidden/>
                </w:rPr>
                <w:fldChar w:fldCharType="begin"/>
              </w:r>
              <w:r w:rsidDel="00E67DC6">
                <w:rPr>
                  <w:noProof/>
                  <w:webHidden/>
                </w:rPr>
                <w:delInstrText xml:space="preserve"> PAGEREF _Toc55749768 \h </w:delInstrText>
              </w:r>
            </w:del>
          </w:ins>
          <w:del w:id="366" w:author="Marcos, Nathan" w:date="2020-11-09T10:28:00Z">
            <w:r w:rsidDel="00E67DC6">
              <w:rPr>
                <w:noProof/>
                <w:webHidden/>
              </w:rPr>
            </w:r>
            <w:r w:rsidDel="00E67DC6">
              <w:rPr>
                <w:noProof/>
                <w:webHidden/>
              </w:rPr>
              <w:fldChar w:fldCharType="separate"/>
            </w:r>
          </w:del>
          <w:ins w:id="367" w:author="Jared Castaneda" w:date="2020-11-08T17:42:00Z">
            <w:del w:id="368" w:author="Marcos, Nathan" w:date="2020-11-09T10:28:00Z">
              <w:r w:rsidDel="00E67DC6">
                <w:rPr>
                  <w:noProof/>
                  <w:webHidden/>
                </w:rPr>
                <w:delText>6</w:delText>
              </w:r>
              <w:r w:rsidDel="00E67DC6">
                <w:rPr>
                  <w:noProof/>
                  <w:webHidden/>
                </w:rPr>
                <w:fldChar w:fldCharType="end"/>
              </w:r>
              <w:r w:rsidRPr="002C44B3" w:rsidDel="00E67DC6">
                <w:rPr>
                  <w:rStyle w:val="Hyperlink"/>
                  <w:noProof/>
                </w:rPr>
                <w:fldChar w:fldCharType="end"/>
              </w:r>
            </w:del>
          </w:ins>
        </w:p>
        <w:p w14:paraId="551FDEEF" w14:textId="00EA31E3" w:rsidR="000111FA" w:rsidDel="00E67DC6" w:rsidRDefault="000111FA">
          <w:pPr>
            <w:pStyle w:val="TOC3"/>
            <w:rPr>
              <w:ins w:id="369" w:author="Jared Castaneda" w:date="2020-11-08T17:42:00Z"/>
              <w:del w:id="370" w:author="Marcos, Nathan" w:date="2020-11-09T10:28:00Z"/>
              <w:rFonts w:eastAsiaTheme="minorEastAsia"/>
              <w:noProof/>
            </w:rPr>
          </w:pPr>
          <w:ins w:id="371" w:author="Jared Castaneda" w:date="2020-11-08T17:42:00Z">
            <w:del w:id="37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"_Toc55749769"</w:delInstrText>
              </w:r>
              <w:r w:rsidRPr="002C44B3" w:rsidDel="00E67DC6">
                <w:rPr>
                  <w:rStyle w:val="Hyperlink"/>
                  <w:noProof/>
                </w:rPr>
                <w:delInstrText xml:space="preserve"> </w:delInstrText>
              </w:r>
              <w:r w:rsidRPr="002C44B3" w:rsidDel="00E67DC6">
                <w:rPr>
                  <w:rStyle w:val="Hyperlink"/>
                  <w:noProof/>
                </w:rPr>
                <w:fldChar w:fldCharType="separate"/>
              </w:r>
            </w:del>
          </w:ins>
          <w:ins w:id="373" w:author="Marcos, Nathan" w:date="2020-12-06T21:07:00Z">
            <w:r w:rsidR="004B3E40">
              <w:rPr>
                <w:rStyle w:val="Hyperlink"/>
                <w:b/>
                <w:bCs/>
                <w:noProof/>
              </w:rPr>
              <w:t>Error! Hyperlink reference not valid.</w:t>
            </w:r>
          </w:ins>
          <w:ins w:id="374" w:author="Jared Castaneda" w:date="2020-11-08T17:42:00Z">
            <w:del w:id="375" w:author="Marcos, Nathan" w:date="2020-11-09T10:28:00Z">
              <w:r w:rsidRPr="002C44B3" w:rsidDel="00E67DC6">
                <w:rPr>
                  <w:rStyle w:val="Hyperlink"/>
                  <w:noProof/>
                </w:rPr>
                <w:delText>2.3.2</w:delText>
              </w:r>
              <w:r w:rsidDel="00E67DC6">
                <w:rPr>
                  <w:rFonts w:eastAsiaTheme="minorEastAsia"/>
                  <w:noProof/>
                </w:rPr>
                <w:tab/>
              </w:r>
              <w:r w:rsidRPr="002C44B3" w:rsidDel="00E67DC6">
                <w:rPr>
                  <w:rStyle w:val="Hyperlink"/>
                  <w:noProof/>
                </w:rPr>
                <w:delText>Description</w:delText>
              </w:r>
              <w:r w:rsidDel="00E67DC6">
                <w:rPr>
                  <w:noProof/>
                  <w:webHidden/>
                </w:rPr>
                <w:tab/>
              </w:r>
              <w:r w:rsidDel="00E67DC6">
                <w:rPr>
                  <w:noProof/>
                  <w:webHidden/>
                </w:rPr>
                <w:fldChar w:fldCharType="begin"/>
              </w:r>
              <w:r w:rsidDel="00E67DC6">
                <w:rPr>
                  <w:noProof/>
                  <w:webHidden/>
                </w:rPr>
                <w:delInstrText xml:space="preserve"> PAGEREF _Toc55749769 \h </w:delInstrText>
              </w:r>
            </w:del>
          </w:ins>
          <w:del w:id="376" w:author="Marcos, Nathan" w:date="2020-11-09T10:28:00Z">
            <w:r w:rsidDel="00E67DC6">
              <w:rPr>
                <w:noProof/>
                <w:webHidden/>
              </w:rPr>
            </w:r>
            <w:r w:rsidDel="00E67DC6">
              <w:rPr>
                <w:noProof/>
                <w:webHidden/>
              </w:rPr>
              <w:fldChar w:fldCharType="separate"/>
            </w:r>
          </w:del>
          <w:ins w:id="377" w:author="Jared Castaneda" w:date="2020-11-08T17:42:00Z">
            <w:del w:id="378" w:author="Marcos, Nathan" w:date="2020-11-09T10:28:00Z">
              <w:r w:rsidDel="00E67DC6">
                <w:rPr>
                  <w:noProof/>
                  <w:webHidden/>
                </w:rPr>
                <w:delText>6</w:delText>
              </w:r>
              <w:r w:rsidDel="00E67DC6">
                <w:rPr>
                  <w:noProof/>
                  <w:webHidden/>
                </w:rPr>
                <w:fldChar w:fldCharType="end"/>
              </w:r>
              <w:r w:rsidRPr="002C44B3" w:rsidDel="00E67DC6">
                <w:rPr>
                  <w:rStyle w:val="Hyperlink"/>
                  <w:noProof/>
                </w:rPr>
                <w:fldChar w:fldCharType="end"/>
              </w:r>
            </w:del>
          </w:ins>
        </w:p>
        <w:p w14:paraId="42B869B0" w14:textId="1888F5E8" w:rsidR="000111FA" w:rsidDel="00E67DC6" w:rsidRDefault="000111FA">
          <w:pPr>
            <w:pStyle w:val="TOC3"/>
            <w:rPr>
              <w:ins w:id="379" w:author="Jared Castaneda" w:date="2020-11-08T17:42:00Z"/>
              <w:del w:id="380" w:author="Marcos, Nathan" w:date="2020-11-09T10:28:00Z"/>
              <w:rFonts w:eastAsiaTheme="minorEastAsia"/>
              <w:noProof/>
            </w:rPr>
          </w:pPr>
          <w:ins w:id="381" w:author="Jared Castaneda" w:date="2020-11-08T17:42:00Z">
            <w:del w:id="382" w:author="Marcos, Nathan" w:date="2020-11-09T10:28:00Z">
              <w:r w:rsidRPr="002C44B3" w:rsidDel="00E67DC6">
                <w:rPr>
                  <w:rStyle w:val="Hyperlink"/>
                  <w:noProof/>
                </w:rPr>
                <w:fldChar w:fldCharType="begin"/>
              </w:r>
              <w:r w:rsidRPr="002C44B3" w:rsidDel="00E67DC6">
                <w:rPr>
                  <w:rStyle w:val="Hyperlink"/>
                  <w:noProof/>
                </w:rPr>
                <w:delInstrText xml:space="preserve"> </w:delInstrText>
              </w:r>
              <w:r w:rsidDel="00E67DC6">
                <w:rPr>
                  <w:noProof/>
                </w:rPr>
                <w:delInstrText>HYPERLINK \l "_Toc55749770"</w:delInstrText>
              </w:r>
              <w:r w:rsidRPr="002C44B3" w:rsidDel="00E67DC6">
                <w:rPr>
                  <w:rStyle w:val="Hyperlink"/>
                  <w:noProof/>
                </w:rPr>
                <w:delInstrText xml:space="preserve"> </w:delInstrText>
              </w:r>
              <w:r w:rsidRPr="002C44B3" w:rsidDel="00E67DC6">
                <w:rPr>
                  <w:rStyle w:val="Hyperlink"/>
                  <w:noProof/>
                </w:rPr>
                <w:fldChar w:fldCharType="separate"/>
              </w:r>
            </w:del>
          </w:ins>
          <w:ins w:id="383" w:author="Marcos, Nathan" w:date="2020-12-06T21:07:00Z">
            <w:r w:rsidR="004B3E40">
              <w:rPr>
                <w:rStyle w:val="Hyperlink"/>
                <w:b/>
                <w:bCs/>
                <w:noProof/>
              </w:rPr>
              <w:t>Error! Hyperlink reference not valid.</w:t>
            </w:r>
          </w:ins>
          <w:ins w:id="384" w:author="Jared Castaneda" w:date="2020-11-08T17:42:00Z">
            <w:del w:id="385" w:author="Marcos, Nathan" w:date="2020-11-09T10:28:00Z">
              <w:r w:rsidRPr="002C44B3" w:rsidDel="00E67DC6">
                <w:rPr>
                  <w:rStyle w:val="Hyperlink"/>
                  <w:noProof/>
                </w:rPr>
                <w:delText>2.3.3</w:delText>
              </w:r>
              <w:r w:rsidDel="00E67DC6">
                <w:rPr>
                  <w:rFonts w:eastAsiaTheme="minorEastAsia"/>
                  <w:noProof/>
                </w:rPr>
                <w:tab/>
              </w:r>
              <w:r w:rsidRPr="002C44B3" w:rsidDel="00E67DC6">
                <w:rPr>
                  <w:rStyle w:val="Hyperlink"/>
                  <w:noProof/>
                </w:rPr>
                <w:delText>SSD Traceability</w:delText>
              </w:r>
              <w:r w:rsidDel="00E67DC6">
                <w:rPr>
                  <w:noProof/>
                  <w:webHidden/>
                </w:rPr>
                <w:tab/>
              </w:r>
              <w:r w:rsidDel="00E67DC6">
                <w:rPr>
                  <w:noProof/>
                  <w:webHidden/>
                </w:rPr>
                <w:fldChar w:fldCharType="begin"/>
              </w:r>
              <w:r w:rsidDel="00E67DC6">
                <w:rPr>
                  <w:noProof/>
                  <w:webHidden/>
                </w:rPr>
                <w:delInstrText xml:space="preserve"> PAGEREF _Toc55749770 \h </w:delInstrText>
              </w:r>
            </w:del>
          </w:ins>
          <w:del w:id="386" w:author="Marcos, Nathan" w:date="2020-11-09T10:28:00Z">
            <w:r w:rsidDel="00E67DC6">
              <w:rPr>
                <w:noProof/>
                <w:webHidden/>
              </w:rPr>
            </w:r>
            <w:r w:rsidDel="00E67DC6">
              <w:rPr>
                <w:noProof/>
                <w:webHidden/>
              </w:rPr>
              <w:fldChar w:fldCharType="separate"/>
            </w:r>
          </w:del>
          <w:ins w:id="387" w:author="Jared Castaneda" w:date="2020-11-08T17:42:00Z">
            <w:del w:id="388" w:author="Marcos, Nathan" w:date="2020-11-09T10:28:00Z">
              <w:r w:rsidDel="00E67DC6">
                <w:rPr>
                  <w:noProof/>
                  <w:webHidden/>
                </w:rPr>
                <w:delText>6</w:delText>
              </w:r>
              <w:r w:rsidDel="00E67DC6">
                <w:rPr>
                  <w:noProof/>
                  <w:webHidden/>
                </w:rPr>
                <w:fldChar w:fldCharType="end"/>
              </w:r>
              <w:r w:rsidRPr="002C44B3" w:rsidDel="00E67DC6">
                <w:rPr>
                  <w:rStyle w:val="Hyperlink"/>
                  <w:noProof/>
                </w:rPr>
                <w:fldChar w:fldCharType="end"/>
              </w:r>
            </w:del>
          </w:ins>
        </w:p>
        <w:p w14:paraId="058CA73B" w14:textId="33C49D57" w:rsidR="00A83C0D" w:rsidDel="00E67DC6" w:rsidRDefault="002A1709">
          <w:pPr>
            <w:pStyle w:val="TOC1"/>
            <w:rPr>
              <w:del w:id="389" w:author="Marcos, Nathan" w:date="2020-11-09T10:28:00Z"/>
              <w:rFonts w:eastAsiaTheme="minorEastAsia"/>
              <w:sz w:val="22"/>
            </w:rPr>
          </w:pPr>
          <w:del w:id="390" w:author="Marcos, Nathan" w:date="2020-11-09T10:28:00Z">
            <w:r w:rsidDel="00E67DC6">
              <w:fldChar w:fldCharType="begin"/>
            </w:r>
            <w:r w:rsidDel="00E67DC6">
              <w:delInstrText xml:space="preserve"> HYPERLINK \l "_Toc50298153" </w:delInstrText>
            </w:r>
            <w:r w:rsidDel="00E67DC6">
              <w:fldChar w:fldCharType="separate"/>
            </w:r>
          </w:del>
          <w:ins w:id="391" w:author="Marcos, Nathan" w:date="2020-12-06T21:07:00Z">
            <w:r w:rsidR="004B3E40">
              <w:rPr>
                <w:b/>
                <w:bCs/>
              </w:rPr>
              <w:t>Error! Hyperlink reference not valid.</w:t>
            </w:r>
          </w:ins>
          <w:ins w:id="392" w:author="Jared Castaneda" w:date="2020-11-08T17:42:00Z">
            <w:del w:id="393" w:author="Marcos, Nathan" w:date="2020-11-09T10:28:00Z">
              <w:r w:rsidR="000111FA" w:rsidDel="00E67DC6">
                <w:rPr>
                  <w:b/>
                  <w:bCs/>
                </w:rPr>
                <w:delText>Error! Hyperlink reference not valid.</w:delText>
              </w:r>
            </w:del>
          </w:ins>
          <w:del w:id="394" w:author="Marcos, Nathan" w:date="2020-11-09T10:28:00Z">
            <w:r w:rsidR="00A83C0D" w:rsidRPr="00E30FA7" w:rsidDel="00E67DC6">
              <w:rPr>
                <w:rStyle w:val="Hyperlink"/>
              </w:rPr>
              <w:delText>1</w:delText>
            </w:r>
            <w:r w:rsidR="00A83C0D" w:rsidDel="00E67DC6">
              <w:rPr>
                <w:rFonts w:eastAsiaTheme="minorEastAsia"/>
                <w:sz w:val="22"/>
              </w:rPr>
              <w:tab/>
            </w:r>
            <w:r w:rsidR="00A83C0D" w:rsidRPr="00E30FA7" w:rsidDel="00E67DC6">
              <w:rPr>
                <w:rStyle w:val="Hyperlink"/>
              </w:rPr>
              <w:delText>Static View</w:delText>
            </w:r>
            <w:r w:rsidR="00A83C0D" w:rsidDel="00E67DC6">
              <w:rPr>
                <w:webHidden/>
              </w:rPr>
              <w:tab/>
            </w:r>
            <w:r w:rsidR="00A83C0D" w:rsidDel="00E67DC6">
              <w:rPr>
                <w:webHidden/>
              </w:rPr>
              <w:fldChar w:fldCharType="begin"/>
            </w:r>
            <w:r w:rsidR="00A83C0D" w:rsidDel="00E67DC6">
              <w:rPr>
                <w:webHidden/>
              </w:rPr>
              <w:delInstrText xml:space="preserve"> PAGEREF _Toc50298153 \h </w:delInstrText>
            </w:r>
            <w:r w:rsidR="00A83C0D" w:rsidDel="00E67DC6">
              <w:rPr>
                <w:webHidden/>
              </w:rPr>
            </w:r>
            <w:r w:rsidR="00A83C0D" w:rsidDel="00E67DC6">
              <w:rPr>
                <w:webHidden/>
              </w:rPr>
              <w:fldChar w:fldCharType="separate"/>
            </w:r>
            <w:r w:rsidR="00022A7A" w:rsidDel="00E67DC6">
              <w:rPr>
                <w:webHidden/>
              </w:rPr>
              <w:delText>1</w:delText>
            </w:r>
            <w:r w:rsidR="00A83C0D" w:rsidDel="00E67DC6">
              <w:rPr>
                <w:webHidden/>
              </w:rPr>
              <w:fldChar w:fldCharType="end"/>
            </w:r>
            <w:r w:rsidDel="00E67DC6">
              <w:fldChar w:fldCharType="end"/>
            </w:r>
          </w:del>
        </w:p>
        <w:p w14:paraId="7FF842F1" w14:textId="3C96768B" w:rsidR="00A83C0D" w:rsidDel="00E67DC6" w:rsidRDefault="00F01C72">
          <w:pPr>
            <w:pStyle w:val="TOC2"/>
            <w:rPr>
              <w:del w:id="395" w:author="Marcos, Nathan" w:date="2020-11-09T10:28:00Z"/>
              <w:rFonts w:eastAsiaTheme="minorEastAsia"/>
              <w:noProof/>
            </w:rPr>
          </w:pPr>
          <w:del w:id="396" w:author="Marcos, Nathan" w:date="2020-11-09T10:28:00Z">
            <w:r w:rsidDel="00E67DC6">
              <w:rPr>
                <w:noProof/>
              </w:rPr>
              <w:fldChar w:fldCharType="begin"/>
            </w:r>
            <w:r w:rsidDel="00E67DC6">
              <w:rPr>
                <w:noProof/>
              </w:rPr>
              <w:delInstrText xml:space="preserve"> HYPERLINK \l "_Toc50298154" </w:delInstrText>
            </w:r>
            <w:r w:rsidDel="00E67DC6">
              <w:rPr>
                <w:noProof/>
              </w:rPr>
              <w:fldChar w:fldCharType="separate"/>
            </w:r>
          </w:del>
          <w:ins w:id="397" w:author="Marcos, Nathan" w:date="2020-12-06T21:07:00Z">
            <w:r w:rsidR="004B3E40">
              <w:rPr>
                <w:b/>
                <w:bCs/>
                <w:noProof/>
              </w:rPr>
              <w:t>Error! Hyperlink reference not valid.</w:t>
            </w:r>
          </w:ins>
          <w:ins w:id="398" w:author="Jared Castaneda" w:date="2020-11-08T17:42:00Z">
            <w:del w:id="399" w:author="Marcos, Nathan" w:date="2020-11-09T10:28:00Z">
              <w:r w:rsidR="000111FA" w:rsidDel="00E67DC6">
                <w:rPr>
                  <w:b/>
                  <w:bCs/>
                  <w:noProof/>
                </w:rPr>
                <w:delText>Error! Hyperlink reference not valid.</w:delText>
              </w:r>
            </w:del>
          </w:ins>
          <w:del w:id="400" w:author="Marcos, Nathan" w:date="2020-11-09T10:28:00Z">
            <w:r w:rsidR="00A83C0D" w:rsidRPr="00E30FA7" w:rsidDel="00E67DC6">
              <w:rPr>
                <w:rStyle w:val="Hyperlink"/>
                <w:noProof/>
              </w:rPr>
              <w:delText>1.1</w:delText>
            </w:r>
            <w:r w:rsidR="00A83C0D" w:rsidDel="00E67DC6">
              <w:rPr>
                <w:rFonts w:eastAsiaTheme="minorEastAsia"/>
                <w:noProof/>
              </w:rPr>
              <w:tab/>
            </w:r>
            <w:r w:rsidR="005A37B9" w:rsidDel="00E67DC6">
              <w:rPr>
                <w:rStyle w:val="Hyperlink"/>
                <w:noProof/>
              </w:rPr>
              <w:delText>User Login and Edit Account Information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_Toc50298154 \h </w:delInstrText>
            </w:r>
            <w:r w:rsidR="00A83C0D" w:rsidDel="00E67DC6">
              <w:rPr>
                <w:noProof/>
                <w:webHidden/>
              </w:rPr>
            </w:r>
            <w:r w:rsidR="00A83C0D" w:rsidDel="00E67DC6">
              <w:rPr>
                <w:noProof/>
                <w:webHidden/>
              </w:rPr>
              <w:fldChar w:fldCharType="separate"/>
            </w:r>
            <w:r w:rsidR="00022A7A" w:rsidDel="00E67DC6">
              <w:rPr>
                <w:noProof/>
                <w:webHidden/>
              </w:rPr>
              <w:delText>1</w:delText>
            </w:r>
            <w:r w:rsidR="00A83C0D" w:rsidDel="00E67DC6">
              <w:rPr>
                <w:noProof/>
                <w:webHidden/>
              </w:rPr>
              <w:fldChar w:fldCharType="end"/>
            </w:r>
            <w:r w:rsidDel="00E67DC6">
              <w:rPr>
                <w:noProof/>
              </w:rPr>
              <w:fldChar w:fldCharType="end"/>
            </w:r>
          </w:del>
        </w:p>
        <w:p w14:paraId="722D26D0" w14:textId="24EF4D7F" w:rsidR="00A83C0D" w:rsidDel="00E67DC6" w:rsidRDefault="002A1709">
          <w:pPr>
            <w:pStyle w:val="TOC3"/>
            <w:rPr>
              <w:del w:id="401" w:author="Marcos, Nathan" w:date="2020-11-09T10:28:00Z"/>
              <w:rFonts w:eastAsiaTheme="minorEastAsia"/>
              <w:noProof/>
            </w:rPr>
          </w:pPr>
          <w:del w:id="402" w:author="Marcos, Nathan" w:date="2020-11-09T10:28:00Z">
            <w:r w:rsidDel="00E67DC6">
              <w:rPr>
                <w:noProof/>
              </w:rPr>
              <w:fldChar w:fldCharType="begin"/>
            </w:r>
            <w:r w:rsidDel="00E67DC6">
              <w:rPr>
                <w:noProof/>
              </w:rPr>
              <w:delInstrText xml:space="preserve"> HYPERLINK \l "_Toc50298155" </w:delInstrText>
            </w:r>
            <w:r w:rsidDel="00E67DC6">
              <w:rPr>
                <w:noProof/>
              </w:rPr>
              <w:fldChar w:fldCharType="separate"/>
            </w:r>
          </w:del>
          <w:ins w:id="403" w:author="Marcos, Nathan" w:date="2020-12-06T21:07:00Z">
            <w:r w:rsidR="004B3E40">
              <w:rPr>
                <w:b/>
                <w:bCs/>
                <w:noProof/>
              </w:rPr>
              <w:t>Error! Hyperlink reference not valid.</w:t>
            </w:r>
          </w:ins>
          <w:ins w:id="404" w:author="Jared Castaneda" w:date="2020-11-08T17:42:00Z">
            <w:del w:id="405" w:author="Marcos, Nathan" w:date="2020-11-09T10:28:00Z">
              <w:r w:rsidR="000111FA" w:rsidDel="00E67DC6">
                <w:rPr>
                  <w:b/>
                  <w:bCs/>
                  <w:noProof/>
                </w:rPr>
                <w:delText>Error! Hyperlink reference not valid.</w:delText>
              </w:r>
            </w:del>
          </w:ins>
          <w:del w:id="406" w:author="Marcos, Nathan" w:date="2020-11-09T10:28:00Z">
            <w:r w:rsidR="00A83C0D" w:rsidRPr="00E30FA7" w:rsidDel="00E67DC6">
              <w:rPr>
                <w:rStyle w:val="Hyperlink"/>
                <w:noProof/>
              </w:rPr>
              <w:delText>1.1.1</w:delText>
            </w:r>
            <w:r w:rsidR="00A83C0D" w:rsidDel="00E67DC6">
              <w:rPr>
                <w:rFonts w:eastAsiaTheme="minorEastAsia"/>
                <w:noProof/>
              </w:rPr>
              <w:tab/>
            </w:r>
            <w:r w:rsidR="00A83C0D" w:rsidRPr="00E30FA7" w:rsidDel="00E67DC6">
              <w:rPr>
                <w:rStyle w:val="Hyperlink"/>
                <w:noProof/>
              </w:rPr>
              <w:delText>Software Class Diagram</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_Toc50298155 \h </w:delInstrText>
            </w:r>
            <w:r w:rsidR="00A83C0D" w:rsidDel="00E67DC6">
              <w:rPr>
                <w:noProof/>
                <w:webHidden/>
              </w:rPr>
            </w:r>
            <w:r w:rsidR="00A83C0D" w:rsidDel="00E67DC6">
              <w:rPr>
                <w:noProof/>
                <w:webHidden/>
              </w:rPr>
              <w:fldChar w:fldCharType="separate"/>
            </w:r>
            <w:r w:rsidR="00022A7A" w:rsidDel="00E67DC6">
              <w:rPr>
                <w:noProof/>
                <w:webHidden/>
              </w:rPr>
              <w:delText>1</w:delText>
            </w:r>
            <w:r w:rsidR="00A83C0D" w:rsidDel="00E67DC6">
              <w:rPr>
                <w:noProof/>
                <w:webHidden/>
              </w:rPr>
              <w:fldChar w:fldCharType="end"/>
            </w:r>
            <w:r w:rsidDel="00E67DC6">
              <w:rPr>
                <w:noProof/>
              </w:rPr>
              <w:fldChar w:fldCharType="end"/>
            </w:r>
          </w:del>
        </w:p>
        <w:p w14:paraId="4936DECA" w14:textId="4E5CCC57" w:rsidR="00A83C0D" w:rsidDel="00E67DC6" w:rsidRDefault="002A1709">
          <w:pPr>
            <w:pStyle w:val="TOC3"/>
            <w:rPr>
              <w:del w:id="407" w:author="Marcos, Nathan" w:date="2020-11-09T10:28:00Z"/>
              <w:rFonts w:eastAsiaTheme="minorEastAsia"/>
              <w:noProof/>
            </w:rPr>
          </w:pPr>
          <w:del w:id="408" w:author="Marcos, Nathan" w:date="2020-11-09T10:28:00Z">
            <w:r w:rsidDel="00E67DC6">
              <w:rPr>
                <w:noProof/>
              </w:rPr>
              <w:fldChar w:fldCharType="begin"/>
            </w:r>
            <w:r w:rsidDel="00E67DC6">
              <w:rPr>
                <w:noProof/>
              </w:rPr>
              <w:delInstrText xml:space="preserve"> HYPERLINK \l "_Toc50298156" </w:delInstrText>
            </w:r>
            <w:r w:rsidDel="00E67DC6">
              <w:rPr>
                <w:noProof/>
              </w:rPr>
              <w:fldChar w:fldCharType="separate"/>
            </w:r>
          </w:del>
          <w:ins w:id="409" w:author="Marcos, Nathan" w:date="2020-12-06T21:07:00Z">
            <w:r w:rsidR="004B3E40">
              <w:rPr>
                <w:b/>
                <w:bCs/>
                <w:noProof/>
              </w:rPr>
              <w:t>Error! Hyperlink reference not valid.</w:t>
            </w:r>
          </w:ins>
          <w:ins w:id="410" w:author="Jared Castaneda" w:date="2020-11-08T17:42:00Z">
            <w:del w:id="411" w:author="Marcos, Nathan" w:date="2020-11-09T10:28:00Z">
              <w:r w:rsidR="000111FA" w:rsidDel="00E67DC6">
                <w:rPr>
                  <w:b/>
                  <w:bCs/>
                  <w:noProof/>
                </w:rPr>
                <w:delText>Error! Hyperlink reference not valid.</w:delText>
              </w:r>
            </w:del>
          </w:ins>
          <w:del w:id="412" w:author="Marcos, Nathan" w:date="2020-11-09T10:28:00Z">
            <w:r w:rsidR="00A83C0D" w:rsidRPr="00E30FA7" w:rsidDel="00E67DC6">
              <w:rPr>
                <w:rStyle w:val="Hyperlink"/>
                <w:noProof/>
              </w:rPr>
              <w:delText>1.1.2</w:delText>
            </w:r>
            <w:r w:rsidR="00A83C0D" w:rsidDel="00E67DC6">
              <w:rPr>
                <w:rFonts w:eastAsiaTheme="minorEastAsia"/>
                <w:noProof/>
              </w:rPr>
              <w:tab/>
            </w:r>
            <w:r w:rsidR="00A83C0D" w:rsidRPr="00E30FA7" w:rsidDel="00E67DC6">
              <w:rPr>
                <w:rStyle w:val="Hyperlink"/>
                <w:noProof/>
              </w:rPr>
              <w:delText>Description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_Toc50298156 \h </w:delInstrText>
            </w:r>
            <w:r w:rsidR="00A83C0D" w:rsidDel="00E67DC6">
              <w:rPr>
                <w:noProof/>
                <w:webHidden/>
              </w:rPr>
            </w:r>
            <w:r w:rsidR="00A83C0D" w:rsidDel="00E67DC6">
              <w:rPr>
                <w:noProof/>
                <w:webHidden/>
              </w:rPr>
              <w:fldChar w:fldCharType="separate"/>
            </w:r>
            <w:r w:rsidR="00022A7A" w:rsidDel="00E67DC6">
              <w:rPr>
                <w:noProof/>
                <w:webHidden/>
              </w:rPr>
              <w:delText>1</w:delText>
            </w:r>
            <w:r w:rsidR="00A83C0D" w:rsidDel="00E67DC6">
              <w:rPr>
                <w:noProof/>
                <w:webHidden/>
              </w:rPr>
              <w:fldChar w:fldCharType="end"/>
            </w:r>
            <w:r w:rsidDel="00E67DC6">
              <w:rPr>
                <w:noProof/>
              </w:rPr>
              <w:fldChar w:fldCharType="end"/>
            </w:r>
          </w:del>
        </w:p>
        <w:p w14:paraId="590DD482" w14:textId="079B9681" w:rsidR="00A83C0D" w:rsidDel="00E67DC6" w:rsidRDefault="00F01C72">
          <w:pPr>
            <w:pStyle w:val="TOC2"/>
            <w:rPr>
              <w:del w:id="413" w:author="Marcos, Nathan" w:date="2020-11-09T10:28:00Z"/>
              <w:rFonts w:eastAsiaTheme="minorEastAsia"/>
              <w:noProof/>
            </w:rPr>
          </w:pPr>
          <w:del w:id="414" w:author="Marcos, Nathan" w:date="2020-11-09T10:28:00Z">
            <w:r w:rsidDel="00E67DC6">
              <w:rPr>
                <w:noProof/>
              </w:rPr>
              <w:fldChar w:fldCharType="begin"/>
            </w:r>
            <w:r w:rsidDel="00E67DC6">
              <w:rPr>
                <w:noProof/>
              </w:rPr>
              <w:delInstrText xml:space="preserve"> HYPERLINK \l "_Toc50298157" </w:delInstrText>
            </w:r>
            <w:r w:rsidDel="00E67DC6">
              <w:rPr>
                <w:noProof/>
              </w:rPr>
              <w:fldChar w:fldCharType="separate"/>
            </w:r>
          </w:del>
          <w:ins w:id="415" w:author="Marcos, Nathan" w:date="2020-12-06T21:07:00Z">
            <w:r w:rsidR="004B3E40">
              <w:rPr>
                <w:b/>
                <w:bCs/>
                <w:noProof/>
              </w:rPr>
              <w:t>Error! Hyperlink reference not valid.</w:t>
            </w:r>
          </w:ins>
          <w:ins w:id="416" w:author="Jared Castaneda" w:date="2020-11-08T17:42:00Z">
            <w:del w:id="417" w:author="Marcos, Nathan" w:date="2020-11-09T10:28:00Z">
              <w:r w:rsidR="000111FA" w:rsidDel="00E67DC6">
                <w:rPr>
                  <w:b/>
                  <w:bCs/>
                  <w:noProof/>
                </w:rPr>
                <w:delText>Error! Hyperlink reference not valid.</w:delText>
              </w:r>
            </w:del>
          </w:ins>
          <w:del w:id="418" w:author="Marcos, Nathan" w:date="2020-11-09T10:28:00Z">
            <w:r w:rsidR="00A83C0D" w:rsidRPr="00E30FA7" w:rsidDel="00E67DC6">
              <w:rPr>
                <w:rStyle w:val="Hyperlink"/>
                <w:noProof/>
              </w:rPr>
              <w:delText>1.2</w:delText>
            </w:r>
            <w:r w:rsidR="00A83C0D" w:rsidDel="00E67DC6">
              <w:rPr>
                <w:rFonts w:eastAsiaTheme="minorEastAsia"/>
                <w:noProof/>
              </w:rPr>
              <w:tab/>
            </w:r>
            <w:r w:rsidR="00A83C0D" w:rsidRPr="00E30FA7" w:rsidDel="00E67DC6">
              <w:rPr>
                <w:rStyle w:val="Hyperlink"/>
                <w:noProof/>
              </w:rPr>
              <w:delText>&lt;Story Title 2&gt;</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_Toc50298157 \h </w:delInstrText>
            </w:r>
            <w:r w:rsidR="00A83C0D" w:rsidDel="00E67DC6">
              <w:rPr>
                <w:noProof/>
                <w:webHidden/>
              </w:rPr>
            </w:r>
            <w:r w:rsidR="00A83C0D" w:rsidDel="00E67DC6">
              <w:rPr>
                <w:noProof/>
                <w:webHidden/>
              </w:rPr>
              <w:fldChar w:fldCharType="separate"/>
            </w:r>
            <w:r w:rsidR="00022A7A" w:rsidDel="00E67DC6">
              <w:rPr>
                <w:noProof/>
                <w:webHidden/>
              </w:rPr>
              <w:delText>1</w:delText>
            </w:r>
            <w:r w:rsidR="00A83C0D" w:rsidDel="00E67DC6">
              <w:rPr>
                <w:noProof/>
                <w:webHidden/>
              </w:rPr>
              <w:fldChar w:fldCharType="end"/>
            </w:r>
            <w:r w:rsidDel="00E67DC6">
              <w:rPr>
                <w:noProof/>
              </w:rPr>
              <w:fldChar w:fldCharType="end"/>
            </w:r>
          </w:del>
        </w:p>
        <w:p w14:paraId="029E5300" w14:textId="798E355C" w:rsidR="00A83C0D" w:rsidDel="00E67DC6" w:rsidRDefault="002A1709">
          <w:pPr>
            <w:pStyle w:val="TOC3"/>
            <w:rPr>
              <w:del w:id="419" w:author="Marcos, Nathan" w:date="2020-11-09T10:28:00Z"/>
              <w:rFonts w:eastAsiaTheme="minorEastAsia"/>
              <w:noProof/>
            </w:rPr>
          </w:pPr>
          <w:del w:id="420" w:author="Marcos, Nathan" w:date="2020-11-09T10:28:00Z">
            <w:r w:rsidDel="00E67DC6">
              <w:rPr>
                <w:noProof/>
              </w:rPr>
              <w:fldChar w:fldCharType="begin"/>
            </w:r>
            <w:r w:rsidDel="00E67DC6">
              <w:rPr>
                <w:noProof/>
              </w:rPr>
              <w:delInstrText xml:space="preserve"> HYPERLINK \l "_Toc50298158" </w:delInstrText>
            </w:r>
            <w:r w:rsidDel="00E67DC6">
              <w:rPr>
                <w:noProof/>
              </w:rPr>
              <w:fldChar w:fldCharType="separate"/>
            </w:r>
          </w:del>
          <w:ins w:id="421" w:author="Marcos, Nathan" w:date="2020-12-06T21:07:00Z">
            <w:r w:rsidR="004B3E40">
              <w:rPr>
                <w:b/>
                <w:bCs/>
                <w:noProof/>
              </w:rPr>
              <w:t>Error! Hyperlink reference not valid.</w:t>
            </w:r>
          </w:ins>
          <w:ins w:id="422" w:author="Jared Castaneda" w:date="2020-11-08T17:42:00Z">
            <w:del w:id="423" w:author="Marcos, Nathan" w:date="2020-11-09T10:28:00Z">
              <w:r w:rsidR="000111FA" w:rsidDel="00E67DC6">
                <w:rPr>
                  <w:b/>
                  <w:bCs/>
                  <w:noProof/>
                </w:rPr>
                <w:delText>Error! Hyperlink reference not valid.</w:delText>
              </w:r>
            </w:del>
          </w:ins>
          <w:del w:id="424" w:author="Marcos, Nathan" w:date="2020-11-09T10:28:00Z">
            <w:r w:rsidR="00A83C0D" w:rsidRPr="00E30FA7" w:rsidDel="00E67DC6">
              <w:rPr>
                <w:rStyle w:val="Hyperlink"/>
                <w:noProof/>
              </w:rPr>
              <w:delText>1.2.1</w:delText>
            </w:r>
            <w:r w:rsidR="00A83C0D" w:rsidDel="00E67DC6">
              <w:rPr>
                <w:rFonts w:eastAsiaTheme="minorEastAsia"/>
                <w:noProof/>
              </w:rPr>
              <w:tab/>
            </w:r>
            <w:r w:rsidR="00A83C0D" w:rsidRPr="00E30FA7" w:rsidDel="00E67DC6">
              <w:rPr>
                <w:rStyle w:val="Hyperlink"/>
                <w:noProof/>
              </w:rPr>
              <w:delText>Software Class Diagram</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_Toc50298158 \h </w:delInstrText>
            </w:r>
            <w:r w:rsidR="00A83C0D" w:rsidDel="00E67DC6">
              <w:rPr>
                <w:noProof/>
                <w:webHidden/>
              </w:rPr>
            </w:r>
            <w:r w:rsidR="00A83C0D" w:rsidDel="00E67DC6">
              <w:rPr>
                <w:noProof/>
                <w:webHidden/>
              </w:rPr>
              <w:fldChar w:fldCharType="separate"/>
            </w:r>
            <w:r w:rsidR="00022A7A" w:rsidDel="00E67DC6">
              <w:rPr>
                <w:noProof/>
                <w:webHidden/>
              </w:rPr>
              <w:delText>1</w:delText>
            </w:r>
            <w:r w:rsidR="00A83C0D" w:rsidDel="00E67DC6">
              <w:rPr>
                <w:noProof/>
                <w:webHidden/>
              </w:rPr>
              <w:fldChar w:fldCharType="end"/>
            </w:r>
            <w:r w:rsidDel="00E67DC6">
              <w:rPr>
                <w:noProof/>
              </w:rPr>
              <w:fldChar w:fldCharType="end"/>
            </w:r>
          </w:del>
        </w:p>
        <w:p w14:paraId="0EE2DD54" w14:textId="634E1299" w:rsidR="00A83C0D" w:rsidDel="00E67DC6" w:rsidRDefault="002A1709">
          <w:pPr>
            <w:pStyle w:val="TOC3"/>
            <w:rPr>
              <w:del w:id="425" w:author="Marcos, Nathan" w:date="2020-11-09T10:28:00Z"/>
              <w:rFonts w:eastAsiaTheme="minorEastAsia"/>
              <w:noProof/>
            </w:rPr>
          </w:pPr>
          <w:del w:id="426" w:author="Marcos, Nathan" w:date="2020-11-09T10:28:00Z">
            <w:r w:rsidDel="00E67DC6">
              <w:rPr>
                <w:noProof/>
              </w:rPr>
              <w:fldChar w:fldCharType="begin"/>
            </w:r>
            <w:r w:rsidDel="00E67DC6">
              <w:rPr>
                <w:noProof/>
              </w:rPr>
              <w:delInstrText xml:space="preserve"> HYPERLINK \l "_Toc50298159" </w:delInstrText>
            </w:r>
            <w:r w:rsidDel="00E67DC6">
              <w:rPr>
                <w:noProof/>
              </w:rPr>
              <w:fldChar w:fldCharType="separate"/>
            </w:r>
          </w:del>
          <w:ins w:id="427" w:author="Marcos, Nathan" w:date="2020-12-06T21:07:00Z">
            <w:r w:rsidR="004B3E40">
              <w:rPr>
                <w:b/>
                <w:bCs/>
                <w:noProof/>
              </w:rPr>
              <w:t>Error! Hyperlink reference not valid.</w:t>
            </w:r>
          </w:ins>
          <w:ins w:id="428" w:author="Jared Castaneda" w:date="2020-11-08T17:42:00Z">
            <w:del w:id="429" w:author="Marcos, Nathan" w:date="2020-11-09T10:28:00Z">
              <w:r w:rsidR="000111FA" w:rsidDel="00E67DC6">
                <w:rPr>
                  <w:b/>
                  <w:bCs/>
                  <w:noProof/>
                </w:rPr>
                <w:delText>Error! Hyperlink reference not valid.</w:delText>
              </w:r>
            </w:del>
          </w:ins>
          <w:del w:id="430" w:author="Marcos, Nathan" w:date="2020-11-09T10:28:00Z">
            <w:r w:rsidR="00A83C0D" w:rsidRPr="00E30FA7" w:rsidDel="00E67DC6">
              <w:rPr>
                <w:rStyle w:val="Hyperlink"/>
                <w:noProof/>
              </w:rPr>
              <w:delText>1.2.2</w:delText>
            </w:r>
            <w:r w:rsidR="00A83C0D" w:rsidDel="00E67DC6">
              <w:rPr>
                <w:rFonts w:eastAsiaTheme="minorEastAsia"/>
                <w:noProof/>
              </w:rPr>
              <w:tab/>
            </w:r>
            <w:r w:rsidR="00A83C0D" w:rsidRPr="00E30FA7" w:rsidDel="00E67DC6">
              <w:rPr>
                <w:rStyle w:val="Hyperlink"/>
                <w:noProof/>
              </w:rPr>
              <w:delText>Description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_Toc50298159 \h </w:delInstrText>
            </w:r>
            <w:r w:rsidR="00A83C0D" w:rsidDel="00E67DC6">
              <w:rPr>
                <w:noProof/>
                <w:webHidden/>
              </w:rPr>
            </w:r>
            <w:r w:rsidR="00A83C0D" w:rsidDel="00E67DC6">
              <w:rPr>
                <w:noProof/>
                <w:webHidden/>
              </w:rPr>
              <w:fldChar w:fldCharType="separate"/>
            </w:r>
            <w:r w:rsidR="00022A7A" w:rsidDel="00E67DC6">
              <w:rPr>
                <w:noProof/>
                <w:webHidden/>
              </w:rPr>
              <w:delText>1</w:delText>
            </w:r>
            <w:r w:rsidR="00A83C0D" w:rsidDel="00E67DC6">
              <w:rPr>
                <w:noProof/>
                <w:webHidden/>
              </w:rPr>
              <w:fldChar w:fldCharType="end"/>
            </w:r>
            <w:r w:rsidDel="00E67DC6">
              <w:rPr>
                <w:noProof/>
              </w:rPr>
              <w:fldChar w:fldCharType="end"/>
            </w:r>
          </w:del>
        </w:p>
        <w:p w14:paraId="30518715" w14:textId="5421E107" w:rsidR="00A83C0D" w:rsidDel="00E67DC6" w:rsidRDefault="00F01C72">
          <w:pPr>
            <w:pStyle w:val="TOC2"/>
            <w:rPr>
              <w:del w:id="431" w:author="Marcos, Nathan" w:date="2020-11-09T10:28:00Z"/>
              <w:rFonts w:eastAsiaTheme="minorEastAsia"/>
              <w:noProof/>
            </w:rPr>
          </w:pPr>
          <w:del w:id="432" w:author="Marcos, Nathan" w:date="2020-11-09T10:28:00Z">
            <w:r w:rsidDel="00E67DC6">
              <w:rPr>
                <w:noProof/>
              </w:rPr>
              <w:fldChar w:fldCharType="begin"/>
            </w:r>
            <w:r w:rsidDel="00E67DC6">
              <w:rPr>
                <w:noProof/>
              </w:rPr>
              <w:delInstrText xml:space="preserve"> HYPERLINK \l "_Toc50298160" </w:delInstrText>
            </w:r>
            <w:r w:rsidDel="00E67DC6">
              <w:rPr>
                <w:noProof/>
              </w:rPr>
              <w:fldChar w:fldCharType="separate"/>
            </w:r>
          </w:del>
          <w:ins w:id="433" w:author="Marcos, Nathan" w:date="2020-12-06T21:07:00Z">
            <w:r w:rsidR="004B3E40">
              <w:rPr>
                <w:b/>
                <w:bCs/>
                <w:noProof/>
              </w:rPr>
              <w:t>Error! Hyperlink reference not valid.</w:t>
            </w:r>
          </w:ins>
          <w:ins w:id="434" w:author="Jared Castaneda" w:date="2020-11-08T17:42:00Z">
            <w:del w:id="435" w:author="Marcos, Nathan" w:date="2020-11-09T10:28:00Z">
              <w:r w:rsidR="000111FA" w:rsidDel="00E67DC6">
                <w:rPr>
                  <w:b/>
                  <w:bCs/>
                  <w:noProof/>
                </w:rPr>
                <w:delText>Error! Hyperlink reference not valid.</w:delText>
              </w:r>
            </w:del>
          </w:ins>
          <w:del w:id="436" w:author="Marcos, Nathan" w:date="2020-11-09T10:28:00Z">
            <w:r w:rsidR="00A83C0D" w:rsidRPr="00E30FA7" w:rsidDel="00E67DC6">
              <w:rPr>
                <w:rStyle w:val="Hyperlink"/>
                <w:noProof/>
              </w:rPr>
              <w:delText>1.3</w:delText>
            </w:r>
            <w:r w:rsidR="00A83C0D" w:rsidDel="00E67DC6">
              <w:rPr>
                <w:rFonts w:eastAsiaTheme="minorEastAsia"/>
                <w:noProof/>
              </w:rPr>
              <w:tab/>
            </w:r>
            <w:r w:rsidR="00A83C0D" w:rsidRPr="00E30FA7" w:rsidDel="00E67DC6">
              <w:rPr>
                <w:rStyle w:val="Hyperlink"/>
                <w:noProof/>
              </w:rPr>
              <w:delText>&lt;Story Title 3&gt;</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_Toc50298160 \h </w:delInstrText>
            </w:r>
            <w:r w:rsidR="00A83C0D" w:rsidDel="00E67DC6">
              <w:rPr>
                <w:noProof/>
                <w:webHidden/>
              </w:rPr>
            </w:r>
            <w:r w:rsidR="00A83C0D" w:rsidDel="00E67DC6">
              <w:rPr>
                <w:noProof/>
                <w:webHidden/>
              </w:rPr>
              <w:fldChar w:fldCharType="separate"/>
            </w:r>
            <w:r w:rsidR="00022A7A" w:rsidDel="00E67DC6">
              <w:rPr>
                <w:noProof/>
                <w:webHidden/>
              </w:rPr>
              <w:delText>1</w:delText>
            </w:r>
            <w:r w:rsidR="00A83C0D" w:rsidDel="00E67DC6">
              <w:rPr>
                <w:noProof/>
                <w:webHidden/>
              </w:rPr>
              <w:fldChar w:fldCharType="end"/>
            </w:r>
            <w:r w:rsidDel="00E67DC6">
              <w:rPr>
                <w:noProof/>
              </w:rPr>
              <w:fldChar w:fldCharType="end"/>
            </w:r>
          </w:del>
        </w:p>
        <w:p w14:paraId="42B7F783" w14:textId="741BE911" w:rsidR="00A83C0D" w:rsidDel="00E67DC6" w:rsidRDefault="002A1709">
          <w:pPr>
            <w:pStyle w:val="TOC3"/>
            <w:rPr>
              <w:del w:id="437" w:author="Marcos, Nathan" w:date="2020-11-09T10:28:00Z"/>
              <w:rFonts w:eastAsiaTheme="minorEastAsia"/>
              <w:noProof/>
            </w:rPr>
          </w:pPr>
          <w:del w:id="438" w:author="Marcos, Nathan" w:date="2020-11-09T10:28:00Z">
            <w:r w:rsidDel="00E67DC6">
              <w:rPr>
                <w:noProof/>
              </w:rPr>
              <w:fldChar w:fldCharType="begin"/>
            </w:r>
            <w:r w:rsidDel="00E67DC6">
              <w:rPr>
                <w:noProof/>
              </w:rPr>
              <w:delInstrText xml:space="preserve"> HYPERLINK \l "_Toc50298161" </w:delInstrText>
            </w:r>
            <w:r w:rsidDel="00E67DC6">
              <w:rPr>
                <w:noProof/>
              </w:rPr>
              <w:fldChar w:fldCharType="separate"/>
            </w:r>
          </w:del>
          <w:ins w:id="439" w:author="Marcos, Nathan" w:date="2020-12-06T21:07:00Z">
            <w:r w:rsidR="004B3E40">
              <w:rPr>
                <w:b/>
                <w:bCs/>
                <w:noProof/>
              </w:rPr>
              <w:t>Error! Hyperlink reference not valid.</w:t>
            </w:r>
          </w:ins>
          <w:ins w:id="440" w:author="Jared Castaneda" w:date="2020-11-08T17:42:00Z">
            <w:del w:id="441" w:author="Marcos, Nathan" w:date="2020-11-09T10:28:00Z">
              <w:r w:rsidR="000111FA" w:rsidDel="00E67DC6">
                <w:rPr>
                  <w:b/>
                  <w:bCs/>
                  <w:noProof/>
                </w:rPr>
                <w:delText>Error! Hyperlink reference not valid.</w:delText>
              </w:r>
            </w:del>
          </w:ins>
          <w:del w:id="442" w:author="Marcos, Nathan" w:date="2020-11-09T10:28:00Z">
            <w:r w:rsidR="00A83C0D" w:rsidRPr="00E30FA7" w:rsidDel="00E67DC6">
              <w:rPr>
                <w:rStyle w:val="Hyperlink"/>
                <w:noProof/>
              </w:rPr>
              <w:delText>1.3.1</w:delText>
            </w:r>
            <w:r w:rsidR="00A83C0D" w:rsidDel="00E67DC6">
              <w:rPr>
                <w:rFonts w:eastAsiaTheme="minorEastAsia"/>
                <w:noProof/>
              </w:rPr>
              <w:tab/>
            </w:r>
            <w:r w:rsidR="00A83C0D" w:rsidRPr="00E30FA7" w:rsidDel="00E67DC6">
              <w:rPr>
                <w:rStyle w:val="Hyperlink"/>
                <w:noProof/>
              </w:rPr>
              <w:delText>Software Class Diagram</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_Toc50298161 \h </w:delInstrText>
            </w:r>
            <w:r w:rsidR="00A83C0D" w:rsidDel="00E67DC6">
              <w:rPr>
                <w:noProof/>
                <w:webHidden/>
              </w:rPr>
            </w:r>
            <w:r w:rsidR="00A83C0D" w:rsidDel="00E67DC6">
              <w:rPr>
                <w:noProof/>
                <w:webHidden/>
              </w:rPr>
              <w:fldChar w:fldCharType="separate"/>
            </w:r>
            <w:r w:rsidR="00022A7A" w:rsidDel="00E67DC6">
              <w:rPr>
                <w:noProof/>
                <w:webHidden/>
              </w:rPr>
              <w:delText>1</w:delText>
            </w:r>
            <w:r w:rsidR="00A83C0D" w:rsidDel="00E67DC6">
              <w:rPr>
                <w:noProof/>
                <w:webHidden/>
              </w:rPr>
              <w:fldChar w:fldCharType="end"/>
            </w:r>
            <w:r w:rsidDel="00E67DC6">
              <w:rPr>
                <w:noProof/>
              </w:rPr>
              <w:fldChar w:fldCharType="end"/>
            </w:r>
          </w:del>
        </w:p>
        <w:p w14:paraId="269F2FFD" w14:textId="593356AC" w:rsidR="00A83C0D" w:rsidDel="00E67DC6" w:rsidRDefault="002A1709">
          <w:pPr>
            <w:pStyle w:val="TOC3"/>
            <w:rPr>
              <w:del w:id="443" w:author="Marcos, Nathan" w:date="2020-11-09T10:28:00Z"/>
              <w:rFonts w:eastAsiaTheme="minorEastAsia"/>
              <w:noProof/>
            </w:rPr>
          </w:pPr>
          <w:del w:id="444" w:author="Marcos, Nathan" w:date="2020-11-09T10:28:00Z">
            <w:r w:rsidDel="00E67DC6">
              <w:rPr>
                <w:noProof/>
              </w:rPr>
              <w:fldChar w:fldCharType="begin"/>
            </w:r>
            <w:r w:rsidDel="00E67DC6">
              <w:rPr>
                <w:noProof/>
              </w:rPr>
              <w:delInstrText xml:space="preserve"> HYPERLINK \l "_Toc50298162" </w:delInstrText>
            </w:r>
            <w:r w:rsidDel="00E67DC6">
              <w:rPr>
                <w:noProof/>
              </w:rPr>
              <w:fldChar w:fldCharType="separate"/>
            </w:r>
          </w:del>
          <w:ins w:id="445" w:author="Marcos, Nathan" w:date="2020-12-06T21:07:00Z">
            <w:r w:rsidR="004B3E40">
              <w:rPr>
                <w:b/>
                <w:bCs/>
                <w:noProof/>
              </w:rPr>
              <w:t>Error! Hyperlink reference not valid.</w:t>
            </w:r>
          </w:ins>
          <w:ins w:id="446" w:author="Jared Castaneda" w:date="2020-11-08T17:42:00Z">
            <w:del w:id="447" w:author="Marcos, Nathan" w:date="2020-11-09T10:28:00Z">
              <w:r w:rsidR="000111FA" w:rsidDel="00E67DC6">
                <w:rPr>
                  <w:b/>
                  <w:bCs/>
                  <w:noProof/>
                </w:rPr>
                <w:delText>Error! Hyperlink reference not valid.</w:delText>
              </w:r>
            </w:del>
          </w:ins>
          <w:del w:id="448" w:author="Marcos, Nathan" w:date="2020-11-09T10:28:00Z">
            <w:r w:rsidR="00A83C0D" w:rsidRPr="00E30FA7" w:rsidDel="00E67DC6">
              <w:rPr>
                <w:rStyle w:val="Hyperlink"/>
                <w:noProof/>
              </w:rPr>
              <w:delText>1.3.2</w:delText>
            </w:r>
            <w:r w:rsidR="00A83C0D" w:rsidDel="00E67DC6">
              <w:rPr>
                <w:rFonts w:eastAsiaTheme="minorEastAsia"/>
                <w:noProof/>
              </w:rPr>
              <w:tab/>
            </w:r>
            <w:r w:rsidR="00A83C0D" w:rsidRPr="00E30FA7" w:rsidDel="00E67DC6">
              <w:rPr>
                <w:rStyle w:val="Hyperlink"/>
                <w:noProof/>
              </w:rPr>
              <w:delText>Description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_Toc50298162 \h </w:delInstrText>
            </w:r>
            <w:r w:rsidR="00A83C0D" w:rsidDel="00E67DC6">
              <w:rPr>
                <w:noProof/>
                <w:webHidden/>
              </w:rPr>
            </w:r>
            <w:r w:rsidR="00A83C0D" w:rsidDel="00E67DC6">
              <w:rPr>
                <w:noProof/>
                <w:webHidden/>
              </w:rPr>
              <w:fldChar w:fldCharType="separate"/>
            </w:r>
            <w:r w:rsidR="00022A7A" w:rsidDel="00E67DC6">
              <w:rPr>
                <w:noProof/>
                <w:webHidden/>
              </w:rPr>
              <w:delText>1</w:delText>
            </w:r>
            <w:r w:rsidR="00A83C0D" w:rsidDel="00E67DC6">
              <w:rPr>
                <w:noProof/>
                <w:webHidden/>
              </w:rPr>
              <w:fldChar w:fldCharType="end"/>
            </w:r>
            <w:r w:rsidDel="00E67DC6">
              <w:rPr>
                <w:noProof/>
              </w:rPr>
              <w:fldChar w:fldCharType="end"/>
            </w:r>
          </w:del>
        </w:p>
        <w:p w14:paraId="4400B6C1" w14:textId="5082473C" w:rsidR="00A83C0D" w:rsidDel="00E67DC6" w:rsidRDefault="00F01C72">
          <w:pPr>
            <w:pStyle w:val="TOC2"/>
            <w:rPr>
              <w:del w:id="449" w:author="Marcos, Nathan" w:date="2020-11-09T10:28:00Z"/>
              <w:rFonts w:eastAsiaTheme="minorEastAsia"/>
              <w:noProof/>
            </w:rPr>
          </w:pPr>
          <w:del w:id="450" w:author="Marcos, Nathan" w:date="2020-11-09T10:28:00Z">
            <w:r w:rsidDel="00E67DC6">
              <w:rPr>
                <w:noProof/>
              </w:rPr>
              <w:fldChar w:fldCharType="begin"/>
            </w:r>
            <w:r w:rsidDel="00E67DC6">
              <w:rPr>
                <w:noProof/>
              </w:rPr>
              <w:delInstrText xml:space="preserve"> HYPERLINK \l "_Toc50298163" </w:delInstrText>
            </w:r>
            <w:r w:rsidDel="00E67DC6">
              <w:rPr>
                <w:noProof/>
              </w:rPr>
              <w:fldChar w:fldCharType="separate"/>
            </w:r>
          </w:del>
          <w:ins w:id="451" w:author="Marcos, Nathan" w:date="2020-12-06T21:07:00Z">
            <w:r w:rsidR="004B3E40">
              <w:rPr>
                <w:b/>
                <w:bCs/>
                <w:noProof/>
              </w:rPr>
              <w:t>Error! Hyperlink reference not valid.</w:t>
            </w:r>
          </w:ins>
          <w:ins w:id="452" w:author="Jared Castaneda" w:date="2020-11-08T17:42:00Z">
            <w:del w:id="453" w:author="Marcos, Nathan" w:date="2020-11-09T10:28:00Z">
              <w:r w:rsidR="000111FA" w:rsidDel="00E67DC6">
                <w:rPr>
                  <w:b/>
                  <w:bCs/>
                  <w:noProof/>
                </w:rPr>
                <w:delText>Error! Hyperlink reference not valid.</w:delText>
              </w:r>
            </w:del>
          </w:ins>
          <w:del w:id="454" w:author="Marcos, Nathan" w:date="2020-11-09T10:28:00Z">
            <w:r w:rsidR="00A83C0D" w:rsidRPr="00E30FA7" w:rsidDel="00E67DC6">
              <w:rPr>
                <w:rStyle w:val="Hyperlink"/>
                <w:noProof/>
              </w:rPr>
              <w:delText>1.4</w:delText>
            </w:r>
            <w:r w:rsidR="00A83C0D" w:rsidDel="00E67DC6">
              <w:rPr>
                <w:rFonts w:eastAsiaTheme="minorEastAsia"/>
                <w:noProof/>
              </w:rPr>
              <w:tab/>
            </w:r>
            <w:r w:rsidR="00A83C0D" w:rsidRPr="00E30FA7" w:rsidDel="00E67DC6">
              <w:rPr>
                <w:rStyle w:val="Hyperlink"/>
                <w:noProof/>
              </w:rPr>
              <w:delText>&lt;Story Title X …&gt;</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_Toc50298163 \h </w:delInstrText>
            </w:r>
            <w:r w:rsidR="00A83C0D" w:rsidDel="00E67DC6">
              <w:rPr>
                <w:noProof/>
                <w:webHidden/>
              </w:rPr>
            </w:r>
            <w:r w:rsidR="00A83C0D" w:rsidDel="00E67DC6">
              <w:rPr>
                <w:noProof/>
                <w:webHidden/>
              </w:rPr>
              <w:fldChar w:fldCharType="separate"/>
            </w:r>
            <w:r w:rsidR="00022A7A" w:rsidDel="00E67DC6">
              <w:rPr>
                <w:noProof/>
                <w:webHidden/>
              </w:rPr>
              <w:delText>2</w:delText>
            </w:r>
            <w:r w:rsidR="00A83C0D" w:rsidDel="00E67DC6">
              <w:rPr>
                <w:noProof/>
                <w:webHidden/>
              </w:rPr>
              <w:fldChar w:fldCharType="end"/>
            </w:r>
            <w:r w:rsidDel="00E67DC6">
              <w:rPr>
                <w:noProof/>
              </w:rPr>
              <w:fldChar w:fldCharType="end"/>
            </w:r>
          </w:del>
        </w:p>
        <w:p w14:paraId="6A6FECA4" w14:textId="0D3A5E52" w:rsidR="00A83C0D" w:rsidDel="00E67DC6" w:rsidRDefault="00F01C72">
          <w:pPr>
            <w:pStyle w:val="TOC3"/>
            <w:rPr>
              <w:del w:id="455" w:author="Marcos, Nathan" w:date="2020-11-09T10:28:00Z"/>
              <w:rFonts w:eastAsiaTheme="minorEastAsia"/>
              <w:noProof/>
            </w:rPr>
          </w:pPr>
          <w:del w:id="456" w:author="Marcos, Nathan" w:date="2020-11-09T10:28:00Z">
            <w:r w:rsidDel="00E67DC6">
              <w:rPr>
                <w:noProof/>
              </w:rPr>
              <w:fldChar w:fldCharType="begin"/>
            </w:r>
            <w:r w:rsidDel="00E67DC6">
              <w:rPr>
                <w:noProof/>
              </w:rPr>
              <w:delInstrText xml:space="preserve"> HYPERLINK \l "_Toc50298164" </w:delInstrText>
            </w:r>
            <w:r w:rsidDel="00E67DC6">
              <w:rPr>
                <w:noProof/>
              </w:rPr>
              <w:fldChar w:fldCharType="separate"/>
            </w:r>
          </w:del>
          <w:ins w:id="457" w:author="Marcos, Nathan" w:date="2020-12-06T21:07:00Z">
            <w:r w:rsidR="004B3E40">
              <w:rPr>
                <w:b/>
                <w:bCs/>
                <w:noProof/>
              </w:rPr>
              <w:t>Error! Hyperlink reference not valid.</w:t>
            </w:r>
          </w:ins>
          <w:ins w:id="458" w:author="Jared Castaneda" w:date="2020-11-08T17:42:00Z">
            <w:del w:id="459" w:author="Marcos, Nathan" w:date="2020-11-09T10:28:00Z">
              <w:r w:rsidR="000111FA" w:rsidDel="00E67DC6">
                <w:rPr>
                  <w:b/>
                  <w:bCs/>
                  <w:noProof/>
                </w:rPr>
                <w:delText>Error! Hyperlink reference not valid.</w:delText>
              </w:r>
            </w:del>
          </w:ins>
          <w:del w:id="460" w:author="Marcos, Nathan" w:date="2020-11-09T10:28:00Z">
            <w:r w:rsidR="00A83C0D" w:rsidRPr="00E30FA7" w:rsidDel="00E67DC6">
              <w:rPr>
                <w:rStyle w:val="Hyperlink"/>
                <w:noProof/>
              </w:rPr>
              <w:delText>1.4.1</w:delText>
            </w:r>
            <w:r w:rsidR="00A83C0D" w:rsidDel="00E67DC6">
              <w:rPr>
                <w:rFonts w:eastAsiaTheme="minorEastAsia"/>
                <w:noProof/>
              </w:rPr>
              <w:tab/>
            </w:r>
            <w:r w:rsidR="00A83C0D" w:rsidRPr="00E30FA7" w:rsidDel="00E67DC6">
              <w:rPr>
                <w:rStyle w:val="Hyperlink"/>
                <w:noProof/>
              </w:rPr>
              <w:delText>Software Class Diagram</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_Toc50298164 \h </w:delInstrText>
            </w:r>
            <w:r w:rsidR="00A83C0D" w:rsidDel="00E67DC6">
              <w:rPr>
                <w:noProof/>
                <w:webHidden/>
              </w:rPr>
            </w:r>
            <w:r w:rsidR="00A83C0D" w:rsidDel="00E67DC6">
              <w:rPr>
                <w:noProof/>
                <w:webHidden/>
              </w:rPr>
              <w:fldChar w:fldCharType="separate"/>
            </w:r>
            <w:r w:rsidR="00022A7A" w:rsidDel="00E67DC6">
              <w:rPr>
                <w:noProof/>
                <w:webHidden/>
              </w:rPr>
              <w:delText>2</w:delText>
            </w:r>
            <w:r w:rsidR="00A83C0D" w:rsidDel="00E67DC6">
              <w:rPr>
                <w:noProof/>
                <w:webHidden/>
              </w:rPr>
              <w:fldChar w:fldCharType="end"/>
            </w:r>
            <w:r w:rsidDel="00E67DC6">
              <w:rPr>
                <w:noProof/>
              </w:rPr>
              <w:fldChar w:fldCharType="end"/>
            </w:r>
          </w:del>
        </w:p>
        <w:p w14:paraId="62D64A4F" w14:textId="47D29844" w:rsidR="00A83C0D" w:rsidDel="00E67DC6" w:rsidRDefault="00F01C72">
          <w:pPr>
            <w:pStyle w:val="TOC3"/>
            <w:rPr>
              <w:del w:id="461" w:author="Marcos, Nathan" w:date="2020-11-09T10:28:00Z"/>
              <w:rFonts w:eastAsiaTheme="minorEastAsia"/>
              <w:noProof/>
            </w:rPr>
          </w:pPr>
          <w:del w:id="462" w:author="Marcos, Nathan" w:date="2020-11-09T10:28:00Z">
            <w:r w:rsidDel="00E67DC6">
              <w:rPr>
                <w:noProof/>
              </w:rPr>
              <w:fldChar w:fldCharType="begin"/>
            </w:r>
            <w:r w:rsidDel="00E67DC6">
              <w:rPr>
                <w:noProof/>
              </w:rPr>
              <w:delInstrText xml:space="preserve"> HYPERLINK \l "_Toc50298165" </w:delInstrText>
            </w:r>
            <w:r w:rsidDel="00E67DC6">
              <w:rPr>
                <w:noProof/>
              </w:rPr>
              <w:fldChar w:fldCharType="separate"/>
            </w:r>
          </w:del>
          <w:ins w:id="463" w:author="Marcos, Nathan" w:date="2020-12-06T21:07:00Z">
            <w:r w:rsidR="004B3E40">
              <w:rPr>
                <w:b/>
                <w:bCs/>
                <w:noProof/>
              </w:rPr>
              <w:t>Error! Hyperlink reference not valid.</w:t>
            </w:r>
          </w:ins>
          <w:ins w:id="464" w:author="Jared Castaneda" w:date="2020-11-08T17:42:00Z">
            <w:del w:id="465" w:author="Marcos, Nathan" w:date="2020-11-09T10:28:00Z">
              <w:r w:rsidR="000111FA" w:rsidDel="00E67DC6">
                <w:rPr>
                  <w:b/>
                  <w:bCs/>
                  <w:noProof/>
                </w:rPr>
                <w:delText>Error! Hyperlink reference not valid.</w:delText>
              </w:r>
            </w:del>
          </w:ins>
          <w:del w:id="466" w:author="Marcos, Nathan" w:date="2020-11-09T10:28:00Z">
            <w:r w:rsidR="00A83C0D" w:rsidRPr="00E30FA7" w:rsidDel="00E67DC6">
              <w:rPr>
                <w:rStyle w:val="Hyperlink"/>
                <w:noProof/>
              </w:rPr>
              <w:delText>1.4.2</w:delText>
            </w:r>
            <w:r w:rsidR="00A83C0D" w:rsidDel="00E67DC6">
              <w:rPr>
                <w:rFonts w:eastAsiaTheme="minorEastAsia"/>
                <w:noProof/>
              </w:rPr>
              <w:tab/>
            </w:r>
            <w:r w:rsidR="00A83C0D" w:rsidRPr="00E30FA7" w:rsidDel="00E67DC6">
              <w:rPr>
                <w:rStyle w:val="Hyperlink"/>
                <w:noProof/>
              </w:rPr>
              <w:delText>Description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_Toc50298165 \h </w:delInstrText>
            </w:r>
            <w:r w:rsidR="00A83C0D" w:rsidDel="00E67DC6">
              <w:rPr>
                <w:noProof/>
                <w:webHidden/>
              </w:rPr>
            </w:r>
            <w:r w:rsidR="00A83C0D" w:rsidDel="00E67DC6">
              <w:rPr>
                <w:noProof/>
                <w:webHidden/>
              </w:rPr>
              <w:fldChar w:fldCharType="separate"/>
            </w:r>
            <w:r w:rsidR="00022A7A" w:rsidDel="00E67DC6">
              <w:rPr>
                <w:noProof/>
                <w:webHidden/>
              </w:rPr>
              <w:delText>2</w:delText>
            </w:r>
            <w:r w:rsidR="00A83C0D" w:rsidDel="00E67DC6">
              <w:rPr>
                <w:noProof/>
                <w:webHidden/>
              </w:rPr>
              <w:fldChar w:fldCharType="end"/>
            </w:r>
            <w:r w:rsidDel="00E67DC6">
              <w:rPr>
                <w:noProof/>
              </w:rPr>
              <w:fldChar w:fldCharType="end"/>
            </w:r>
          </w:del>
        </w:p>
        <w:p w14:paraId="51EDA6C5" w14:textId="275C3FD7" w:rsidR="00A83C0D" w:rsidDel="00E67DC6" w:rsidRDefault="002A1709">
          <w:pPr>
            <w:pStyle w:val="TOC1"/>
            <w:rPr>
              <w:del w:id="467" w:author="Marcos, Nathan" w:date="2020-11-09T10:28:00Z"/>
              <w:rFonts w:eastAsiaTheme="minorEastAsia"/>
              <w:sz w:val="22"/>
            </w:rPr>
          </w:pPr>
          <w:del w:id="468" w:author="Marcos, Nathan" w:date="2020-11-09T10:28:00Z">
            <w:r w:rsidDel="00E67DC6">
              <w:fldChar w:fldCharType="begin"/>
            </w:r>
            <w:r w:rsidDel="00E67DC6">
              <w:delInstrText xml:space="preserve"> HYPERLINK \l "_Toc50298166" </w:delInstrText>
            </w:r>
            <w:r w:rsidDel="00E67DC6">
              <w:fldChar w:fldCharType="separate"/>
            </w:r>
          </w:del>
          <w:ins w:id="469" w:author="Marcos, Nathan" w:date="2020-12-06T21:07:00Z">
            <w:r w:rsidR="004B3E40">
              <w:rPr>
                <w:b/>
                <w:bCs/>
              </w:rPr>
              <w:t>Error! Hyperlink reference not valid.</w:t>
            </w:r>
          </w:ins>
          <w:ins w:id="470" w:author="Jared Castaneda" w:date="2020-11-08T17:42:00Z">
            <w:del w:id="471" w:author="Marcos, Nathan" w:date="2020-11-09T10:28:00Z">
              <w:r w:rsidR="000111FA" w:rsidDel="00E67DC6">
                <w:rPr>
                  <w:b/>
                  <w:bCs/>
                </w:rPr>
                <w:delText>Error! Hyperlink reference not valid.</w:delText>
              </w:r>
            </w:del>
          </w:ins>
          <w:del w:id="472" w:author="Marcos, Nathan" w:date="2020-11-09T10:28:00Z">
            <w:r w:rsidR="00A83C0D" w:rsidRPr="00E30FA7" w:rsidDel="00E67DC6">
              <w:rPr>
                <w:rStyle w:val="Hyperlink"/>
              </w:rPr>
              <w:delText>2</w:delText>
            </w:r>
            <w:r w:rsidR="00A83C0D" w:rsidDel="00E67DC6">
              <w:rPr>
                <w:rFonts w:eastAsiaTheme="minorEastAsia"/>
                <w:sz w:val="22"/>
              </w:rPr>
              <w:tab/>
            </w:r>
            <w:r w:rsidR="00A83C0D" w:rsidRPr="00E30FA7" w:rsidDel="00E67DC6">
              <w:rPr>
                <w:rStyle w:val="Hyperlink"/>
              </w:rPr>
              <w:delText>Dynamic View</w:delText>
            </w:r>
            <w:r w:rsidR="00A83C0D" w:rsidDel="00E67DC6">
              <w:rPr>
                <w:webHidden/>
              </w:rPr>
              <w:tab/>
            </w:r>
            <w:r w:rsidR="00A83C0D" w:rsidDel="00E67DC6">
              <w:rPr>
                <w:webHidden/>
              </w:rPr>
              <w:fldChar w:fldCharType="begin"/>
            </w:r>
            <w:r w:rsidR="00A83C0D" w:rsidDel="00E67DC6">
              <w:rPr>
                <w:webHidden/>
              </w:rPr>
              <w:delInstrText xml:space="preserve"> PAGEREF _Toc50298166 \h </w:delInstrText>
            </w:r>
            <w:r w:rsidR="00A83C0D" w:rsidDel="00E67DC6">
              <w:rPr>
                <w:webHidden/>
              </w:rPr>
            </w:r>
            <w:r w:rsidR="00A83C0D" w:rsidDel="00E67DC6">
              <w:rPr>
                <w:webHidden/>
              </w:rPr>
              <w:fldChar w:fldCharType="separate"/>
            </w:r>
            <w:r w:rsidR="00022A7A" w:rsidDel="00E67DC6">
              <w:rPr>
                <w:webHidden/>
              </w:rPr>
              <w:delText>3</w:delText>
            </w:r>
            <w:r w:rsidR="00A83C0D" w:rsidDel="00E67DC6">
              <w:rPr>
                <w:webHidden/>
              </w:rPr>
              <w:fldChar w:fldCharType="end"/>
            </w:r>
            <w:r w:rsidDel="00E67DC6">
              <w:fldChar w:fldCharType="end"/>
            </w:r>
          </w:del>
        </w:p>
        <w:p w14:paraId="2523A6E3" w14:textId="290A7302" w:rsidR="00A83C0D" w:rsidDel="00E67DC6" w:rsidRDefault="00190AB3">
          <w:pPr>
            <w:pStyle w:val="TOC2"/>
            <w:rPr>
              <w:del w:id="473" w:author="Marcos, Nathan" w:date="2020-11-09T10:28:00Z"/>
              <w:rFonts w:eastAsiaTheme="minorEastAsia"/>
              <w:noProof/>
            </w:rPr>
          </w:pPr>
          <w:del w:id="474" w:author="Marcos, Nathan" w:date="2020-11-09T10:28:00Z">
            <w:r w:rsidDel="00E67DC6">
              <w:rPr>
                <w:noProof/>
              </w:rPr>
              <w:fldChar w:fldCharType="begin"/>
            </w:r>
            <w:r w:rsidDel="00E67DC6">
              <w:rPr>
                <w:noProof/>
              </w:rPr>
              <w:delInstrText xml:space="preserve"> HYPERLINK \l "_Toc50298167" </w:delInstrText>
            </w:r>
            <w:r w:rsidDel="00E67DC6">
              <w:rPr>
                <w:noProof/>
              </w:rPr>
              <w:fldChar w:fldCharType="separate"/>
            </w:r>
          </w:del>
          <w:ins w:id="475" w:author="Marcos, Nathan" w:date="2020-12-06T21:07:00Z">
            <w:r w:rsidR="004B3E40">
              <w:rPr>
                <w:b/>
                <w:bCs/>
                <w:noProof/>
              </w:rPr>
              <w:t>Error! Hyperlink reference not valid.</w:t>
            </w:r>
          </w:ins>
          <w:ins w:id="476" w:author="Jared Castaneda" w:date="2020-11-08T17:42:00Z">
            <w:del w:id="477" w:author="Marcos, Nathan" w:date="2020-11-09T10:28:00Z">
              <w:r w:rsidR="000111FA" w:rsidDel="00E67DC6">
                <w:rPr>
                  <w:b/>
                  <w:bCs/>
                  <w:noProof/>
                </w:rPr>
                <w:delText>Error! Hyperlink reference not valid.</w:delText>
              </w:r>
            </w:del>
          </w:ins>
          <w:del w:id="478" w:author="Marcos, Nathan" w:date="2020-11-09T10:28:00Z">
            <w:r w:rsidR="00A83C0D" w:rsidRPr="00E30FA7" w:rsidDel="00E67DC6">
              <w:rPr>
                <w:rStyle w:val="Hyperlink"/>
                <w:noProof/>
              </w:rPr>
              <w:delText>2.1</w:delText>
            </w:r>
            <w:r w:rsidR="00A83C0D" w:rsidDel="00E67DC6">
              <w:rPr>
                <w:rFonts w:eastAsiaTheme="minorEastAsia"/>
                <w:noProof/>
              </w:rPr>
              <w:tab/>
            </w:r>
            <w:r w:rsidR="00A83C0D" w:rsidRPr="00E30FA7" w:rsidDel="00E67DC6">
              <w:rPr>
                <w:rStyle w:val="Hyperlink"/>
                <w:noProof/>
              </w:rPr>
              <w:delText>&lt;Message Name 1&gt; Sequence of Execution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_Toc50298167 \h </w:delInstrText>
            </w:r>
            <w:r w:rsidR="00A83C0D" w:rsidDel="00E67DC6">
              <w:rPr>
                <w:noProof/>
                <w:webHidden/>
              </w:rPr>
            </w:r>
            <w:r w:rsidR="00A83C0D" w:rsidDel="00E67DC6">
              <w:rPr>
                <w:noProof/>
                <w:webHidden/>
              </w:rPr>
              <w:fldChar w:fldCharType="separate"/>
            </w:r>
            <w:r w:rsidR="00022A7A" w:rsidDel="00E67DC6">
              <w:rPr>
                <w:noProof/>
                <w:webHidden/>
              </w:rPr>
              <w:delText>3</w:delText>
            </w:r>
            <w:r w:rsidR="00A83C0D" w:rsidDel="00E67DC6">
              <w:rPr>
                <w:noProof/>
                <w:webHidden/>
              </w:rPr>
              <w:fldChar w:fldCharType="end"/>
            </w:r>
            <w:r w:rsidDel="00E67DC6">
              <w:rPr>
                <w:noProof/>
              </w:rPr>
              <w:fldChar w:fldCharType="end"/>
            </w:r>
          </w:del>
        </w:p>
        <w:p w14:paraId="63C62BB4" w14:textId="1DD6FA4D" w:rsidR="00A83C0D" w:rsidDel="00E67DC6" w:rsidRDefault="002A1709">
          <w:pPr>
            <w:pStyle w:val="TOC3"/>
            <w:rPr>
              <w:del w:id="479" w:author="Marcos, Nathan" w:date="2020-11-09T10:28:00Z"/>
              <w:rFonts w:eastAsiaTheme="minorEastAsia"/>
              <w:noProof/>
            </w:rPr>
          </w:pPr>
          <w:del w:id="480" w:author="Marcos, Nathan" w:date="2020-11-09T10:28:00Z">
            <w:r w:rsidDel="00E67DC6">
              <w:rPr>
                <w:noProof/>
              </w:rPr>
              <w:fldChar w:fldCharType="begin"/>
            </w:r>
            <w:r w:rsidDel="00E67DC6">
              <w:rPr>
                <w:noProof/>
              </w:rPr>
              <w:delInstrText xml:space="preserve"> HYPERLINK \l "_Toc50298168" </w:delInstrText>
            </w:r>
            <w:r w:rsidDel="00E67DC6">
              <w:rPr>
                <w:noProof/>
              </w:rPr>
              <w:fldChar w:fldCharType="separate"/>
            </w:r>
          </w:del>
          <w:ins w:id="481" w:author="Marcos, Nathan" w:date="2020-12-06T21:07:00Z">
            <w:r w:rsidR="004B3E40">
              <w:rPr>
                <w:b/>
                <w:bCs/>
                <w:noProof/>
              </w:rPr>
              <w:t>Error! Hyperlink reference not valid.</w:t>
            </w:r>
          </w:ins>
          <w:ins w:id="482" w:author="Jared Castaneda" w:date="2020-11-08T17:42:00Z">
            <w:del w:id="483" w:author="Marcos, Nathan" w:date="2020-11-09T10:28:00Z">
              <w:r w:rsidR="000111FA" w:rsidDel="00E67DC6">
                <w:rPr>
                  <w:b/>
                  <w:bCs/>
                  <w:noProof/>
                </w:rPr>
                <w:delText>Error! Hyperlink reference not valid.</w:delText>
              </w:r>
            </w:del>
          </w:ins>
          <w:del w:id="484" w:author="Marcos, Nathan" w:date="2020-11-09T10:28:00Z">
            <w:r w:rsidR="00A83C0D" w:rsidRPr="00E30FA7" w:rsidDel="00E67DC6">
              <w:rPr>
                <w:rStyle w:val="Hyperlink"/>
                <w:noProof/>
              </w:rPr>
              <w:delText>2.1.1</w:delText>
            </w:r>
            <w:r w:rsidR="00A83C0D" w:rsidDel="00E67DC6">
              <w:rPr>
                <w:rFonts w:eastAsiaTheme="minorEastAsia"/>
                <w:noProof/>
              </w:rPr>
              <w:tab/>
            </w:r>
            <w:r w:rsidR="00A83C0D" w:rsidRPr="00E30FA7" w:rsidDel="00E67DC6">
              <w:rPr>
                <w:rStyle w:val="Hyperlink"/>
                <w:noProof/>
              </w:rPr>
              <w:delText>Software Interaction Diagram</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_Toc50298168 \h </w:delInstrText>
            </w:r>
            <w:r w:rsidR="00A83C0D" w:rsidDel="00E67DC6">
              <w:rPr>
                <w:noProof/>
                <w:webHidden/>
              </w:rPr>
            </w:r>
            <w:r w:rsidR="00A83C0D" w:rsidDel="00E67DC6">
              <w:rPr>
                <w:noProof/>
                <w:webHidden/>
              </w:rPr>
              <w:fldChar w:fldCharType="separate"/>
            </w:r>
            <w:r w:rsidR="00022A7A" w:rsidDel="00E67DC6">
              <w:rPr>
                <w:noProof/>
                <w:webHidden/>
              </w:rPr>
              <w:delText>3</w:delText>
            </w:r>
            <w:r w:rsidR="00A83C0D" w:rsidDel="00E67DC6">
              <w:rPr>
                <w:noProof/>
                <w:webHidden/>
              </w:rPr>
              <w:fldChar w:fldCharType="end"/>
            </w:r>
            <w:r w:rsidDel="00E67DC6">
              <w:rPr>
                <w:noProof/>
              </w:rPr>
              <w:fldChar w:fldCharType="end"/>
            </w:r>
          </w:del>
        </w:p>
        <w:p w14:paraId="44877F0B" w14:textId="38956696" w:rsidR="00A83C0D" w:rsidDel="00E67DC6" w:rsidRDefault="002A1709">
          <w:pPr>
            <w:pStyle w:val="TOC3"/>
            <w:rPr>
              <w:del w:id="485" w:author="Marcos, Nathan" w:date="2020-11-09T10:28:00Z"/>
              <w:rFonts w:eastAsiaTheme="minorEastAsia"/>
              <w:noProof/>
            </w:rPr>
          </w:pPr>
          <w:del w:id="486" w:author="Marcos, Nathan" w:date="2020-11-09T10:28:00Z">
            <w:r w:rsidDel="00E67DC6">
              <w:rPr>
                <w:noProof/>
              </w:rPr>
              <w:fldChar w:fldCharType="begin"/>
            </w:r>
            <w:r w:rsidDel="00E67DC6">
              <w:rPr>
                <w:noProof/>
              </w:rPr>
              <w:delInstrText xml:space="preserve"> HYPERLINK \l "_Toc50298169" </w:delInstrText>
            </w:r>
            <w:r w:rsidDel="00E67DC6">
              <w:rPr>
                <w:noProof/>
              </w:rPr>
              <w:fldChar w:fldCharType="separate"/>
            </w:r>
          </w:del>
          <w:ins w:id="487" w:author="Marcos, Nathan" w:date="2020-12-06T21:07:00Z">
            <w:r w:rsidR="004B3E40">
              <w:rPr>
                <w:b/>
                <w:bCs/>
                <w:noProof/>
              </w:rPr>
              <w:t>Error! Hyperlink reference not valid.</w:t>
            </w:r>
          </w:ins>
          <w:ins w:id="488" w:author="Jared Castaneda" w:date="2020-11-08T17:42:00Z">
            <w:del w:id="489" w:author="Marcos, Nathan" w:date="2020-11-09T10:28:00Z">
              <w:r w:rsidR="000111FA" w:rsidDel="00E67DC6">
                <w:rPr>
                  <w:b/>
                  <w:bCs/>
                  <w:noProof/>
                </w:rPr>
                <w:delText>Error! Hyperlink reference not valid.</w:delText>
              </w:r>
            </w:del>
          </w:ins>
          <w:del w:id="490" w:author="Marcos, Nathan" w:date="2020-11-09T10:28:00Z">
            <w:r w:rsidR="00A83C0D" w:rsidRPr="00E30FA7" w:rsidDel="00E67DC6">
              <w:rPr>
                <w:rStyle w:val="Hyperlink"/>
                <w:noProof/>
              </w:rPr>
              <w:delText>2.1.2</w:delText>
            </w:r>
            <w:r w:rsidR="00A83C0D" w:rsidDel="00E67DC6">
              <w:rPr>
                <w:rFonts w:eastAsiaTheme="minorEastAsia"/>
                <w:noProof/>
              </w:rPr>
              <w:tab/>
            </w:r>
            <w:r w:rsidR="00A83C0D" w:rsidRPr="00E30FA7" w:rsidDel="00E67DC6">
              <w:rPr>
                <w:rStyle w:val="Hyperlink"/>
                <w:noProof/>
              </w:rPr>
              <w:delText>Description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_Toc50298169 \h </w:delInstrText>
            </w:r>
            <w:r w:rsidR="00A83C0D" w:rsidDel="00E67DC6">
              <w:rPr>
                <w:noProof/>
                <w:webHidden/>
              </w:rPr>
            </w:r>
            <w:r w:rsidR="00A83C0D" w:rsidDel="00E67DC6">
              <w:rPr>
                <w:noProof/>
                <w:webHidden/>
              </w:rPr>
              <w:fldChar w:fldCharType="separate"/>
            </w:r>
            <w:r w:rsidR="00022A7A" w:rsidDel="00E67DC6">
              <w:rPr>
                <w:noProof/>
                <w:webHidden/>
              </w:rPr>
              <w:delText>3</w:delText>
            </w:r>
            <w:r w:rsidR="00A83C0D" w:rsidDel="00E67DC6">
              <w:rPr>
                <w:noProof/>
                <w:webHidden/>
              </w:rPr>
              <w:fldChar w:fldCharType="end"/>
            </w:r>
            <w:r w:rsidDel="00E67DC6">
              <w:rPr>
                <w:noProof/>
              </w:rPr>
              <w:fldChar w:fldCharType="end"/>
            </w:r>
          </w:del>
        </w:p>
        <w:p w14:paraId="1D219CFE" w14:textId="06280967" w:rsidR="00A83C0D" w:rsidDel="00E67DC6" w:rsidRDefault="002A1709">
          <w:pPr>
            <w:pStyle w:val="TOC3"/>
            <w:rPr>
              <w:del w:id="491" w:author="Marcos, Nathan" w:date="2020-11-09T10:28:00Z"/>
              <w:rFonts w:eastAsiaTheme="minorEastAsia"/>
              <w:noProof/>
            </w:rPr>
          </w:pPr>
          <w:del w:id="492" w:author="Marcos, Nathan" w:date="2020-11-09T10:28:00Z">
            <w:r w:rsidDel="00E67DC6">
              <w:rPr>
                <w:noProof/>
              </w:rPr>
              <w:fldChar w:fldCharType="begin"/>
            </w:r>
            <w:r w:rsidDel="00E67DC6">
              <w:rPr>
                <w:noProof/>
              </w:rPr>
              <w:delInstrText xml:space="preserve"> HYPERLINK \l "_Toc50298170" </w:delInstrText>
            </w:r>
            <w:r w:rsidDel="00E67DC6">
              <w:rPr>
                <w:noProof/>
              </w:rPr>
              <w:fldChar w:fldCharType="separate"/>
            </w:r>
          </w:del>
          <w:ins w:id="493" w:author="Marcos, Nathan" w:date="2020-12-06T21:07:00Z">
            <w:r w:rsidR="004B3E40">
              <w:rPr>
                <w:b/>
                <w:bCs/>
                <w:noProof/>
              </w:rPr>
              <w:t>Error! Hyperlink reference not valid.</w:t>
            </w:r>
          </w:ins>
          <w:ins w:id="494" w:author="Jared Castaneda" w:date="2020-11-08T17:42:00Z">
            <w:del w:id="495" w:author="Marcos, Nathan" w:date="2020-11-09T10:28:00Z">
              <w:r w:rsidR="000111FA" w:rsidDel="00E67DC6">
                <w:rPr>
                  <w:b/>
                  <w:bCs/>
                  <w:noProof/>
                </w:rPr>
                <w:delText>Error! Hyperlink reference not valid.</w:delText>
              </w:r>
            </w:del>
          </w:ins>
          <w:del w:id="496" w:author="Marcos, Nathan" w:date="2020-11-09T10:28:00Z">
            <w:r w:rsidR="00A83C0D" w:rsidRPr="00E30FA7" w:rsidDel="00E67DC6">
              <w:rPr>
                <w:rStyle w:val="Hyperlink"/>
                <w:noProof/>
              </w:rPr>
              <w:delText>2.1.3</w:delText>
            </w:r>
            <w:r w:rsidR="00A83C0D" w:rsidDel="00E67DC6">
              <w:rPr>
                <w:rFonts w:eastAsiaTheme="minorEastAsia"/>
                <w:noProof/>
              </w:rPr>
              <w:tab/>
            </w:r>
            <w:r w:rsidR="00A83C0D" w:rsidRPr="00E30FA7" w:rsidDel="00E67DC6">
              <w:rPr>
                <w:rStyle w:val="Hyperlink"/>
                <w:noProof/>
              </w:rPr>
              <w:delText>SSD Traceability</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_Toc50298170 \h </w:delInstrText>
            </w:r>
            <w:r w:rsidR="00A83C0D" w:rsidDel="00E67DC6">
              <w:rPr>
                <w:noProof/>
                <w:webHidden/>
              </w:rPr>
            </w:r>
            <w:r w:rsidR="00A83C0D" w:rsidDel="00E67DC6">
              <w:rPr>
                <w:noProof/>
                <w:webHidden/>
              </w:rPr>
              <w:fldChar w:fldCharType="separate"/>
            </w:r>
            <w:r w:rsidR="00022A7A" w:rsidDel="00E67DC6">
              <w:rPr>
                <w:noProof/>
                <w:webHidden/>
              </w:rPr>
              <w:delText>3</w:delText>
            </w:r>
            <w:r w:rsidR="00A83C0D" w:rsidDel="00E67DC6">
              <w:rPr>
                <w:noProof/>
                <w:webHidden/>
              </w:rPr>
              <w:fldChar w:fldCharType="end"/>
            </w:r>
            <w:r w:rsidDel="00E67DC6">
              <w:rPr>
                <w:noProof/>
              </w:rPr>
              <w:fldChar w:fldCharType="end"/>
            </w:r>
          </w:del>
        </w:p>
        <w:p w14:paraId="2D908781" w14:textId="3E19FBC2" w:rsidR="00A83C0D" w:rsidDel="00E67DC6" w:rsidRDefault="00190AB3">
          <w:pPr>
            <w:pStyle w:val="TOC2"/>
            <w:rPr>
              <w:del w:id="497" w:author="Marcos, Nathan" w:date="2020-11-09T10:28:00Z"/>
              <w:rFonts w:eastAsiaTheme="minorEastAsia"/>
              <w:noProof/>
            </w:rPr>
          </w:pPr>
          <w:del w:id="498" w:author="Marcos, Nathan" w:date="2020-11-09T10:28:00Z">
            <w:r w:rsidDel="00E67DC6">
              <w:rPr>
                <w:noProof/>
              </w:rPr>
              <w:fldChar w:fldCharType="begin"/>
            </w:r>
            <w:r w:rsidDel="00E67DC6">
              <w:rPr>
                <w:noProof/>
              </w:rPr>
              <w:delInstrText xml:space="preserve"> HYPERLINK \l "_Toc50298171" </w:delInstrText>
            </w:r>
            <w:r w:rsidDel="00E67DC6">
              <w:rPr>
                <w:noProof/>
              </w:rPr>
              <w:fldChar w:fldCharType="separate"/>
            </w:r>
          </w:del>
          <w:ins w:id="499" w:author="Marcos, Nathan" w:date="2020-12-06T21:07:00Z">
            <w:r w:rsidR="004B3E40">
              <w:rPr>
                <w:b/>
                <w:bCs/>
                <w:noProof/>
              </w:rPr>
              <w:t>Error! Hyperlink reference not valid.</w:t>
            </w:r>
          </w:ins>
          <w:ins w:id="500" w:author="Jared Castaneda" w:date="2020-11-08T17:42:00Z">
            <w:del w:id="501" w:author="Marcos, Nathan" w:date="2020-11-09T10:28:00Z">
              <w:r w:rsidR="000111FA" w:rsidDel="00E67DC6">
                <w:rPr>
                  <w:b/>
                  <w:bCs/>
                  <w:noProof/>
                </w:rPr>
                <w:delText>Error! Hyperlink reference not valid.</w:delText>
              </w:r>
            </w:del>
          </w:ins>
          <w:del w:id="502" w:author="Marcos, Nathan" w:date="2020-11-09T10:28:00Z">
            <w:r w:rsidR="00A83C0D" w:rsidRPr="00E30FA7" w:rsidDel="00E67DC6">
              <w:rPr>
                <w:rStyle w:val="Hyperlink"/>
                <w:noProof/>
              </w:rPr>
              <w:delText>2.2</w:delText>
            </w:r>
            <w:r w:rsidR="00A83C0D" w:rsidDel="00E67DC6">
              <w:rPr>
                <w:rFonts w:eastAsiaTheme="minorEastAsia"/>
                <w:noProof/>
              </w:rPr>
              <w:tab/>
            </w:r>
            <w:r w:rsidR="00A83C0D" w:rsidRPr="00E30FA7" w:rsidDel="00E67DC6">
              <w:rPr>
                <w:rStyle w:val="Hyperlink"/>
                <w:noProof/>
              </w:rPr>
              <w:delText>&lt;Message Name 2&gt; Sequence of Execution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_Toc50298171 \h </w:delInstrText>
            </w:r>
            <w:r w:rsidR="00A83C0D" w:rsidDel="00E67DC6">
              <w:rPr>
                <w:noProof/>
                <w:webHidden/>
              </w:rPr>
            </w:r>
            <w:r w:rsidR="00A83C0D" w:rsidDel="00E67DC6">
              <w:rPr>
                <w:noProof/>
                <w:webHidden/>
              </w:rPr>
              <w:fldChar w:fldCharType="separate"/>
            </w:r>
            <w:r w:rsidR="00022A7A" w:rsidDel="00E67DC6">
              <w:rPr>
                <w:noProof/>
                <w:webHidden/>
              </w:rPr>
              <w:delText>3</w:delText>
            </w:r>
            <w:r w:rsidR="00A83C0D" w:rsidDel="00E67DC6">
              <w:rPr>
                <w:noProof/>
                <w:webHidden/>
              </w:rPr>
              <w:fldChar w:fldCharType="end"/>
            </w:r>
            <w:r w:rsidDel="00E67DC6">
              <w:rPr>
                <w:noProof/>
              </w:rPr>
              <w:fldChar w:fldCharType="end"/>
            </w:r>
          </w:del>
        </w:p>
        <w:p w14:paraId="1CAB216E" w14:textId="67C60775" w:rsidR="00A83C0D" w:rsidDel="00E67DC6" w:rsidRDefault="002A1709">
          <w:pPr>
            <w:pStyle w:val="TOC3"/>
            <w:rPr>
              <w:del w:id="503" w:author="Marcos, Nathan" w:date="2020-11-09T10:28:00Z"/>
              <w:rFonts w:eastAsiaTheme="minorEastAsia"/>
              <w:noProof/>
            </w:rPr>
          </w:pPr>
          <w:del w:id="504" w:author="Marcos, Nathan" w:date="2020-11-09T10:28:00Z">
            <w:r w:rsidDel="00E67DC6">
              <w:rPr>
                <w:noProof/>
              </w:rPr>
              <w:fldChar w:fldCharType="begin"/>
            </w:r>
            <w:r w:rsidDel="00E67DC6">
              <w:rPr>
                <w:noProof/>
              </w:rPr>
              <w:delInstrText xml:space="preserve"> HYPERLINK \l "_Toc50298172" </w:delInstrText>
            </w:r>
            <w:r w:rsidDel="00E67DC6">
              <w:rPr>
                <w:noProof/>
              </w:rPr>
              <w:fldChar w:fldCharType="separate"/>
            </w:r>
          </w:del>
          <w:ins w:id="505" w:author="Marcos, Nathan" w:date="2020-12-06T21:07:00Z">
            <w:r w:rsidR="004B3E40">
              <w:rPr>
                <w:b/>
                <w:bCs/>
                <w:noProof/>
              </w:rPr>
              <w:t>Error! Hyperlink reference not valid.</w:t>
            </w:r>
          </w:ins>
          <w:ins w:id="506" w:author="Jared Castaneda" w:date="2020-11-08T17:42:00Z">
            <w:del w:id="507" w:author="Marcos, Nathan" w:date="2020-11-09T10:28:00Z">
              <w:r w:rsidR="000111FA" w:rsidDel="00E67DC6">
                <w:rPr>
                  <w:b/>
                  <w:bCs/>
                  <w:noProof/>
                </w:rPr>
                <w:delText>Error! Hyperlink reference not valid.</w:delText>
              </w:r>
            </w:del>
          </w:ins>
          <w:del w:id="508" w:author="Marcos, Nathan" w:date="2020-11-09T10:28:00Z">
            <w:r w:rsidR="00A83C0D" w:rsidRPr="00E30FA7" w:rsidDel="00E67DC6">
              <w:rPr>
                <w:rStyle w:val="Hyperlink"/>
                <w:noProof/>
              </w:rPr>
              <w:delText>2.2.1</w:delText>
            </w:r>
            <w:r w:rsidR="00A83C0D" w:rsidDel="00E67DC6">
              <w:rPr>
                <w:rFonts w:eastAsiaTheme="minorEastAsia"/>
                <w:noProof/>
              </w:rPr>
              <w:tab/>
            </w:r>
            <w:r w:rsidR="00A83C0D" w:rsidRPr="00E30FA7" w:rsidDel="00E67DC6">
              <w:rPr>
                <w:rStyle w:val="Hyperlink"/>
                <w:noProof/>
              </w:rPr>
              <w:delText>Software Interaction Diagram</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_Toc50298172 \h </w:delInstrText>
            </w:r>
            <w:r w:rsidR="00A83C0D" w:rsidDel="00E67DC6">
              <w:rPr>
                <w:noProof/>
                <w:webHidden/>
              </w:rPr>
            </w:r>
            <w:r w:rsidR="00A83C0D" w:rsidDel="00E67DC6">
              <w:rPr>
                <w:noProof/>
                <w:webHidden/>
              </w:rPr>
              <w:fldChar w:fldCharType="separate"/>
            </w:r>
            <w:r w:rsidR="00022A7A" w:rsidDel="00E67DC6">
              <w:rPr>
                <w:noProof/>
                <w:webHidden/>
              </w:rPr>
              <w:delText>3</w:delText>
            </w:r>
            <w:r w:rsidR="00A83C0D" w:rsidDel="00E67DC6">
              <w:rPr>
                <w:noProof/>
                <w:webHidden/>
              </w:rPr>
              <w:fldChar w:fldCharType="end"/>
            </w:r>
            <w:r w:rsidDel="00E67DC6">
              <w:rPr>
                <w:noProof/>
              </w:rPr>
              <w:fldChar w:fldCharType="end"/>
            </w:r>
          </w:del>
        </w:p>
        <w:p w14:paraId="6C2E29F6" w14:textId="62D3E6E9" w:rsidR="00A83C0D" w:rsidDel="00E67DC6" w:rsidRDefault="002A1709">
          <w:pPr>
            <w:pStyle w:val="TOC3"/>
            <w:rPr>
              <w:del w:id="509" w:author="Marcos, Nathan" w:date="2020-11-09T10:28:00Z"/>
              <w:rFonts w:eastAsiaTheme="minorEastAsia"/>
              <w:noProof/>
            </w:rPr>
          </w:pPr>
          <w:del w:id="510" w:author="Marcos, Nathan" w:date="2020-11-09T10:28:00Z">
            <w:r w:rsidDel="00E67DC6">
              <w:rPr>
                <w:noProof/>
              </w:rPr>
              <w:fldChar w:fldCharType="begin"/>
            </w:r>
            <w:r w:rsidDel="00E67DC6">
              <w:rPr>
                <w:noProof/>
              </w:rPr>
              <w:delInstrText xml:space="preserve"> HYPERLINK \l "_Toc50298173" </w:delInstrText>
            </w:r>
            <w:r w:rsidDel="00E67DC6">
              <w:rPr>
                <w:noProof/>
              </w:rPr>
              <w:fldChar w:fldCharType="separate"/>
            </w:r>
          </w:del>
          <w:ins w:id="511" w:author="Marcos, Nathan" w:date="2020-12-06T21:07:00Z">
            <w:r w:rsidR="004B3E40">
              <w:rPr>
                <w:b/>
                <w:bCs/>
                <w:noProof/>
              </w:rPr>
              <w:t>Error! Hyperlink reference not valid.</w:t>
            </w:r>
          </w:ins>
          <w:ins w:id="512" w:author="Jared Castaneda" w:date="2020-11-08T17:42:00Z">
            <w:del w:id="513" w:author="Marcos, Nathan" w:date="2020-11-09T10:28:00Z">
              <w:r w:rsidR="000111FA" w:rsidDel="00E67DC6">
                <w:rPr>
                  <w:b/>
                  <w:bCs/>
                  <w:noProof/>
                </w:rPr>
                <w:delText>Error! Hyperlink reference not valid.</w:delText>
              </w:r>
            </w:del>
          </w:ins>
          <w:del w:id="514" w:author="Marcos, Nathan" w:date="2020-11-09T10:28:00Z">
            <w:r w:rsidR="00A83C0D" w:rsidRPr="00E30FA7" w:rsidDel="00E67DC6">
              <w:rPr>
                <w:rStyle w:val="Hyperlink"/>
                <w:noProof/>
              </w:rPr>
              <w:delText>2.2.2</w:delText>
            </w:r>
            <w:r w:rsidR="00A83C0D" w:rsidDel="00E67DC6">
              <w:rPr>
                <w:rFonts w:eastAsiaTheme="minorEastAsia"/>
                <w:noProof/>
              </w:rPr>
              <w:tab/>
            </w:r>
            <w:r w:rsidR="00A83C0D" w:rsidRPr="00E30FA7" w:rsidDel="00E67DC6">
              <w:rPr>
                <w:rStyle w:val="Hyperlink"/>
                <w:noProof/>
              </w:rPr>
              <w:delText>Description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_Toc50298173 \h </w:delInstrText>
            </w:r>
            <w:r w:rsidR="00A83C0D" w:rsidDel="00E67DC6">
              <w:rPr>
                <w:noProof/>
                <w:webHidden/>
              </w:rPr>
            </w:r>
            <w:r w:rsidR="00A83C0D" w:rsidDel="00E67DC6">
              <w:rPr>
                <w:noProof/>
                <w:webHidden/>
              </w:rPr>
              <w:fldChar w:fldCharType="separate"/>
            </w:r>
            <w:r w:rsidR="00022A7A" w:rsidDel="00E67DC6">
              <w:rPr>
                <w:noProof/>
                <w:webHidden/>
              </w:rPr>
              <w:delText>3</w:delText>
            </w:r>
            <w:r w:rsidR="00A83C0D" w:rsidDel="00E67DC6">
              <w:rPr>
                <w:noProof/>
                <w:webHidden/>
              </w:rPr>
              <w:fldChar w:fldCharType="end"/>
            </w:r>
            <w:r w:rsidDel="00E67DC6">
              <w:rPr>
                <w:noProof/>
              </w:rPr>
              <w:fldChar w:fldCharType="end"/>
            </w:r>
          </w:del>
        </w:p>
        <w:p w14:paraId="420CBAA1" w14:textId="35DBEF6D" w:rsidR="00A83C0D" w:rsidDel="00E67DC6" w:rsidRDefault="002A1709">
          <w:pPr>
            <w:pStyle w:val="TOC3"/>
            <w:rPr>
              <w:del w:id="515" w:author="Marcos, Nathan" w:date="2020-11-09T10:28:00Z"/>
              <w:rFonts w:eastAsiaTheme="minorEastAsia"/>
              <w:noProof/>
            </w:rPr>
          </w:pPr>
          <w:del w:id="516" w:author="Marcos, Nathan" w:date="2020-11-09T10:28:00Z">
            <w:r w:rsidDel="00E67DC6">
              <w:rPr>
                <w:noProof/>
              </w:rPr>
              <w:fldChar w:fldCharType="begin"/>
            </w:r>
            <w:r w:rsidDel="00E67DC6">
              <w:rPr>
                <w:noProof/>
              </w:rPr>
              <w:delInstrText xml:space="preserve"> HYPERLINK \l "_Toc50298174" </w:delInstrText>
            </w:r>
            <w:r w:rsidDel="00E67DC6">
              <w:rPr>
                <w:noProof/>
              </w:rPr>
              <w:fldChar w:fldCharType="separate"/>
            </w:r>
          </w:del>
          <w:ins w:id="517" w:author="Marcos, Nathan" w:date="2020-12-06T21:07:00Z">
            <w:r w:rsidR="004B3E40">
              <w:rPr>
                <w:b/>
                <w:bCs/>
                <w:noProof/>
              </w:rPr>
              <w:t>Error! Hyperlink reference not valid.</w:t>
            </w:r>
          </w:ins>
          <w:ins w:id="518" w:author="Jared Castaneda" w:date="2020-11-08T17:42:00Z">
            <w:del w:id="519" w:author="Marcos, Nathan" w:date="2020-11-09T10:28:00Z">
              <w:r w:rsidR="000111FA" w:rsidDel="00E67DC6">
                <w:rPr>
                  <w:b/>
                  <w:bCs/>
                  <w:noProof/>
                </w:rPr>
                <w:delText>Error! Hyperlink reference not valid.</w:delText>
              </w:r>
            </w:del>
          </w:ins>
          <w:del w:id="520" w:author="Marcos, Nathan" w:date="2020-11-09T10:28:00Z">
            <w:r w:rsidR="00A83C0D" w:rsidRPr="00E30FA7" w:rsidDel="00E67DC6">
              <w:rPr>
                <w:rStyle w:val="Hyperlink"/>
                <w:noProof/>
              </w:rPr>
              <w:delText>2.2.3</w:delText>
            </w:r>
            <w:r w:rsidR="00A83C0D" w:rsidDel="00E67DC6">
              <w:rPr>
                <w:rFonts w:eastAsiaTheme="minorEastAsia"/>
                <w:noProof/>
              </w:rPr>
              <w:tab/>
            </w:r>
            <w:r w:rsidR="00A83C0D" w:rsidRPr="00E30FA7" w:rsidDel="00E67DC6">
              <w:rPr>
                <w:rStyle w:val="Hyperlink"/>
                <w:noProof/>
              </w:rPr>
              <w:delText>SSD Traceability</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_Toc50298174 \h </w:delInstrText>
            </w:r>
            <w:r w:rsidR="00A83C0D" w:rsidDel="00E67DC6">
              <w:rPr>
                <w:noProof/>
                <w:webHidden/>
              </w:rPr>
            </w:r>
            <w:r w:rsidR="00A83C0D" w:rsidDel="00E67DC6">
              <w:rPr>
                <w:noProof/>
                <w:webHidden/>
              </w:rPr>
              <w:fldChar w:fldCharType="separate"/>
            </w:r>
            <w:r w:rsidR="00022A7A" w:rsidDel="00E67DC6">
              <w:rPr>
                <w:noProof/>
                <w:webHidden/>
              </w:rPr>
              <w:delText>4</w:delText>
            </w:r>
            <w:r w:rsidR="00A83C0D" w:rsidDel="00E67DC6">
              <w:rPr>
                <w:noProof/>
                <w:webHidden/>
              </w:rPr>
              <w:fldChar w:fldCharType="end"/>
            </w:r>
            <w:r w:rsidDel="00E67DC6">
              <w:rPr>
                <w:noProof/>
              </w:rPr>
              <w:fldChar w:fldCharType="end"/>
            </w:r>
          </w:del>
        </w:p>
        <w:p w14:paraId="7D607A7E" w14:textId="4354DA0D" w:rsidR="00A83C0D" w:rsidDel="00E67DC6" w:rsidRDefault="00190AB3">
          <w:pPr>
            <w:pStyle w:val="TOC2"/>
            <w:rPr>
              <w:del w:id="521" w:author="Marcos, Nathan" w:date="2020-11-09T10:28:00Z"/>
              <w:rFonts w:eastAsiaTheme="minorEastAsia"/>
              <w:noProof/>
            </w:rPr>
          </w:pPr>
          <w:del w:id="522" w:author="Marcos, Nathan" w:date="2020-11-09T10:28:00Z">
            <w:r w:rsidDel="00E67DC6">
              <w:rPr>
                <w:noProof/>
              </w:rPr>
              <w:fldChar w:fldCharType="begin"/>
            </w:r>
            <w:r w:rsidDel="00E67DC6">
              <w:rPr>
                <w:noProof/>
              </w:rPr>
              <w:delInstrText xml:space="preserve"> HYPERLINK \l "_Toc50298175" </w:delInstrText>
            </w:r>
            <w:r w:rsidDel="00E67DC6">
              <w:rPr>
                <w:noProof/>
              </w:rPr>
              <w:fldChar w:fldCharType="separate"/>
            </w:r>
          </w:del>
          <w:ins w:id="523" w:author="Marcos, Nathan" w:date="2020-12-06T21:07:00Z">
            <w:r w:rsidR="004B3E40">
              <w:rPr>
                <w:b/>
                <w:bCs/>
                <w:noProof/>
              </w:rPr>
              <w:t>Error! Hyperlink reference not valid.</w:t>
            </w:r>
          </w:ins>
          <w:ins w:id="524" w:author="Jared Castaneda" w:date="2020-11-08T17:42:00Z">
            <w:del w:id="525" w:author="Marcos, Nathan" w:date="2020-11-09T10:28:00Z">
              <w:r w:rsidR="000111FA" w:rsidDel="00E67DC6">
                <w:rPr>
                  <w:b/>
                  <w:bCs/>
                  <w:noProof/>
                </w:rPr>
                <w:delText>Error! Hyperlink reference not valid.</w:delText>
              </w:r>
            </w:del>
          </w:ins>
          <w:del w:id="526" w:author="Marcos, Nathan" w:date="2020-11-09T10:28:00Z">
            <w:r w:rsidR="00A83C0D" w:rsidRPr="00E30FA7" w:rsidDel="00E67DC6">
              <w:rPr>
                <w:rStyle w:val="Hyperlink"/>
                <w:noProof/>
              </w:rPr>
              <w:delText>2.3</w:delText>
            </w:r>
            <w:r w:rsidR="00A83C0D" w:rsidDel="00E67DC6">
              <w:rPr>
                <w:rFonts w:eastAsiaTheme="minorEastAsia"/>
                <w:noProof/>
              </w:rPr>
              <w:tab/>
            </w:r>
            <w:r w:rsidR="00A83C0D" w:rsidRPr="00E30FA7" w:rsidDel="00E67DC6">
              <w:rPr>
                <w:rStyle w:val="Hyperlink"/>
                <w:noProof/>
              </w:rPr>
              <w:delText>&lt;Message Name 3&gt; Sequence of Execution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_Toc50298175 \h </w:delInstrText>
            </w:r>
            <w:r w:rsidR="00A83C0D" w:rsidDel="00E67DC6">
              <w:rPr>
                <w:noProof/>
                <w:webHidden/>
              </w:rPr>
            </w:r>
            <w:r w:rsidR="00A83C0D" w:rsidDel="00E67DC6">
              <w:rPr>
                <w:noProof/>
                <w:webHidden/>
              </w:rPr>
              <w:fldChar w:fldCharType="separate"/>
            </w:r>
            <w:r w:rsidR="00022A7A" w:rsidDel="00E67DC6">
              <w:rPr>
                <w:noProof/>
                <w:webHidden/>
              </w:rPr>
              <w:delText>4</w:delText>
            </w:r>
            <w:r w:rsidR="00A83C0D" w:rsidDel="00E67DC6">
              <w:rPr>
                <w:noProof/>
                <w:webHidden/>
              </w:rPr>
              <w:fldChar w:fldCharType="end"/>
            </w:r>
            <w:r w:rsidDel="00E67DC6">
              <w:rPr>
                <w:noProof/>
              </w:rPr>
              <w:fldChar w:fldCharType="end"/>
            </w:r>
          </w:del>
        </w:p>
        <w:p w14:paraId="794822F7" w14:textId="48B7FEDE" w:rsidR="00A83C0D" w:rsidDel="00E67DC6" w:rsidRDefault="002A1709">
          <w:pPr>
            <w:pStyle w:val="TOC3"/>
            <w:rPr>
              <w:del w:id="527" w:author="Marcos, Nathan" w:date="2020-11-09T10:28:00Z"/>
              <w:rFonts w:eastAsiaTheme="minorEastAsia"/>
              <w:noProof/>
            </w:rPr>
          </w:pPr>
          <w:del w:id="528" w:author="Marcos, Nathan" w:date="2020-11-09T10:28:00Z">
            <w:r w:rsidDel="00E67DC6">
              <w:rPr>
                <w:noProof/>
              </w:rPr>
              <w:fldChar w:fldCharType="begin"/>
            </w:r>
            <w:r w:rsidDel="00E67DC6">
              <w:rPr>
                <w:noProof/>
              </w:rPr>
              <w:delInstrText xml:space="preserve"> HYPERLINK \l "_Toc50298176" </w:delInstrText>
            </w:r>
            <w:r w:rsidDel="00E67DC6">
              <w:rPr>
                <w:noProof/>
              </w:rPr>
              <w:fldChar w:fldCharType="separate"/>
            </w:r>
          </w:del>
          <w:ins w:id="529" w:author="Marcos, Nathan" w:date="2020-12-06T21:07:00Z">
            <w:r w:rsidR="004B3E40">
              <w:rPr>
                <w:b/>
                <w:bCs/>
                <w:noProof/>
              </w:rPr>
              <w:t>Error! Hyperlink reference not valid.</w:t>
            </w:r>
          </w:ins>
          <w:ins w:id="530" w:author="Jared Castaneda" w:date="2020-11-08T17:42:00Z">
            <w:del w:id="531" w:author="Marcos, Nathan" w:date="2020-11-09T10:28:00Z">
              <w:r w:rsidR="000111FA" w:rsidDel="00E67DC6">
                <w:rPr>
                  <w:b/>
                  <w:bCs/>
                  <w:noProof/>
                </w:rPr>
                <w:delText>Error! Hyperlink reference not valid.</w:delText>
              </w:r>
            </w:del>
          </w:ins>
          <w:del w:id="532" w:author="Marcos, Nathan" w:date="2020-11-09T10:28:00Z">
            <w:r w:rsidR="00A83C0D" w:rsidRPr="00E30FA7" w:rsidDel="00E67DC6">
              <w:rPr>
                <w:rStyle w:val="Hyperlink"/>
                <w:noProof/>
              </w:rPr>
              <w:delText>2.3.1</w:delText>
            </w:r>
            <w:r w:rsidR="00A83C0D" w:rsidDel="00E67DC6">
              <w:rPr>
                <w:rFonts w:eastAsiaTheme="minorEastAsia"/>
                <w:noProof/>
              </w:rPr>
              <w:tab/>
            </w:r>
            <w:r w:rsidR="00A83C0D" w:rsidRPr="00E30FA7" w:rsidDel="00E67DC6">
              <w:rPr>
                <w:rStyle w:val="Hyperlink"/>
                <w:noProof/>
              </w:rPr>
              <w:delText>Software Interaction Diagram</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_Toc50298176 \h </w:delInstrText>
            </w:r>
            <w:r w:rsidR="00A83C0D" w:rsidDel="00E67DC6">
              <w:rPr>
                <w:noProof/>
                <w:webHidden/>
              </w:rPr>
            </w:r>
            <w:r w:rsidR="00A83C0D" w:rsidDel="00E67DC6">
              <w:rPr>
                <w:noProof/>
                <w:webHidden/>
              </w:rPr>
              <w:fldChar w:fldCharType="separate"/>
            </w:r>
            <w:r w:rsidR="00022A7A" w:rsidDel="00E67DC6">
              <w:rPr>
                <w:noProof/>
                <w:webHidden/>
              </w:rPr>
              <w:delText>4</w:delText>
            </w:r>
            <w:r w:rsidR="00A83C0D" w:rsidDel="00E67DC6">
              <w:rPr>
                <w:noProof/>
                <w:webHidden/>
              </w:rPr>
              <w:fldChar w:fldCharType="end"/>
            </w:r>
            <w:r w:rsidDel="00E67DC6">
              <w:rPr>
                <w:noProof/>
              </w:rPr>
              <w:fldChar w:fldCharType="end"/>
            </w:r>
          </w:del>
        </w:p>
        <w:p w14:paraId="5F724CD9" w14:textId="426DF6CF" w:rsidR="00A83C0D" w:rsidDel="00E67DC6" w:rsidRDefault="002A1709">
          <w:pPr>
            <w:pStyle w:val="TOC3"/>
            <w:rPr>
              <w:del w:id="533" w:author="Marcos, Nathan" w:date="2020-11-09T10:28:00Z"/>
              <w:rFonts w:eastAsiaTheme="minorEastAsia"/>
              <w:noProof/>
            </w:rPr>
          </w:pPr>
          <w:del w:id="534" w:author="Marcos, Nathan" w:date="2020-11-09T10:28:00Z">
            <w:r w:rsidDel="00E67DC6">
              <w:rPr>
                <w:noProof/>
              </w:rPr>
              <w:fldChar w:fldCharType="begin"/>
            </w:r>
            <w:r w:rsidDel="00E67DC6">
              <w:rPr>
                <w:noProof/>
              </w:rPr>
              <w:delInstrText xml:space="preserve"> HYPERLINK \l "_Toc50298177" </w:delInstrText>
            </w:r>
            <w:r w:rsidDel="00E67DC6">
              <w:rPr>
                <w:noProof/>
              </w:rPr>
              <w:fldChar w:fldCharType="separate"/>
            </w:r>
          </w:del>
          <w:ins w:id="535" w:author="Marcos, Nathan" w:date="2020-12-06T21:07:00Z">
            <w:r w:rsidR="004B3E40">
              <w:rPr>
                <w:b/>
                <w:bCs/>
                <w:noProof/>
              </w:rPr>
              <w:t>Error! Hyperlink reference not valid.</w:t>
            </w:r>
          </w:ins>
          <w:ins w:id="536" w:author="Jared Castaneda" w:date="2020-11-08T17:42:00Z">
            <w:del w:id="537" w:author="Marcos, Nathan" w:date="2020-11-09T10:28:00Z">
              <w:r w:rsidR="000111FA" w:rsidDel="00E67DC6">
                <w:rPr>
                  <w:b/>
                  <w:bCs/>
                  <w:noProof/>
                </w:rPr>
                <w:delText>Error! Hyperlink reference not valid.</w:delText>
              </w:r>
            </w:del>
          </w:ins>
          <w:del w:id="538" w:author="Marcos, Nathan" w:date="2020-11-09T10:28:00Z">
            <w:r w:rsidR="00A83C0D" w:rsidRPr="00E30FA7" w:rsidDel="00E67DC6">
              <w:rPr>
                <w:rStyle w:val="Hyperlink"/>
                <w:noProof/>
              </w:rPr>
              <w:delText>2.3.2</w:delText>
            </w:r>
            <w:r w:rsidR="00A83C0D" w:rsidDel="00E67DC6">
              <w:rPr>
                <w:rFonts w:eastAsiaTheme="minorEastAsia"/>
                <w:noProof/>
              </w:rPr>
              <w:tab/>
            </w:r>
            <w:r w:rsidR="00A83C0D" w:rsidRPr="00E30FA7" w:rsidDel="00E67DC6">
              <w:rPr>
                <w:rStyle w:val="Hyperlink"/>
                <w:noProof/>
              </w:rPr>
              <w:delText>Description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_Toc50298177 \h </w:delInstrText>
            </w:r>
            <w:r w:rsidR="00A83C0D" w:rsidDel="00E67DC6">
              <w:rPr>
                <w:noProof/>
                <w:webHidden/>
              </w:rPr>
            </w:r>
            <w:r w:rsidR="00A83C0D" w:rsidDel="00E67DC6">
              <w:rPr>
                <w:noProof/>
                <w:webHidden/>
              </w:rPr>
              <w:fldChar w:fldCharType="separate"/>
            </w:r>
            <w:r w:rsidR="00022A7A" w:rsidDel="00E67DC6">
              <w:rPr>
                <w:noProof/>
                <w:webHidden/>
              </w:rPr>
              <w:delText>4</w:delText>
            </w:r>
            <w:r w:rsidR="00A83C0D" w:rsidDel="00E67DC6">
              <w:rPr>
                <w:noProof/>
                <w:webHidden/>
              </w:rPr>
              <w:fldChar w:fldCharType="end"/>
            </w:r>
            <w:r w:rsidDel="00E67DC6">
              <w:rPr>
                <w:noProof/>
              </w:rPr>
              <w:fldChar w:fldCharType="end"/>
            </w:r>
          </w:del>
        </w:p>
        <w:p w14:paraId="3EFB090F" w14:textId="5E4037FA" w:rsidR="00A83C0D" w:rsidDel="00E67DC6" w:rsidRDefault="002A1709">
          <w:pPr>
            <w:pStyle w:val="TOC3"/>
            <w:rPr>
              <w:del w:id="539" w:author="Marcos, Nathan" w:date="2020-11-09T10:28:00Z"/>
              <w:rFonts w:eastAsiaTheme="minorEastAsia"/>
              <w:noProof/>
            </w:rPr>
          </w:pPr>
          <w:del w:id="540" w:author="Marcos, Nathan" w:date="2020-11-09T10:28:00Z">
            <w:r w:rsidDel="00E67DC6">
              <w:rPr>
                <w:noProof/>
              </w:rPr>
              <w:fldChar w:fldCharType="begin"/>
            </w:r>
            <w:r w:rsidDel="00E67DC6">
              <w:rPr>
                <w:noProof/>
              </w:rPr>
              <w:delInstrText xml:space="preserve"> HYPERLINK \l "_Toc50298178" </w:delInstrText>
            </w:r>
            <w:r w:rsidDel="00E67DC6">
              <w:rPr>
                <w:noProof/>
              </w:rPr>
              <w:fldChar w:fldCharType="separate"/>
            </w:r>
          </w:del>
          <w:ins w:id="541" w:author="Marcos, Nathan" w:date="2020-12-06T21:07:00Z">
            <w:r w:rsidR="004B3E40">
              <w:rPr>
                <w:b/>
                <w:bCs/>
                <w:noProof/>
              </w:rPr>
              <w:t>Error! Hyperlink reference not valid.</w:t>
            </w:r>
          </w:ins>
          <w:ins w:id="542" w:author="Jared Castaneda" w:date="2020-11-08T17:42:00Z">
            <w:del w:id="543" w:author="Marcos, Nathan" w:date="2020-11-09T10:28:00Z">
              <w:r w:rsidR="000111FA" w:rsidDel="00E67DC6">
                <w:rPr>
                  <w:b/>
                  <w:bCs/>
                  <w:noProof/>
                </w:rPr>
                <w:delText>Error! Hyperlink reference not valid.</w:delText>
              </w:r>
            </w:del>
          </w:ins>
          <w:del w:id="544" w:author="Marcos, Nathan" w:date="2020-11-09T10:28:00Z">
            <w:r w:rsidR="00A83C0D" w:rsidRPr="00E30FA7" w:rsidDel="00E67DC6">
              <w:rPr>
                <w:rStyle w:val="Hyperlink"/>
                <w:noProof/>
              </w:rPr>
              <w:delText>2.3.3</w:delText>
            </w:r>
            <w:r w:rsidR="00A83C0D" w:rsidDel="00E67DC6">
              <w:rPr>
                <w:rFonts w:eastAsiaTheme="minorEastAsia"/>
                <w:noProof/>
              </w:rPr>
              <w:tab/>
            </w:r>
            <w:r w:rsidR="00A83C0D" w:rsidRPr="00E30FA7" w:rsidDel="00E67DC6">
              <w:rPr>
                <w:rStyle w:val="Hyperlink"/>
                <w:noProof/>
              </w:rPr>
              <w:delText>SSD Traceability</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_Toc50298178 \h </w:delInstrText>
            </w:r>
            <w:r w:rsidR="00A83C0D" w:rsidDel="00E67DC6">
              <w:rPr>
                <w:noProof/>
                <w:webHidden/>
              </w:rPr>
            </w:r>
            <w:r w:rsidR="00A83C0D" w:rsidDel="00E67DC6">
              <w:rPr>
                <w:noProof/>
                <w:webHidden/>
              </w:rPr>
              <w:fldChar w:fldCharType="separate"/>
            </w:r>
            <w:r w:rsidR="00022A7A" w:rsidDel="00E67DC6">
              <w:rPr>
                <w:noProof/>
                <w:webHidden/>
              </w:rPr>
              <w:delText>4</w:delText>
            </w:r>
            <w:r w:rsidR="00A83C0D" w:rsidDel="00E67DC6">
              <w:rPr>
                <w:noProof/>
                <w:webHidden/>
              </w:rPr>
              <w:fldChar w:fldCharType="end"/>
            </w:r>
            <w:r w:rsidDel="00E67DC6">
              <w:rPr>
                <w:noProof/>
              </w:rPr>
              <w:fldChar w:fldCharType="end"/>
            </w:r>
          </w:del>
        </w:p>
        <w:p w14:paraId="3F975153" w14:textId="66A3E071" w:rsidR="00A83C0D" w:rsidDel="00E67DC6" w:rsidRDefault="00F01C72">
          <w:pPr>
            <w:pStyle w:val="TOC2"/>
            <w:rPr>
              <w:del w:id="545" w:author="Marcos, Nathan" w:date="2020-11-09T10:28:00Z"/>
              <w:rFonts w:eastAsiaTheme="minorEastAsia"/>
              <w:noProof/>
            </w:rPr>
          </w:pPr>
          <w:del w:id="546" w:author="Marcos, Nathan" w:date="2020-11-09T10:28:00Z">
            <w:r w:rsidDel="00E67DC6">
              <w:rPr>
                <w:noProof/>
              </w:rPr>
              <w:fldChar w:fldCharType="begin"/>
            </w:r>
            <w:r w:rsidDel="00E67DC6">
              <w:rPr>
                <w:noProof/>
              </w:rPr>
              <w:delInstrText xml:space="preserve"> HYPERLINK \l "_Toc50298179" </w:delInstrText>
            </w:r>
            <w:r w:rsidDel="00E67DC6">
              <w:rPr>
                <w:noProof/>
              </w:rPr>
              <w:fldChar w:fldCharType="separate"/>
            </w:r>
          </w:del>
          <w:ins w:id="547" w:author="Marcos, Nathan" w:date="2020-12-06T21:07:00Z">
            <w:r w:rsidR="004B3E40">
              <w:rPr>
                <w:b/>
                <w:bCs/>
                <w:noProof/>
              </w:rPr>
              <w:t>Error! Hyperlink reference not valid.</w:t>
            </w:r>
          </w:ins>
          <w:ins w:id="548" w:author="Jared Castaneda" w:date="2020-11-08T17:42:00Z">
            <w:del w:id="549" w:author="Marcos, Nathan" w:date="2020-11-09T10:28:00Z">
              <w:r w:rsidR="000111FA" w:rsidDel="00E67DC6">
                <w:rPr>
                  <w:b/>
                  <w:bCs/>
                  <w:noProof/>
                </w:rPr>
                <w:delText>Error! Hyperlink reference not valid.</w:delText>
              </w:r>
            </w:del>
          </w:ins>
          <w:del w:id="550" w:author="Marcos, Nathan" w:date="2020-11-09T10:28:00Z">
            <w:r w:rsidR="00A83C0D" w:rsidRPr="00E30FA7" w:rsidDel="00E67DC6">
              <w:rPr>
                <w:rStyle w:val="Hyperlink"/>
                <w:noProof/>
              </w:rPr>
              <w:delText>2.4</w:delText>
            </w:r>
            <w:r w:rsidR="00A83C0D" w:rsidDel="00E67DC6">
              <w:rPr>
                <w:rFonts w:eastAsiaTheme="minorEastAsia"/>
                <w:noProof/>
              </w:rPr>
              <w:tab/>
            </w:r>
            <w:r w:rsidR="00A83C0D" w:rsidRPr="00E30FA7" w:rsidDel="00E67DC6">
              <w:rPr>
                <w:rStyle w:val="Hyperlink"/>
                <w:noProof/>
              </w:rPr>
              <w:delText>&lt;Message Name X …&gt; Sequence of Execution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_Toc50298179 \h </w:delInstrText>
            </w:r>
            <w:r w:rsidR="00A83C0D" w:rsidDel="00E67DC6">
              <w:rPr>
                <w:noProof/>
                <w:webHidden/>
              </w:rPr>
            </w:r>
            <w:r w:rsidR="00A83C0D" w:rsidDel="00E67DC6">
              <w:rPr>
                <w:noProof/>
                <w:webHidden/>
              </w:rPr>
              <w:fldChar w:fldCharType="separate"/>
            </w:r>
            <w:r w:rsidR="00022A7A" w:rsidDel="00E67DC6">
              <w:rPr>
                <w:noProof/>
                <w:webHidden/>
              </w:rPr>
              <w:delText>4</w:delText>
            </w:r>
            <w:r w:rsidR="00A83C0D" w:rsidDel="00E67DC6">
              <w:rPr>
                <w:noProof/>
                <w:webHidden/>
              </w:rPr>
              <w:fldChar w:fldCharType="end"/>
            </w:r>
            <w:r w:rsidDel="00E67DC6">
              <w:rPr>
                <w:noProof/>
              </w:rPr>
              <w:fldChar w:fldCharType="end"/>
            </w:r>
          </w:del>
        </w:p>
        <w:p w14:paraId="2B17C4EE" w14:textId="195E8395" w:rsidR="00A83C0D" w:rsidDel="00E67DC6" w:rsidRDefault="00F01C72">
          <w:pPr>
            <w:pStyle w:val="TOC3"/>
            <w:rPr>
              <w:del w:id="551" w:author="Marcos, Nathan" w:date="2020-11-09T10:28:00Z"/>
              <w:rFonts w:eastAsiaTheme="minorEastAsia"/>
              <w:noProof/>
            </w:rPr>
          </w:pPr>
          <w:del w:id="552" w:author="Marcos, Nathan" w:date="2020-11-09T10:28:00Z">
            <w:r w:rsidDel="00E67DC6">
              <w:rPr>
                <w:noProof/>
              </w:rPr>
              <w:fldChar w:fldCharType="begin"/>
            </w:r>
            <w:r w:rsidDel="00E67DC6">
              <w:rPr>
                <w:noProof/>
              </w:rPr>
              <w:delInstrText xml:space="preserve"> HYPERLINK \l "_Toc50298180" </w:delInstrText>
            </w:r>
            <w:r w:rsidDel="00E67DC6">
              <w:rPr>
                <w:noProof/>
              </w:rPr>
              <w:fldChar w:fldCharType="separate"/>
            </w:r>
          </w:del>
          <w:ins w:id="553" w:author="Marcos, Nathan" w:date="2020-12-06T21:07:00Z">
            <w:r w:rsidR="004B3E40">
              <w:rPr>
                <w:b/>
                <w:bCs/>
                <w:noProof/>
              </w:rPr>
              <w:t>Error! Hyperlink reference not valid.</w:t>
            </w:r>
          </w:ins>
          <w:ins w:id="554" w:author="Jared Castaneda" w:date="2020-11-08T17:42:00Z">
            <w:del w:id="555" w:author="Marcos, Nathan" w:date="2020-11-09T10:28:00Z">
              <w:r w:rsidR="000111FA" w:rsidDel="00E67DC6">
                <w:rPr>
                  <w:b/>
                  <w:bCs/>
                  <w:noProof/>
                </w:rPr>
                <w:delText>Error! Hyperlink reference not valid.</w:delText>
              </w:r>
            </w:del>
          </w:ins>
          <w:del w:id="556" w:author="Marcos, Nathan" w:date="2020-11-09T10:28:00Z">
            <w:r w:rsidR="00A83C0D" w:rsidRPr="00E30FA7" w:rsidDel="00E67DC6">
              <w:rPr>
                <w:rStyle w:val="Hyperlink"/>
                <w:noProof/>
              </w:rPr>
              <w:delText>2.4.1</w:delText>
            </w:r>
            <w:r w:rsidR="00A83C0D" w:rsidDel="00E67DC6">
              <w:rPr>
                <w:rFonts w:eastAsiaTheme="minorEastAsia"/>
                <w:noProof/>
              </w:rPr>
              <w:tab/>
            </w:r>
            <w:r w:rsidR="00A83C0D" w:rsidRPr="00E30FA7" w:rsidDel="00E67DC6">
              <w:rPr>
                <w:rStyle w:val="Hyperlink"/>
                <w:noProof/>
              </w:rPr>
              <w:delText>Software Interaction Diagram</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_Toc50298180 \h </w:delInstrText>
            </w:r>
            <w:r w:rsidR="00A83C0D" w:rsidDel="00E67DC6">
              <w:rPr>
                <w:noProof/>
                <w:webHidden/>
              </w:rPr>
            </w:r>
            <w:r w:rsidR="00A83C0D" w:rsidDel="00E67DC6">
              <w:rPr>
                <w:noProof/>
                <w:webHidden/>
              </w:rPr>
              <w:fldChar w:fldCharType="separate"/>
            </w:r>
            <w:r w:rsidR="00022A7A" w:rsidDel="00E67DC6">
              <w:rPr>
                <w:noProof/>
                <w:webHidden/>
              </w:rPr>
              <w:delText>4</w:delText>
            </w:r>
            <w:r w:rsidR="00A83C0D" w:rsidDel="00E67DC6">
              <w:rPr>
                <w:noProof/>
                <w:webHidden/>
              </w:rPr>
              <w:fldChar w:fldCharType="end"/>
            </w:r>
            <w:r w:rsidDel="00E67DC6">
              <w:rPr>
                <w:noProof/>
              </w:rPr>
              <w:fldChar w:fldCharType="end"/>
            </w:r>
          </w:del>
        </w:p>
        <w:p w14:paraId="49EAA7E4" w14:textId="192F6DD8" w:rsidR="00A83C0D" w:rsidDel="00E67DC6" w:rsidRDefault="00F01C72">
          <w:pPr>
            <w:pStyle w:val="TOC3"/>
            <w:rPr>
              <w:del w:id="557" w:author="Marcos, Nathan" w:date="2020-11-09T10:28:00Z"/>
              <w:rFonts w:eastAsiaTheme="minorEastAsia"/>
              <w:noProof/>
            </w:rPr>
          </w:pPr>
          <w:del w:id="558" w:author="Marcos, Nathan" w:date="2020-11-09T10:28:00Z">
            <w:r w:rsidDel="00E67DC6">
              <w:rPr>
                <w:noProof/>
              </w:rPr>
              <w:fldChar w:fldCharType="begin"/>
            </w:r>
            <w:r w:rsidDel="00E67DC6">
              <w:rPr>
                <w:noProof/>
              </w:rPr>
              <w:delInstrText xml:space="preserve"> HYPERLINK \l "_Toc50298181" </w:delInstrText>
            </w:r>
            <w:r w:rsidDel="00E67DC6">
              <w:rPr>
                <w:noProof/>
              </w:rPr>
              <w:fldChar w:fldCharType="separate"/>
            </w:r>
          </w:del>
          <w:ins w:id="559" w:author="Marcos, Nathan" w:date="2020-12-06T21:07:00Z">
            <w:r w:rsidR="004B3E40">
              <w:rPr>
                <w:b/>
                <w:bCs/>
                <w:noProof/>
              </w:rPr>
              <w:t>Error! Hyperlink reference not valid.</w:t>
            </w:r>
          </w:ins>
          <w:ins w:id="560" w:author="Jared Castaneda" w:date="2020-11-08T17:42:00Z">
            <w:del w:id="561" w:author="Marcos, Nathan" w:date="2020-11-09T10:28:00Z">
              <w:r w:rsidR="000111FA" w:rsidDel="00E67DC6">
                <w:rPr>
                  <w:b/>
                  <w:bCs/>
                  <w:noProof/>
                </w:rPr>
                <w:delText>Error! Hyperlink reference not valid.</w:delText>
              </w:r>
            </w:del>
          </w:ins>
          <w:del w:id="562" w:author="Marcos, Nathan" w:date="2020-11-09T10:28:00Z">
            <w:r w:rsidR="00A83C0D" w:rsidRPr="00E30FA7" w:rsidDel="00E67DC6">
              <w:rPr>
                <w:rStyle w:val="Hyperlink"/>
                <w:noProof/>
              </w:rPr>
              <w:delText>2.4.2</w:delText>
            </w:r>
            <w:r w:rsidR="00A83C0D" w:rsidDel="00E67DC6">
              <w:rPr>
                <w:rFonts w:eastAsiaTheme="minorEastAsia"/>
                <w:noProof/>
              </w:rPr>
              <w:tab/>
            </w:r>
            <w:r w:rsidR="00A83C0D" w:rsidRPr="00E30FA7" w:rsidDel="00E67DC6">
              <w:rPr>
                <w:rStyle w:val="Hyperlink"/>
                <w:noProof/>
              </w:rPr>
              <w:delText>Description</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_Toc50298181 \h </w:delInstrText>
            </w:r>
            <w:r w:rsidR="00A83C0D" w:rsidDel="00E67DC6">
              <w:rPr>
                <w:noProof/>
                <w:webHidden/>
              </w:rPr>
            </w:r>
            <w:r w:rsidR="00A83C0D" w:rsidDel="00E67DC6">
              <w:rPr>
                <w:noProof/>
                <w:webHidden/>
              </w:rPr>
              <w:fldChar w:fldCharType="separate"/>
            </w:r>
            <w:r w:rsidR="00022A7A" w:rsidDel="00E67DC6">
              <w:rPr>
                <w:noProof/>
                <w:webHidden/>
              </w:rPr>
              <w:delText>4</w:delText>
            </w:r>
            <w:r w:rsidR="00A83C0D" w:rsidDel="00E67DC6">
              <w:rPr>
                <w:noProof/>
                <w:webHidden/>
              </w:rPr>
              <w:fldChar w:fldCharType="end"/>
            </w:r>
            <w:r w:rsidDel="00E67DC6">
              <w:rPr>
                <w:noProof/>
              </w:rPr>
              <w:fldChar w:fldCharType="end"/>
            </w:r>
          </w:del>
        </w:p>
        <w:p w14:paraId="4A37AFF7" w14:textId="4AF6731E" w:rsidR="00A83C0D" w:rsidDel="00E67DC6" w:rsidRDefault="00F01C72">
          <w:pPr>
            <w:pStyle w:val="TOC3"/>
            <w:rPr>
              <w:del w:id="563" w:author="Marcos, Nathan" w:date="2020-11-09T10:28:00Z"/>
              <w:rFonts w:eastAsiaTheme="minorEastAsia"/>
              <w:noProof/>
            </w:rPr>
          </w:pPr>
          <w:del w:id="564" w:author="Marcos, Nathan" w:date="2020-11-09T10:28:00Z">
            <w:r w:rsidDel="00E67DC6">
              <w:rPr>
                <w:noProof/>
              </w:rPr>
              <w:fldChar w:fldCharType="begin"/>
            </w:r>
            <w:r w:rsidDel="00E67DC6">
              <w:rPr>
                <w:noProof/>
              </w:rPr>
              <w:delInstrText xml:space="preserve"> HYPERLINK \l "_Toc50298182" </w:delInstrText>
            </w:r>
            <w:r w:rsidDel="00E67DC6">
              <w:rPr>
                <w:noProof/>
              </w:rPr>
              <w:fldChar w:fldCharType="separate"/>
            </w:r>
          </w:del>
          <w:ins w:id="565" w:author="Marcos, Nathan" w:date="2020-12-06T21:07:00Z">
            <w:r w:rsidR="004B3E40">
              <w:rPr>
                <w:b/>
                <w:bCs/>
                <w:noProof/>
              </w:rPr>
              <w:t>Error! Hyperlink reference not valid.</w:t>
            </w:r>
          </w:ins>
          <w:ins w:id="566" w:author="Jared Castaneda" w:date="2020-11-08T17:42:00Z">
            <w:del w:id="567" w:author="Marcos, Nathan" w:date="2020-11-09T10:28:00Z">
              <w:r w:rsidR="000111FA" w:rsidDel="00E67DC6">
                <w:rPr>
                  <w:b/>
                  <w:bCs/>
                  <w:noProof/>
                </w:rPr>
                <w:delText>Error! Hyperlink reference not valid.</w:delText>
              </w:r>
            </w:del>
          </w:ins>
          <w:del w:id="568" w:author="Marcos, Nathan" w:date="2020-11-09T10:28:00Z">
            <w:r w:rsidR="00A83C0D" w:rsidRPr="00E30FA7" w:rsidDel="00E67DC6">
              <w:rPr>
                <w:rStyle w:val="Hyperlink"/>
                <w:noProof/>
              </w:rPr>
              <w:delText>2.4.3</w:delText>
            </w:r>
            <w:r w:rsidR="00A83C0D" w:rsidDel="00E67DC6">
              <w:rPr>
                <w:rFonts w:eastAsiaTheme="minorEastAsia"/>
                <w:noProof/>
              </w:rPr>
              <w:tab/>
            </w:r>
            <w:r w:rsidR="00A83C0D" w:rsidRPr="00E30FA7" w:rsidDel="00E67DC6">
              <w:rPr>
                <w:rStyle w:val="Hyperlink"/>
                <w:noProof/>
              </w:rPr>
              <w:delText>SSD Traceability</w:delText>
            </w:r>
            <w:r w:rsidR="00A83C0D" w:rsidDel="00E67DC6">
              <w:rPr>
                <w:noProof/>
                <w:webHidden/>
              </w:rPr>
              <w:tab/>
            </w:r>
            <w:r w:rsidR="00A83C0D" w:rsidDel="00E67DC6">
              <w:rPr>
                <w:noProof/>
                <w:webHidden/>
              </w:rPr>
              <w:fldChar w:fldCharType="begin"/>
            </w:r>
            <w:r w:rsidR="00A83C0D" w:rsidDel="00E67DC6">
              <w:rPr>
                <w:noProof/>
                <w:webHidden/>
              </w:rPr>
              <w:delInstrText xml:space="preserve"> PAGEREF _Toc50298182 \h </w:delInstrText>
            </w:r>
            <w:r w:rsidR="00A83C0D" w:rsidDel="00E67DC6">
              <w:rPr>
                <w:noProof/>
                <w:webHidden/>
              </w:rPr>
            </w:r>
            <w:r w:rsidR="00A83C0D" w:rsidDel="00E67DC6">
              <w:rPr>
                <w:noProof/>
                <w:webHidden/>
              </w:rPr>
              <w:fldChar w:fldCharType="separate"/>
            </w:r>
            <w:r w:rsidR="00022A7A" w:rsidDel="00E67DC6">
              <w:rPr>
                <w:noProof/>
                <w:webHidden/>
              </w:rPr>
              <w:delText>4</w:delText>
            </w:r>
            <w:r w:rsidR="00A83C0D" w:rsidDel="00E67DC6">
              <w:rPr>
                <w:noProof/>
                <w:webHidden/>
              </w:rPr>
              <w:fldChar w:fldCharType="end"/>
            </w:r>
            <w:r w:rsidDel="00E67DC6">
              <w:rPr>
                <w:noProof/>
              </w:rPr>
              <w:fldChar w:fldCharType="end"/>
            </w:r>
          </w:del>
        </w:p>
        <w:p w14:paraId="1EFE7559" w14:textId="60B9AAE5" w:rsidR="00C20764" w:rsidRDefault="000C530D">
          <w:pPr>
            <w:pStyle w:val="TOC3"/>
            <w:pPrChange w:id="569" w:author="Marcos, Nathan" w:date="2020-11-06T20:34:00Z">
              <w:pPr/>
            </w:pPrChange>
          </w:pPr>
          <w:r>
            <w:fldChar w:fldCharType="end"/>
          </w:r>
        </w:p>
      </w:sdtContent>
    </w:sdt>
    <w:p w14:paraId="559FCBAD" w14:textId="77777777" w:rsidR="00FF4070" w:rsidRPr="00656E0B" w:rsidRDefault="00FF4070" w:rsidP="00656E0B">
      <w:pPr>
        <w:spacing w:after="0"/>
        <w:rPr>
          <w:sz w:val="16"/>
          <w:szCs w:val="16"/>
        </w:rPr>
      </w:pPr>
      <w:bookmarkStart w:id="570" w:name="EndOfTOC"/>
    </w:p>
    <w:p w14:paraId="5055C55E" w14:textId="4FCBC54E" w:rsidR="00FF4070" w:rsidRPr="00656E0B" w:rsidRDefault="00FF4070" w:rsidP="00656E0B">
      <w:pPr>
        <w:spacing w:after="0"/>
        <w:rPr>
          <w:sz w:val="16"/>
          <w:szCs w:val="16"/>
        </w:rPr>
        <w:sectPr w:rsidR="00FF4070" w:rsidRPr="00656E0B" w:rsidSect="000246CF">
          <w:headerReference w:type="default" r:id="rId17"/>
          <w:footerReference w:type="default" r:id="rId18"/>
          <w:headerReference w:type="first" r:id="rId19"/>
          <w:type w:val="oddPage"/>
          <w:pgSz w:w="12240" w:h="15840"/>
          <w:pgMar w:top="720" w:right="720" w:bottom="720" w:left="720" w:header="360" w:footer="360" w:gutter="0"/>
          <w:pgNumType w:start="1"/>
          <w:cols w:space="720"/>
          <w:docGrid w:linePitch="360"/>
        </w:sectPr>
      </w:pPr>
    </w:p>
    <w:bookmarkEnd w:id="570"/>
    <w:p w14:paraId="52D8DA31" w14:textId="16C64BC7" w:rsidR="00EA16FE" w:rsidRPr="005C2960" w:rsidRDefault="00EA16FE" w:rsidP="00D73986"/>
    <w:p w14:paraId="2C07F5A7" w14:textId="460369BF" w:rsidR="00EA16FE" w:rsidRDefault="0053726D" w:rsidP="00CC17B0">
      <w:pPr>
        <w:pStyle w:val="Heading1"/>
      </w:pPr>
      <w:bookmarkStart w:id="577" w:name="_Toc58181269"/>
      <w:r>
        <w:t>Static View</w:t>
      </w:r>
      <w:bookmarkEnd w:id="577"/>
    </w:p>
    <w:p w14:paraId="7CC086AF" w14:textId="04A71005" w:rsidR="006D00CF" w:rsidDel="00897A8A" w:rsidRDefault="006D00CF" w:rsidP="006D00CF">
      <w:pPr>
        <w:spacing w:after="0"/>
        <w:rPr>
          <w:del w:id="578" w:author="Marcos, Nathan" w:date="2020-11-06T22:07:00Z"/>
          <w:highlight w:val="yellow"/>
        </w:rPr>
      </w:pPr>
      <w:del w:id="579" w:author="Marcos, Nathan" w:date="2020-11-06T22:07:00Z">
        <w:r w:rsidRPr="00AA538F" w:rsidDel="00897A8A">
          <w:rPr>
            <w:highlight w:val="yellow"/>
          </w:rPr>
          <w:delText xml:space="preserve">NOTE TO STUDENTS:  </w:delText>
        </w:r>
        <w:bookmarkStart w:id="580" w:name="_Toc55749611"/>
        <w:bookmarkStart w:id="581" w:name="_Toc55749731"/>
        <w:bookmarkStart w:id="582" w:name="_Toc55810108"/>
        <w:bookmarkStart w:id="583" w:name="_Toc55810149"/>
        <w:bookmarkStart w:id="584" w:name="_Toc58087394"/>
        <w:bookmarkStart w:id="585" w:name="_Toc58087435"/>
        <w:bookmarkStart w:id="586" w:name="_Toc58087476"/>
        <w:bookmarkStart w:id="587" w:name="_Toc58100744"/>
        <w:bookmarkStart w:id="588" w:name="_Toc58101861"/>
        <w:bookmarkStart w:id="589" w:name="_Toc58181182"/>
        <w:bookmarkStart w:id="590" w:name="_Toc58181270"/>
        <w:bookmarkEnd w:id="580"/>
        <w:bookmarkEnd w:id="581"/>
        <w:bookmarkEnd w:id="582"/>
        <w:bookmarkEnd w:id="583"/>
        <w:bookmarkEnd w:id="584"/>
        <w:bookmarkEnd w:id="585"/>
        <w:bookmarkEnd w:id="586"/>
        <w:bookmarkEnd w:id="587"/>
        <w:bookmarkEnd w:id="588"/>
        <w:bookmarkEnd w:id="589"/>
        <w:bookmarkEnd w:id="590"/>
      </w:del>
    </w:p>
    <w:p w14:paraId="00FBF5A4" w14:textId="6E377AB8" w:rsidR="006D00CF" w:rsidRPr="006D00CF" w:rsidDel="00897A8A" w:rsidRDefault="006D00CF" w:rsidP="006D00CF">
      <w:pPr>
        <w:pStyle w:val="ListParagraph"/>
        <w:numPr>
          <w:ilvl w:val="0"/>
          <w:numId w:val="5"/>
        </w:numPr>
        <w:rPr>
          <w:del w:id="591" w:author="Marcos, Nathan" w:date="2020-11-06T22:07:00Z"/>
          <w:highlight w:val="yellow"/>
        </w:rPr>
      </w:pPr>
      <w:del w:id="592" w:author="Marcos, Nathan" w:date="2020-11-06T22:07:00Z">
        <w:r w:rsidRPr="006D00CF" w:rsidDel="00897A8A">
          <w:rPr>
            <w:highlight w:val="yellow"/>
          </w:rPr>
          <w:delText xml:space="preserve">See Larman </w:delText>
        </w:r>
        <w:r w:rsidR="00022A7A" w:rsidDel="00897A8A">
          <w:rPr>
            <w:highlight w:val="yellow"/>
          </w:rPr>
          <w:delText>§1.5 A Short Example, §14.4 Design Objects: What are Static and Dynamic Modeling, Chapter 16 in entirity</w:delText>
        </w:r>
        <w:bookmarkStart w:id="593" w:name="_Toc55749612"/>
        <w:bookmarkStart w:id="594" w:name="_Toc55749732"/>
        <w:bookmarkStart w:id="595" w:name="_Toc55810109"/>
        <w:bookmarkStart w:id="596" w:name="_Toc55810150"/>
        <w:bookmarkStart w:id="597" w:name="_Toc58087395"/>
        <w:bookmarkStart w:id="598" w:name="_Toc58087436"/>
        <w:bookmarkStart w:id="599" w:name="_Toc58087477"/>
        <w:bookmarkStart w:id="600" w:name="_Toc58100745"/>
        <w:bookmarkStart w:id="601" w:name="_Toc58101862"/>
        <w:bookmarkStart w:id="602" w:name="_Toc58181183"/>
        <w:bookmarkStart w:id="603" w:name="_Toc58181271"/>
        <w:bookmarkEnd w:id="593"/>
        <w:bookmarkEnd w:id="594"/>
        <w:bookmarkEnd w:id="595"/>
        <w:bookmarkEnd w:id="596"/>
        <w:bookmarkEnd w:id="597"/>
        <w:bookmarkEnd w:id="598"/>
        <w:bookmarkEnd w:id="599"/>
        <w:bookmarkEnd w:id="600"/>
        <w:bookmarkEnd w:id="601"/>
        <w:bookmarkEnd w:id="602"/>
        <w:bookmarkEnd w:id="603"/>
      </w:del>
    </w:p>
    <w:p w14:paraId="5D0B570A" w14:textId="76420EE1" w:rsidR="006D00CF" w:rsidDel="00897A8A" w:rsidRDefault="006D00CF" w:rsidP="006D00CF">
      <w:pPr>
        <w:pStyle w:val="ListParagraph"/>
        <w:numPr>
          <w:ilvl w:val="0"/>
          <w:numId w:val="5"/>
        </w:numPr>
        <w:rPr>
          <w:del w:id="604" w:author="Marcos, Nathan" w:date="2020-11-06T22:07:00Z"/>
          <w:highlight w:val="yellow"/>
        </w:rPr>
      </w:pPr>
      <w:del w:id="605" w:author="Marcos, Nathan" w:date="2020-11-06T22:07:00Z">
        <w:r w:rsidRPr="006D00CF" w:rsidDel="00897A8A">
          <w:rPr>
            <w:highlight w:val="yellow"/>
          </w:rPr>
          <w:delText>Software Class Diagrams.  Make each diagram a new, numbered subparagraph.  Describe what you want the reader to take away after reading this diagram (what story is this diagram supporting)</w:delText>
        </w:r>
        <w:bookmarkStart w:id="606" w:name="_Toc55749613"/>
        <w:bookmarkStart w:id="607" w:name="_Toc55749733"/>
        <w:bookmarkStart w:id="608" w:name="_Toc55810110"/>
        <w:bookmarkStart w:id="609" w:name="_Toc55810151"/>
        <w:bookmarkStart w:id="610" w:name="_Toc58087396"/>
        <w:bookmarkStart w:id="611" w:name="_Toc58087437"/>
        <w:bookmarkStart w:id="612" w:name="_Toc58087478"/>
        <w:bookmarkStart w:id="613" w:name="_Toc58100746"/>
        <w:bookmarkStart w:id="614" w:name="_Toc58101863"/>
        <w:bookmarkStart w:id="615" w:name="_Toc58181184"/>
        <w:bookmarkStart w:id="616" w:name="_Toc58181272"/>
        <w:bookmarkEnd w:id="606"/>
        <w:bookmarkEnd w:id="607"/>
        <w:bookmarkEnd w:id="608"/>
        <w:bookmarkEnd w:id="609"/>
        <w:bookmarkEnd w:id="610"/>
        <w:bookmarkEnd w:id="611"/>
        <w:bookmarkEnd w:id="612"/>
        <w:bookmarkEnd w:id="613"/>
        <w:bookmarkEnd w:id="614"/>
        <w:bookmarkEnd w:id="615"/>
        <w:bookmarkEnd w:id="616"/>
      </w:del>
    </w:p>
    <w:p w14:paraId="58B6A52E" w14:textId="16C7E082" w:rsidR="00196868" w:rsidDel="00897A8A" w:rsidRDefault="00196868" w:rsidP="006D00CF">
      <w:pPr>
        <w:pStyle w:val="ListParagraph"/>
        <w:numPr>
          <w:ilvl w:val="0"/>
          <w:numId w:val="5"/>
        </w:numPr>
        <w:rPr>
          <w:del w:id="617" w:author="Marcos, Nathan" w:date="2020-11-06T22:07:00Z"/>
          <w:highlight w:val="yellow"/>
        </w:rPr>
      </w:pPr>
      <w:del w:id="618" w:author="Marcos, Nathan" w:date="2020-11-06T22:07:00Z">
        <w:r w:rsidDel="00897A8A">
          <w:rPr>
            <w:highlight w:val="yellow"/>
          </w:rPr>
          <w:delText>There is no prescribed number of diagrams, but you should make sure your interfaces, hierarchies, domain concepts, derived software concepts, and (important!) relationships with cardinality, composition, association, visibility, and navigateability are shown.  Remember lines between class have an arrow on one end (vice lines on a Domain Model which have no arrows).  An arrow on both ends is usually an errored attempted to represent a many-to-many relationship.</w:delText>
        </w:r>
        <w:bookmarkStart w:id="619" w:name="_Toc55749614"/>
        <w:bookmarkStart w:id="620" w:name="_Toc55749734"/>
        <w:bookmarkStart w:id="621" w:name="_Toc55810111"/>
        <w:bookmarkStart w:id="622" w:name="_Toc55810152"/>
        <w:bookmarkStart w:id="623" w:name="_Toc58087397"/>
        <w:bookmarkStart w:id="624" w:name="_Toc58087438"/>
        <w:bookmarkStart w:id="625" w:name="_Toc58087479"/>
        <w:bookmarkStart w:id="626" w:name="_Toc58100747"/>
        <w:bookmarkStart w:id="627" w:name="_Toc58101864"/>
        <w:bookmarkStart w:id="628" w:name="_Toc58181185"/>
        <w:bookmarkStart w:id="629" w:name="_Toc58181273"/>
        <w:bookmarkEnd w:id="619"/>
        <w:bookmarkEnd w:id="620"/>
        <w:bookmarkEnd w:id="621"/>
        <w:bookmarkEnd w:id="622"/>
        <w:bookmarkEnd w:id="623"/>
        <w:bookmarkEnd w:id="624"/>
        <w:bookmarkEnd w:id="625"/>
        <w:bookmarkEnd w:id="626"/>
        <w:bookmarkEnd w:id="627"/>
        <w:bookmarkEnd w:id="628"/>
        <w:bookmarkEnd w:id="629"/>
      </w:del>
    </w:p>
    <w:p w14:paraId="10B5B277" w14:textId="52F23EEB" w:rsidR="00BB7230" w:rsidDel="00897A8A" w:rsidRDefault="00BB7230" w:rsidP="006D00CF">
      <w:pPr>
        <w:pStyle w:val="ListParagraph"/>
        <w:numPr>
          <w:ilvl w:val="0"/>
          <w:numId w:val="5"/>
        </w:numPr>
        <w:rPr>
          <w:del w:id="630" w:author="Marcos, Nathan" w:date="2020-11-06T22:07:00Z"/>
          <w:highlight w:val="yellow"/>
        </w:rPr>
      </w:pPr>
      <w:del w:id="631" w:author="Marcos, Nathan" w:date="2020-11-06T22:07:00Z">
        <w:r w:rsidDel="00897A8A">
          <w:rPr>
            <w:highlight w:val="yellow"/>
          </w:rPr>
          <w:delText>All interfaces and all design decision snippets listed in the SAD should be a small portion of this big picture.</w:delText>
        </w:r>
        <w:bookmarkStart w:id="632" w:name="_Toc55749615"/>
        <w:bookmarkStart w:id="633" w:name="_Toc55749735"/>
        <w:bookmarkStart w:id="634" w:name="_Toc55810112"/>
        <w:bookmarkStart w:id="635" w:name="_Toc55810153"/>
        <w:bookmarkStart w:id="636" w:name="_Toc58087398"/>
        <w:bookmarkStart w:id="637" w:name="_Toc58087439"/>
        <w:bookmarkStart w:id="638" w:name="_Toc58087480"/>
        <w:bookmarkStart w:id="639" w:name="_Toc58100748"/>
        <w:bookmarkStart w:id="640" w:name="_Toc58101865"/>
        <w:bookmarkStart w:id="641" w:name="_Toc58181186"/>
        <w:bookmarkStart w:id="642" w:name="_Toc58181274"/>
        <w:bookmarkEnd w:id="632"/>
        <w:bookmarkEnd w:id="633"/>
        <w:bookmarkEnd w:id="634"/>
        <w:bookmarkEnd w:id="635"/>
        <w:bookmarkEnd w:id="636"/>
        <w:bookmarkEnd w:id="637"/>
        <w:bookmarkEnd w:id="638"/>
        <w:bookmarkEnd w:id="639"/>
        <w:bookmarkEnd w:id="640"/>
        <w:bookmarkEnd w:id="641"/>
        <w:bookmarkEnd w:id="642"/>
      </w:del>
    </w:p>
    <w:p w14:paraId="01E555EB" w14:textId="3E4D5511" w:rsidR="00BB7230" w:rsidRPr="006D00CF" w:rsidDel="00897A8A" w:rsidRDefault="00BB7230" w:rsidP="006D00CF">
      <w:pPr>
        <w:pStyle w:val="ListParagraph"/>
        <w:numPr>
          <w:ilvl w:val="0"/>
          <w:numId w:val="5"/>
        </w:numPr>
        <w:rPr>
          <w:del w:id="643" w:author="Marcos, Nathan" w:date="2020-11-06T22:07:00Z"/>
          <w:highlight w:val="yellow"/>
        </w:rPr>
      </w:pPr>
      <w:del w:id="644" w:author="Marcos, Nathan" w:date="2020-11-06T22:07:00Z">
        <w:r w:rsidDel="00897A8A">
          <w:rPr>
            <w:highlight w:val="yellow"/>
          </w:rPr>
          <w:delText>All Objects on your Sequence Diagrams should be realized from a class in this static view of the software design</w:delText>
        </w:r>
        <w:bookmarkStart w:id="645" w:name="_Toc55749616"/>
        <w:bookmarkStart w:id="646" w:name="_Toc55749736"/>
        <w:bookmarkStart w:id="647" w:name="_Toc55810113"/>
        <w:bookmarkStart w:id="648" w:name="_Toc55810154"/>
        <w:bookmarkStart w:id="649" w:name="_Toc58087399"/>
        <w:bookmarkStart w:id="650" w:name="_Toc58087440"/>
        <w:bookmarkStart w:id="651" w:name="_Toc58087481"/>
        <w:bookmarkStart w:id="652" w:name="_Toc58100749"/>
        <w:bookmarkStart w:id="653" w:name="_Toc58101866"/>
        <w:bookmarkStart w:id="654" w:name="_Toc58181187"/>
        <w:bookmarkStart w:id="655" w:name="_Toc58181275"/>
        <w:bookmarkEnd w:id="645"/>
        <w:bookmarkEnd w:id="646"/>
        <w:bookmarkEnd w:id="647"/>
        <w:bookmarkEnd w:id="648"/>
        <w:bookmarkEnd w:id="649"/>
        <w:bookmarkEnd w:id="650"/>
        <w:bookmarkEnd w:id="651"/>
        <w:bookmarkEnd w:id="652"/>
        <w:bookmarkEnd w:id="653"/>
        <w:bookmarkEnd w:id="654"/>
        <w:bookmarkEnd w:id="655"/>
      </w:del>
    </w:p>
    <w:p w14:paraId="1716F8E6" w14:textId="2559609A" w:rsidR="006D00CF" w:rsidRPr="006D00CF" w:rsidDel="00897A8A" w:rsidRDefault="006D00CF" w:rsidP="006D00CF">
      <w:pPr>
        <w:pStyle w:val="ListParagraph"/>
        <w:numPr>
          <w:ilvl w:val="0"/>
          <w:numId w:val="5"/>
        </w:numPr>
        <w:rPr>
          <w:del w:id="656" w:author="Marcos, Nathan" w:date="2020-11-06T22:07:00Z"/>
          <w:highlight w:val="yellow"/>
        </w:rPr>
      </w:pPr>
      <w:del w:id="657" w:author="Marcos, Nathan" w:date="2020-11-06T22:07:00Z">
        <w:r w:rsidRPr="006D00CF" w:rsidDel="00897A8A">
          <w:rPr>
            <w:highlight w:val="yellow"/>
          </w:rPr>
          <w:delText>Delete this NOTE before you deliver</w:delText>
        </w:r>
        <w:bookmarkStart w:id="658" w:name="_Toc55749617"/>
        <w:bookmarkStart w:id="659" w:name="_Toc55749737"/>
        <w:bookmarkStart w:id="660" w:name="_Toc55810114"/>
        <w:bookmarkStart w:id="661" w:name="_Toc55810155"/>
        <w:bookmarkStart w:id="662" w:name="_Toc58087400"/>
        <w:bookmarkStart w:id="663" w:name="_Toc58087441"/>
        <w:bookmarkStart w:id="664" w:name="_Toc58087482"/>
        <w:bookmarkStart w:id="665" w:name="_Toc58100750"/>
        <w:bookmarkStart w:id="666" w:name="_Toc58101867"/>
        <w:bookmarkStart w:id="667" w:name="_Toc58181188"/>
        <w:bookmarkStart w:id="668" w:name="_Toc58181276"/>
        <w:bookmarkEnd w:id="658"/>
        <w:bookmarkEnd w:id="659"/>
        <w:bookmarkEnd w:id="660"/>
        <w:bookmarkEnd w:id="661"/>
        <w:bookmarkEnd w:id="662"/>
        <w:bookmarkEnd w:id="663"/>
        <w:bookmarkEnd w:id="664"/>
        <w:bookmarkEnd w:id="665"/>
        <w:bookmarkEnd w:id="666"/>
        <w:bookmarkEnd w:id="667"/>
        <w:bookmarkEnd w:id="668"/>
      </w:del>
    </w:p>
    <w:p w14:paraId="0BFCA75F" w14:textId="232C19EC" w:rsidR="0053726D" w:rsidRDefault="00AF21B8" w:rsidP="006D00CF">
      <w:pPr>
        <w:pStyle w:val="Heading2"/>
      </w:pPr>
      <w:del w:id="669" w:author="Marcos, Nathan" w:date="2020-11-06T20:39:00Z">
        <w:r w:rsidDel="00ED09CA">
          <w:delText>User Login and Edit Account Information</w:delText>
        </w:r>
      </w:del>
      <w:bookmarkStart w:id="670" w:name="_Toc58181277"/>
      <w:ins w:id="671" w:author="Marcos, Nathan" w:date="2020-11-06T20:39:00Z">
        <w:r w:rsidR="00ED09CA">
          <w:t>Book Flight</w:t>
        </w:r>
      </w:ins>
      <w:bookmarkEnd w:id="670"/>
    </w:p>
    <w:p w14:paraId="1CF4FA93" w14:textId="41B7123F" w:rsidR="006D00CF" w:rsidRPr="006D00CF" w:rsidRDefault="006D00CF" w:rsidP="006D00CF">
      <w:pPr>
        <w:pStyle w:val="Heading3"/>
      </w:pPr>
      <w:bookmarkStart w:id="672" w:name="_Toc58181278"/>
      <w:r>
        <w:t>Software Class Diagram</w:t>
      </w:r>
      <w:bookmarkEnd w:id="672"/>
    </w:p>
    <w:p w14:paraId="0178A4E4" w14:textId="3AC5E422" w:rsidR="003C34F6" w:rsidRDefault="002564AD">
      <w:pPr>
        <w:pStyle w:val="NormalL2"/>
        <w:jc w:val="center"/>
        <w:pPrChange w:id="673" w:author="Jared Castaneda" w:date="2020-11-08T17:07:00Z">
          <w:pPr>
            <w:pStyle w:val="NormalL2"/>
          </w:pPr>
        </w:pPrChange>
      </w:pPr>
      <w:ins w:id="674" w:author="Jared Castaneda" w:date="2020-12-06T23:38:00Z">
        <w:r>
          <w:rPr>
            <w:noProof/>
          </w:rPr>
          <w:drawing>
            <wp:inline distT="0" distB="0" distL="0" distR="0" wp14:anchorId="0F13608C" wp14:editId="4E089841">
              <wp:extent cx="8395970" cy="4013835"/>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95970" cy="4013835"/>
                      </a:xfrm>
                      <a:prstGeom prst="rect">
                        <a:avLst/>
                      </a:prstGeom>
                      <a:noFill/>
                      <a:ln>
                        <a:noFill/>
                      </a:ln>
                    </pic:spPr>
                  </pic:pic>
                </a:graphicData>
              </a:graphic>
            </wp:inline>
          </w:drawing>
        </w:r>
      </w:ins>
      <w:ins w:id="675" w:author="Marcos, Nathan" w:date="2020-12-05T19:31:00Z">
        <w:del w:id="676" w:author="Jared Castaneda" w:date="2020-12-06T23:22:00Z">
          <w:r w:rsidR="008B5484" w:rsidDel="00F502CF">
            <w:rPr>
              <w:noProof/>
            </w:rPr>
            <w:drawing>
              <wp:inline distT="0" distB="0" distL="0" distR="0" wp14:anchorId="309D7FE9" wp14:editId="332B5BC4">
                <wp:extent cx="8391525" cy="4010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91525" cy="4010025"/>
                        </a:xfrm>
                        <a:prstGeom prst="rect">
                          <a:avLst/>
                        </a:prstGeom>
                        <a:noFill/>
                        <a:ln>
                          <a:noFill/>
                        </a:ln>
                      </pic:spPr>
                    </pic:pic>
                  </a:graphicData>
                </a:graphic>
              </wp:inline>
            </w:drawing>
          </w:r>
        </w:del>
      </w:ins>
      <w:ins w:id="677" w:author="Jared Castaneda" w:date="2020-11-08T16:56:00Z">
        <w:del w:id="678" w:author="Marcos, Nathan" w:date="2020-12-05T18:58:00Z">
          <w:r w:rsidR="00A22EFE" w:rsidDel="009545F8">
            <w:rPr>
              <w:noProof/>
            </w:rPr>
            <w:drawing>
              <wp:inline distT="0" distB="0" distL="0" distR="0" wp14:anchorId="0949C519" wp14:editId="787C93A3">
                <wp:extent cx="7212787" cy="441033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17889" cy="4413458"/>
                        </a:xfrm>
                        <a:prstGeom prst="rect">
                          <a:avLst/>
                        </a:prstGeom>
                        <a:noFill/>
                        <a:ln>
                          <a:noFill/>
                        </a:ln>
                      </pic:spPr>
                    </pic:pic>
                  </a:graphicData>
                </a:graphic>
              </wp:inline>
            </w:drawing>
          </w:r>
        </w:del>
      </w:ins>
      <w:del w:id="679" w:author="Marcos, Nathan" w:date="2020-11-06T20:35:00Z">
        <w:r w:rsidR="005D2D1F" w:rsidDel="00ED09CA">
          <w:rPr>
            <w:noProof/>
          </w:rPr>
          <w:drawing>
            <wp:inline distT="0" distB="0" distL="0" distR="0" wp14:anchorId="62B2B62A" wp14:editId="0507C31B">
              <wp:extent cx="8429625" cy="3970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40236" cy="3975702"/>
                      </a:xfrm>
                      <a:prstGeom prst="rect">
                        <a:avLst/>
                      </a:prstGeom>
                      <a:noFill/>
                      <a:ln>
                        <a:noFill/>
                      </a:ln>
                    </pic:spPr>
                  </pic:pic>
                </a:graphicData>
              </a:graphic>
            </wp:inline>
          </w:drawing>
        </w:r>
      </w:del>
      <w:ins w:id="680" w:author="Marcos, Nathan" w:date="2020-11-06T21:39:00Z">
        <w:del w:id="681" w:author="Jared Castaneda" w:date="2020-11-08T16:54:00Z">
          <w:r w:rsidR="006912D0" w:rsidDel="00A22EFE">
            <w:rPr>
              <w:noProof/>
            </w:rPr>
            <w:drawing>
              <wp:inline distT="0" distB="0" distL="0" distR="0" wp14:anchorId="76293193" wp14:editId="455B8646">
                <wp:extent cx="8267700" cy="572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67700" cy="5722620"/>
                        </a:xfrm>
                        <a:prstGeom prst="rect">
                          <a:avLst/>
                        </a:prstGeom>
                        <a:noFill/>
                        <a:ln>
                          <a:noFill/>
                        </a:ln>
                      </pic:spPr>
                    </pic:pic>
                  </a:graphicData>
                </a:graphic>
              </wp:inline>
            </w:drawing>
          </w:r>
        </w:del>
      </w:ins>
    </w:p>
    <w:p w14:paraId="310C2288" w14:textId="6159BEB4" w:rsidR="006D00CF" w:rsidRPr="006D00CF" w:rsidRDefault="006D00CF" w:rsidP="006D00CF">
      <w:pPr>
        <w:pStyle w:val="Heading3"/>
      </w:pPr>
      <w:bookmarkStart w:id="682" w:name="_Toc58181279"/>
      <w:r>
        <w:t>Description</w:t>
      </w:r>
      <w:bookmarkEnd w:id="682"/>
    </w:p>
    <w:p w14:paraId="2F998600" w14:textId="785D18AD" w:rsidR="006D00CF" w:rsidRDefault="005D2D1F" w:rsidP="006D00CF">
      <w:pPr>
        <w:pStyle w:val="NormalL2"/>
      </w:pPr>
      <w:del w:id="683" w:author="Marcos, Nathan" w:date="2020-11-06T20:35:00Z">
        <w:r w:rsidDel="00ED09CA">
          <w:delText>Three users can log in to the system. The polymorphic User account allows the system to add Customers, IT managers, and Ticket Agents. Depending on the user, they can edit certain attributes to their account. Customers are the only account that can add payment information since they are the users who purchase tickets.</w:delText>
        </w:r>
      </w:del>
      <w:ins w:id="684" w:author="Marcos, Nathan" w:date="2020-12-05T19:18:00Z">
        <w:r w:rsidR="003225A2">
          <w:t>The Customer is a domain implementation that has access to the other classes in the domain</w:t>
        </w:r>
      </w:ins>
      <w:ins w:id="685" w:author="Marcos, Nathan" w:date="2020-12-05T19:22:00Z">
        <w:r w:rsidR="00151747">
          <w:t>, Meal and Ticket, and the technical service class Payment</w:t>
        </w:r>
      </w:ins>
      <w:ins w:id="686" w:author="Marcos, Nathan" w:date="2020-12-05T19:18:00Z">
        <w:r w:rsidR="003225A2">
          <w:t>. A customer calls</w:t>
        </w:r>
      </w:ins>
      <w:ins w:id="687" w:author="Marcos, Nathan" w:date="2020-12-05T19:19:00Z">
        <w:r w:rsidR="003225A2">
          <w:t xml:space="preserve"> upon the Payment, Meal, and Ticket classes through various functions. A payment can be created by the customer</w:t>
        </w:r>
      </w:ins>
      <w:ins w:id="688" w:author="Marcos, Nathan" w:date="2020-12-05T19:31:00Z">
        <w:r w:rsidR="008B5484">
          <w:t xml:space="preserve"> depending on the</w:t>
        </w:r>
      </w:ins>
      <w:ins w:id="689" w:author="Marcos, Nathan" w:date="2020-12-05T19:32:00Z">
        <w:r w:rsidR="008B5484">
          <w:t>ir meal and ticket chosen</w:t>
        </w:r>
      </w:ins>
      <w:ins w:id="690" w:author="Marcos, Nathan" w:date="2020-12-05T19:19:00Z">
        <w:r w:rsidR="003225A2">
          <w:t>. The Meal and Ticket classes are polymorphic classes that can r</w:t>
        </w:r>
      </w:ins>
      <w:ins w:id="691" w:author="Marcos, Nathan" w:date="2020-12-05T19:20:00Z">
        <w:r w:rsidR="003225A2">
          <w:t>eturn specific attributes.</w:t>
        </w:r>
      </w:ins>
    </w:p>
    <w:p w14:paraId="5E5842C2" w14:textId="18055BB8" w:rsidR="006D00CF" w:rsidRDefault="00D42D14" w:rsidP="006D00CF">
      <w:pPr>
        <w:pStyle w:val="Heading2"/>
      </w:pPr>
      <w:bookmarkStart w:id="692" w:name="_Toc58181280"/>
      <w:ins w:id="693" w:author="Marcos, Nathan" w:date="2020-12-05T19:02:00Z">
        <w:r>
          <w:lastRenderedPageBreak/>
          <w:t>Authenticate Customer</w:t>
        </w:r>
      </w:ins>
      <w:bookmarkEnd w:id="692"/>
      <w:del w:id="694" w:author="Marcos, Nathan" w:date="2020-11-06T20:39:00Z">
        <w:r w:rsidR="006D00CF" w:rsidDel="00ED09CA">
          <w:delText xml:space="preserve">&lt;Story </w:delText>
        </w:r>
        <w:r w:rsidR="00EF0FD6" w:rsidDel="00ED09CA">
          <w:delText xml:space="preserve">Title </w:delText>
        </w:r>
        <w:r w:rsidR="006D00CF" w:rsidDel="00ED09CA">
          <w:delText>2&gt;</w:delText>
        </w:r>
      </w:del>
    </w:p>
    <w:p w14:paraId="7B0602EF" w14:textId="77777777" w:rsidR="006D00CF" w:rsidRPr="006D00CF" w:rsidRDefault="006D00CF" w:rsidP="006D00CF">
      <w:pPr>
        <w:pStyle w:val="Heading3"/>
      </w:pPr>
      <w:bookmarkStart w:id="695" w:name="_Toc58181281"/>
      <w:r>
        <w:t>Software Class Diagram</w:t>
      </w:r>
      <w:bookmarkEnd w:id="695"/>
    </w:p>
    <w:p w14:paraId="0BA75249" w14:textId="600E8507" w:rsidR="003C34F6" w:rsidRDefault="009545F8">
      <w:pPr>
        <w:pStyle w:val="NormalL2"/>
        <w:jc w:val="center"/>
        <w:pPrChange w:id="696" w:author="Jared Castaneda" w:date="2020-11-08T17:07:00Z">
          <w:pPr>
            <w:pStyle w:val="NormalL2"/>
          </w:pPr>
        </w:pPrChange>
      </w:pPr>
      <w:ins w:id="697" w:author="Marcos, Nathan" w:date="2020-12-05T18:58:00Z">
        <w:r>
          <w:rPr>
            <w:noProof/>
          </w:rPr>
          <w:drawing>
            <wp:inline distT="0" distB="0" distL="0" distR="0" wp14:anchorId="0EB633CB" wp14:editId="4FB4A443">
              <wp:extent cx="4295775" cy="3505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5775" cy="3505200"/>
                      </a:xfrm>
                      <a:prstGeom prst="rect">
                        <a:avLst/>
                      </a:prstGeom>
                      <a:noFill/>
                      <a:ln>
                        <a:noFill/>
                      </a:ln>
                    </pic:spPr>
                  </pic:pic>
                </a:graphicData>
              </a:graphic>
            </wp:inline>
          </w:drawing>
        </w:r>
      </w:ins>
      <w:ins w:id="698" w:author="Marcos, Nathan" w:date="2020-11-06T21:40:00Z">
        <w:del w:id="699" w:author="Jared Castaneda" w:date="2020-11-08T17:02:00Z">
          <w:r w:rsidR="006912D0" w:rsidDel="009D4F8B">
            <w:rPr>
              <w:noProof/>
            </w:rPr>
            <w:drawing>
              <wp:inline distT="0" distB="0" distL="0" distR="0" wp14:anchorId="2ACFCD63" wp14:editId="2F42E102">
                <wp:extent cx="779526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95260" cy="2590800"/>
                        </a:xfrm>
                        <a:prstGeom prst="rect">
                          <a:avLst/>
                        </a:prstGeom>
                        <a:noFill/>
                        <a:ln>
                          <a:noFill/>
                        </a:ln>
                      </pic:spPr>
                    </pic:pic>
                  </a:graphicData>
                </a:graphic>
              </wp:inline>
            </w:drawing>
          </w:r>
        </w:del>
      </w:ins>
      <w:ins w:id="700" w:author="Jared Castaneda" w:date="2020-11-08T17:02:00Z">
        <w:del w:id="701" w:author="Marcos, Nathan" w:date="2020-12-05T18:58:00Z">
          <w:r w:rsidR="009D4F8B" w:rsidDel="009545F8">
            <w:rPr>
              <w:noProof/>
            </w:rPr>
            <w:drawing>
              <wp:inline distT="0" distB="0" distL="0" distR="0" wp14:anchorId="06AD5DC2" wp14:editId="1E9F2C18">
                <wp:extent cx="7792720" cy="2593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92720" cy="2593340"/>
                        </a:xfrm>
                        <a:prstGeom prst="rect">
                          <a:avLst/>
                        </a:prstGeom>
                        <a:noFill/>
                        <a:ln>
                          <a:noFill/>
                        </a:ln>
                      </pic:spPr>
                    </pic:pic>
                  </a:graphicData>
                </a:graphic>
              </wp:inline>
            </w:drawing>
          </w:r>
        </w:del>
      </w:ins>
      <w:del w:id="702" w:author="Marcos, Nathan" w:date="2020-11-06T20:39:00Z">
        <w:r w:rsidR="003C34F6" w:rsidDel="00ED09CA">
          <w:delText>&lt;insert your class diagram here&gt;</w:delText>
        </w:r>
      </w:del>
    </w:p>
    <w:p w14:paraId="410131B4" w14:textId="77777777" w:rsidR="006D00CF" w:rsidRPr="006D00CF" w:rsidRDefault="006D00CF" w:rsidP="006D00CF">
      <w:pPr>
        <w:pStyle w:val="Heading3"/>
      </w:pPr>
      <w:bookmarkStart w:id="703" w:name="_Toc58181282"/>
      <w:r>
        <w:t>Description</w:t>
      </w:r>
      <w:bookmarkEnd w:id="703"/>
    </w:p>
    <w:p w14:paraId="53DE7448" w14:textId="2EEA7884" w:rsidR="00ED09CA" w:rsidRDefault="000016D2" w:rsidP="00ED09CA">
      <w:pPr>
        <w:pStyle w:val="NormalL2"/>
        <w:rPr>
          <w:ins w:id="704" w:author="Marcos, Nathan" w:date="2020-11-06T20:39:00Z"/>
        </w:rPr>
      </w:pPr>
      <w:ins w:id="705" w:author="Marcos, Nathan" w:date="2020-12-05T19:32:00Z">
        <w:r>
          <w:t xml:space="preserve">The </w:t>
        </w:r>
        <w:proofErr w:type="spellStart"/>
        <w:r>
          <w:t>SessionHandler</w:t>
        </w:r>
        <w:proofErr w:type="spellEnd"/>
        <w:r>
          <w:t xml:space="preserve"> </w:t>
        </w:r>
        <w:proofErr w:type="gramStart"/>
        <w:r>
          <w:t>is able to</w:t>
        </w:r>
        <w:proofErr w:type="gramEnd"/>
        <w:r>
          <w:t xml:space="preserve"> create Customer sessions after the user requests to create a customer session</w:t>
        </w:r>
      </w:ins>
      <w:ins w:id="706" w:author="Marcos, Nathan" w:date="2020-12-05T19:33:00Z">
        <w:r>
          <w:t>. The Customer session has the option to now use its corresponding commands and to log off.</w:t>
        </w:r>
      </w:ins>
    </w:p>
    <w:p w14:paraId="0AB44006" w14:textId="7A8ED06A" w:rsidR="00196868" w:rsidDel="00ED09CA" w:rsidRDefault="00196868" w:rsidP="00196868">
      <w:pPr>
        <w:pStyle w:val="NormalL2"/>
        <w:rPr>
          <w:del w:id="707" w:author="Marcos, Nathan" w:date="2020-11-06T20:39:00Z"/>
        </w:rPr>
      </w:pPr>
      <w:del w:id="708" w:author="Marcos, Nathan" w:date="2020-11-06T20:39:00Z">
        <w:r w:rsidDel="00ED09CA">
          <w:lastRenderedPageBreak/>
          <w:delText>&lt;Describe your diagram as you tell your story in words here&gt;</w:delText>
        </w:r>
        <w:bookmarkStart w:id="709" w:name="_Toc55749624"/>
        <w:bookmarkStart w:id="710" w:name="_Toc55749744"/>
        <w:bookmarkStart w:id="711" w:name="_Toc55810121"/>
        <w:bookmarkStart w:id="712" w:name="_Toc55810162"/>
        <w:bookmarkStart w:id="713" w:name="_Toc58087407"/>
        <w:bookmarkStart w:id="714" w:name="_Toc58087448"/>
        <w:bookmarkStart w:id="715" w:name="_Toc58087489"/>
        <w:bookmarkStart w:id="716" w:name="_Toc58100757"/>
        <w:bookmarkStart w:id="717" w:name="_Toc58101874"/>
        <w:bookmarkStart w:id="718" w:name="_Toc58181195"/>
        <w:bookmarkStart w:id="719" w:name="_Toc58181283"/>
        <w:bookmarkEnd w:id="709"/>
        <w:bookmarkEnd w:id="710"/>
        <w:bookmarkEnd w:id="711"/>
        <w:bookmarkEnd w:id="712"/>
        <w:bookmarkEnd w:id="713"/>
        <w:bookmarkEnd w:id="714"/>
        <w:bookmarkEnd w:id="715"/>
        <w:bookmarkEnd w:id="716"/>
        <w:bookmarkEnd w:id="717"/>
        <w:bookmarkEnd w:id="718"/>
        <w:bookmarkEnd w:id="719"/>
      </w:del>
    </w:p>
    <w:p w14:paraId="036C7AB2" w14:textId="5337BDAD" w:rsidR="006D00CF" w:rsidRDefault="006D00CF" w:rsidP="006D00CF">
      <w:pPr>
        <w:pStyle w:val="Heading2"/>
      </w:pPr>
      <w:del w:id="720" w:author="Marcos, Nathan" w:date="2020-11-06T20:56:00Z">
        <w:r w:rsidDel="00D23393">
          <w:delText xml:space="preserve">&lt;Story </w:delText>
        </w:r>
        <w:r w:rsidR="00EF0FD6" w:rsidDel="00D23393">
          <w:delText xml:space="preserve">Title </w:delText>
        </w:r>
        <w:r w:rsidDel="00D23393">
          <w:delText>3&gt;</w:delText>
        </w:r>
      </w:del>
      <w:bookmarkStart w:id="721" w:name="_Toc58181284"/>
      <w:ins w:id="722" w:author="Marcos, Nathan" w:date="2020-11-06T21:42:00Z">
        <w:r w:rsidR="00E17E1F">
          <w:t>Show</w:t>
        </w:r>
      </w:ins>
      <w:ins w:id="723" w:author="Marcos, Nathan" w:date="2020-11-06T20:56:00Z">
        <w:r w:rsidR="00D23393">
          <w:t xml:space="preserve"> Ticket</w:t>
        </w:r>
      </w:ins>
      <w:bookmarkEnd w:id="721"/>
    </w:p>
    <w:p w14:paraId="73ABA686" w14:textId="4B188B11" w:rsidR="006D00CF" w:rsidRPr="006D00CF" w:rsidDel="007915DC" w:rsidRDefault="006D00CF">
      <w:pPr>
        <w:pStyle w:val="Heading3"/>
        <w:rPr>
          <w:del w:id="724" w:author="Jared Castaneda" w:date="2020-11-08T17:07:00Z"/>
        </w:rPr>
      </w:pPr>
      <w:bookmarkStart w:id="725" w:name="_Toc58181285"/>
      <w:r>
        <w:t>Software Class Diagram</w:t>
      </w:r>
      <w:bookmarkEnd w:id="725"/>
    </w:p>
    <w:p w14:paraId="3114830A" w14:textId="5732559B" w:rsidR="003C34F6" w:rsidRDefault="00E17E1F">
      <w:pPr>
        <w:pStyle w:val="Heading3"/>
        <w:rPr>
          <w:ins w:id="726" w:author="Jared Castaneda" w:date="2020-11-08T17:07:00Z"/>
        </w:rPr>
        <w:pPrChange w:id="727" w:author="Marcos, Nathan" w:date="2020-12-06T21:07:00Z">
          <w:pPr>
            <w:pStyle w:val="NormalL2"/>
          </w:pPr>
        </w:pPrChange>
      </w:pPr>
      <w:ins w:id="728" w:author="Marcos, Nathan" w:date="2020-11-06T21:42:00Z">
        <w:del w:id="729" w:author="Jared Castaneda" w:date="2020-11-08T17:07:00Z">
          <w:r w:rsidDel="007915DC">
            <w:rPr>
              <w:noProof/>
            </w:rPr>
            <w:drawing>
              <wp:inline distT="0" distB="0" distL="0" distR="0" wp14:anchorId="7DCE9CC4" wp14:editId="410AECFB">
                <wp:extent cx="7980218" cy="43321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19088" cy="4353219"/>
                        </a:xfrm>
                        <a:prstGeom prst="rect">
                          <a:avLst/>
                        </a:prstGeom>
                        <a:noFill/>
                        <a:ln>
                          <a:noFill/>
                        </a:ln>
                      </pic:spPr>
                    </pic:pic>
                  </a:graphicData>
                </a:graphic>
              </wp:inline>
            </w:drawing>
          </w:r>
        </w:del>
      </w:ins>
      <w:del w:id="730" w:author="Marcos, Nathan" w:date="2020-11-06T20:57:00Z">
        <w:r w:rsidR="003C34F6" w:rsidDel="00A54F3D">
          <w:delText>&lt;insert your class diagram here&gt;</w:delText>
        </w:r>
      </w:del>
      <w:bookmarkStart w:id="731" w:name="_Toc55749747"/>
      <w:bookmarkStart w:id="732" w:name="_Toc58181198"/>
      <w:bookmarkStart w:id="733" w:name="_Toc58181286"/>
      <w:bookmarkEnd w:id="731"/>
      <w:bookmarkEnd w:id="732"/>
      <w:bookmarkEnd w:id="733"/>
    </w:p>
    <w:p w14:paraId="0D20ACF9" w14:textId="254A494E" w:rsidR="007915DC" w:rsidRDefault="007915DC">
      <w:pPr>
        <w:pStyle w:val="NormalL2"/>
        <w:jc w:val="center"/>
        <w:pPrChange w:id="734" w:author="Jared Castaneda" w:date="2020-11-08T17:07:00Z">
          <w:pPr>
            <w:pStyle w:val="NormalL2"/>
          </w:pPr>
        </w:pPrChange>
      </w:pPr>
      <w:ins w:id="735" w:author="Jared Castaneda" w:date="2020-11-08T17:07:00Z">
        <w:del w:id="736" w:author="Marcos, Nathan" w:date="2020-12-05T18:58:00Z">
          <w:r w:rsidDel="009545F8">
            <w:rPr>
              <w:noProof/>
            </w:rPr>
            <w:drawing>
              <wp:inline distT="0" distB="0" distL="0" distR="0" wp14:anchorId="3479245F" wp14:editId="575330D8">
                <wp:extent cx="7493330" cy="46723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99547" cy="4676270"/>
                        </a:xfrm>
                        <a:prstGeom prst="rect">
                          <a:avLst/>
                        </a:prstGeom>
                        <a:noFill/>
                        <a:ln>
                          <a:noFill/>
                        </a:ln>
                      </pic:spPr>
                    </pic:pic>
                  </a:graphicData>
                </a:graphic>
              </wp:inline>
            </w:drawing>
          </w:r>
        </w:del>
      </w:ins>
      <w:ins w:id="737" w:author="Marcos, Nathan" w:date="2020-12-05T18:58:00Z">
        <w:r w:rsidR="009545F8">
          <w:rPr>
            <w:noProof/>
          </w:rPr>
          <w:drawing>
            <wp:inline distT="0" distB="0" distL="0" distR="0" wp14:anchorId="19482245" wp14:editId="0893B318">
              <wp:extent cx="7629525" cy="3257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9525" cy="3257550"/>
                      </a:xfrm>
                      <a:prstGeom prst="rect">
                        <a:avLst/>
                      </a:prstGeom>
                      <a:noFill/>
                      <a:ln>
                        <a:noFill/>
                      </a:ln>
                    </pic:spPr>
                  </pic:pic>
                </a:graphicData>
              </a:graphic>
            </wp:inline>
          </w:drawing>
        </w:r>
      </w:ins>
    </w:p>
    <w:p w14:paraId="4261E229" w14:textId="77777777" w:rsidR="006D00CF" w:rsidRPr="006D00CF" w:rsidRDefault="006D00CF" w:rsidP="006D00CF">
      <w:pPr>
        <w:pStyle w:val="Heading3"/>
      </w:pPr>
      <w:bookmarkStart w:id="738" w:name="_Toc58181287"/>
      <w:r>
        <w:t>Description</w:t>
      </w:r>
      <w:bookmarkEnd w:id="738"/>
    </w:p>
    <w:p w14:paraId="659F96B9" w14:textId="714DBB3C" w:rsidR="00196868" w:rsidDel="00AD0938" w:rsidRDefault="003C64CD">
      <w:pPr>
        <w:pStyle w:val="NormalL2"/>
        <w:rPr>
          <w:del w:id="739" w:author="Marcos, Nathan" w:date="2020-11-06T20:57:00Z"/>
        </w:rPr>
      </w:pPr>
      <w:ins w:id="740" w:author="Marcos, Nathan" w:date="2020-12-05T20:54:00Z">
        <w:r>
          <w:t xml:space="preserve">The Customer class has access to the polymorphic Ticket class. The Ticket </w:t>
        </w:r>
      </w:ins>
      <w:ins w:id="741" w:author="Marcos, Nathan" w:date="2020-12-05T20:55:00Z">
        <w:r>
          <w:t>holds the different types of tickets, such as First Class and Business Class, and can be called when the customer wants to view the tickets that they purchased. Tickets are saved into a list.</w:t>
        </w:r>
      </w:ins>
      <w:del w:id="742" w:author="Marcos, Nathan" w:date="2020-11-06T21:08:00Z">
        <w:r w:rsidR="00196868" w:rsidDel="00C93038">
          <w:delText>&lt;Describe your diagram as you tell your story in words here&gt;</w:delText>
        </w:r>
      </w:del>
    </w:p>
    <w:p w14:paraId="4E14D9DA" w14:textId="56EA7427" w:rsidR="00AD0938" w:rsidRDefault="00AD0938">
      <w:pPr>
        <w:pStyle w:val="NormalL2"/>
        <w:rPr>
          <w:ins w:id="743" w:author="Marcos, Nathan" w:date="2020-12-06T21:04:00Z"/>
        </w:rPr>
      </w:pPr>
    </w:p>
    <w:p w14:paraId="2434FDCA" w14:textId="03EC9197" w:rsidR="00AD0938" w:rsidRDefault="00AD0938" w:rsidP="00AD0938">
      <w:pPr>
        <w:pStyle w:val="Heading2"/>
        <w:rPr>
          <w:ins w:id="744" w:author="Marcos, Nathan" w:date="2020-12-06T21:04:00Z"/>
        </w:rPr>
      </w:pPr>
      <w:bookmarkStart w:id="745" w:name="_Toc58181288"/>
      <w:ins w:id="746" w:author="Marcos, Nathan" w:date="2020-12-06T21:04:00Z">
        <w:r>
          <w:lastRenderedPageBreak/>
          <w:t>Get Meal</w:t>
        </w:r>
        <w:bookmarkEnd w:id="745"/>
      </w:ins>
    </w:p>
    <w:p w14:paraId="1FF9071A" w14:textId="77777777" w:rsidR="00AD0938" w:rsidRDefault="00AD0938" w:rsidP="00AD0938">
      <w:pPr>
        <w:pStyle w:val="Heading3"/>
        <w:rPr>
          <w:ins w:id="747" w:author="Marcos, Nathan" w:date="2020-12-06T21:04:00Z"/>
        </w:rPr>
      </w:pPr>
      <w:bookmarkStart w:id="748" w:name="_Toc58181289"/>
      <w:ins w:id="749" w:author="Marcos, Nathan" w:date="2020-12-06T21:04:00Z">
        <w:r>
          <w:t>Software Class Diagram</w:t>
        </w:r>
        <w:bookmarkEnd w:id="748"/>
      </w:ins>
    </w:p>
    <w:p w14:paraId="2F922652" w14:textId="2D3F27FD" w:rsidR="00AD0938" w:rsidRDefault="00AD0938" w:rsidP="00AD0938">
      <w:pPr>
        <w:pStyle w:val="NormalL2"/>
        <w:jc w:val="center"/>
        <w:rPr>
          <w:ins w:id="750" w:author="Marcos, Nathan" w:date="2020-12-06T21:04:00Z"/>
        </w:rPr>
      </w:pPr>
      <w:ins w:id="751" w:author="Marcos, Nathan" w:date="2020-12-06T21:05:00Z">
        <w:r>
          <w:rPr>
            <w:noProof/>
          </w:rPr>
          <w:drawing>
            <wp:inline distT="0" distB="0" distL="0" distR="0" wp14:anchorId="165020EA" wp14:editId="7718DA1A">
              <wp:extent cx="2188414" cy="3260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3396" cy="3268209"/>
                      </a:xfrm>
                      <a:prstGeom prst="rect">
                        <a:avLst/>
                      </a:prstGeom>
                      <a:noFill/>
                      <a:ln>
                        <a:noFill/>
                      </a:ln>
                    </pic:spPr>
                  </pic:pic>
                </a:graphicData>
              </a:graphic>
            </wp:inline>
          </w:drawing>
        </w:r>
      </w:ins>
    </w:p>
    <w:p w14:paraId="14D4E245" w14:textId="77777777" w:rsidR="00AD0938" w:rsidRPr="006D00CF" w:rsidRDefault="00AD0938" w:rsidP="00AD0938">
      <w:pPr>
        <w:pStyle w:val="Heading3"/>
        <w:rPr>
          <w:ins w:id="752" w:author="Marcos, Nathan" w:date="2020-12-06T21:04:00Z"/>
        </w:rPr>
      </w:pPr>
      <w:bookmarkStart w:id="753" w:name="_Toc58181290"/>
      <w:ins w:id="754" w:author="Marcos, Nathan" w:date="2020-12-06T21:04:00Z">
        <w:r>
          <w:t>Description</w:t>
        </w:r>
        <w:bookmarkEnd w:id="753"/>
      </w:ins>
    </w:p>
    <w:p w14:paraId="7B76DE65" w14:textId="7104FAF8" w:rsidR="00AD0938" w:rsidRDefault="00AD0938" w:rsidP="00AD0938">
      <w:pPr>
        <w:pStyle w:val="NormalL2"/>
        <w:rPr>
          <w:ins w:id="755" w:author="Marcos, Nathan" w:date="2020-12-06T21:04:00Z"/>
        </w:rPr>
      </w:pPr>
      <w:ins w:id="756" w:author="Marcos, Nathan" w:date="2020-12-06T21:04:00Z">
        <w:r>
          <w:t xml:space="preserve">The Customer class has access to the polymorphic </w:t>
        </w:r>
      </w:ins>
      <w:ins w:id="757" w:author="Marcos, Nathan" w:date="2020-12-06T21:05:00Z">
        <w:r>
          <w:t>Meal</w:t>
        </w:r>
      </w:ins>
      <w:ins w:id="758" w:author="Marcos, Nathan" w:date="2020-12-06T21:04:00Z">
        <w:r>
          <w:t xml:space="preserve"> class. The </w:t>
        </w:r>
      </w:ins>
      <w:ins w:id="759" w:author="Marcos, Nathan" w:date="2020-12-06T21:05:00Z">
        <w:r>
          <w:t>Meal</w:t>
        </w:r>
      </w:ins>
      <w:ins w:id="760" w:author="Marcos, Nathan" w:date="2020-12-06T21:04:00Z">
        <w:r>
          <w:t xml:space="preserve"> holds the different types of </w:t>
        </w:r>
      </w:ins>
      <w:ins w:id="761" w:author="Marcos, Nathan" w:date="2020-12-06T21:05:00Z">
        <w:r>
          <w:t>meals</w:t>
        </w:r>
      </w:ins>
      <w:ins w:id="762" w:author="Marcos, Nathan" w:date="2020-12-06T21:04:00Z">
        <w:r>
          <w:t xml:space="preserve">, such as </w:t>
        </w:r>
      </w:ins>
      <w:ins w:id="763" w:author="Marcos, Nathan" w:date="2020-12-06T21:05:00Z">
        <w:r>
          <w:t>Vegetarian</w:t>
        </w:r>
      </w:ins>
      <w:ins w:id="764" w:author="Marcos, Nathan" w:date="2020-12-06T21:04:00Z">
        <w:r>
          <w:t xml:space="preserve"> and </w:t>
        </w:r>
      </w:ins>
      <w:ins w:id="765" w:author="Marcos, Nathan" w:date="2020-12-06T21:05:00Z">
        <w:r>
          <w:t>Kids</w:t>
        </w:r>
      </w:ins>
      <w:ins w:id="766" w:author="Marcos, Nathan" w:date="2020-12-06T21:04:00Z">
        <w:r>
          <w:t>, and can be called when the customer wants t</w:t>
        </w:r>
      </w:ins>
      <w:ins w:id="767" w:author="Marcos, Nathan" w:date="2020-12-06T21:05:00Z">
        <w:r>
          <w:t>o book a flight</w:t>
        </w:r>
      </w:ins>
      <w:ins w:id="768" w:author="Marcos, Nathan" w:date="2020-12-06T21:04:00Z">
        <w:r>
          <w:t>.</w:t>
        </w:r>
      </w:ins>
    </w:p>
    <w:p w14:paraId="61676EE5" w14:textId="77777777" w:rsidR="003C64CD" w:rsidRDefault="003C64CD">
      <w:pPr>
        <w:pStyle w:val="NormalL2"/>
        <w:rPr>
          <w:ins w:id="769" w:author="Marcos, Nathan" w:date="2020-12-05T20:55:00Z"/>
        </w:rPr>
      </w:pPr>
    </w:p>
    <w:p w14:paraId="3602D0A0" w14:textId="4A07F208" w:rsidR="006D00CF" w:rsidDel="00F01C72" w:rsidRDefault="006D00CF">
      <w:pPr>
        <w:pStyle w:val="NormalL2"/>
        <w:rPr>
          <w:del w:id="770" w:author="Marcos, Nathan" w:date="2020-11-06T20:44:00Z"/>
        </w:rPr>
        <w:pPrChange w:id="771" w:author="Marcos, Nathan" w:date="2020-11-06T20:57:00Z">
          <w:pPr>
            <w:pStyle w:val="Heading2"/>
          </w:pPr>
        </w:pPrChange>
      </w:pPr>
      <w:del w:id="772" w:author="Marcos, Nathan" w:date="2020-11-06T20:44:00Z">
        <w:r w:rsidDel="00F01C72">
          <w:delText xml:space="preserve">&lt;Story </w:delText>
        </w:r>
        <w:r w:rsidR="00EF0FD6" w:rsidDel="00F01C72">
          <w:delText xml:space="preserve">Title </w:delText>
        </w:r>
        <w:r w:rsidDel="00F01C72">
          <w:delText>X …&gt;</w:delText>
        </w:r>
      </w:del>
    </w:p>
    <w:p w14:paraId="250A646B" w14:textId="6B146722" w:rsidR="006D00CF" w:rsidRPr="006D00CF" w:rsidDel="00F01C72" w:rsidRDefault="006D00CF">
      <w:pPr>
        <w:pStyle w:val="NormalL2"/>
        <w:rPr>
          <w:del w:id="773" w:author="Marcos, Nathan" w:date="2020-11-06T20:44:00Z"/>
        </w:rPr>
        <w:pPrChange w:id="774" w:author="Marcos, Nathan" w:date="2020-11-06T20:57:00Z">
          <w:pPr>
            <w:pStyle w:val="Heading3"/>
          </w:pPr>
        </w:pPrChange>
      </w:pPr>
      <w:del w:id="775" w:author="Marcos, Nathan" w:date="2020-11-06T20:44:00Z">
        <w:r w:rsidDel="00F01C72">
          <w:delText>Software Class Diagram</w:delText>
        </w:r>
      </w:del>
    </w:p>
    <w:p w14:paraId="1ABB1718" w14:textId="14958BB1" w:rsidR="006D00CF" w:rsidDel="00F01C72" w:rsidRDefault="006D00CF">
      <w:pPr>
        <w:pStyle w:val="NormalL2"/>
        <w:rPr>
          <w:del w:id="776" w:author="Marcos, Nathan" w:date="2020-11-06T20:44:00Z"/>
        </w:rPr>
      </w:pPr>
      <w:del w:id="777" w:author="Marcos, Nathan" w:date="2020-11-06T20:44:00Z">
        <w:r w:rsidDel="00F01C72">
          <w:delText xml:space="preserve">&lt;insert </w:delText>
        </w:r>
        <w:r w:rsidR="003C34F6" w:rsidDel="00F01C72">
          <w:delText xml:space="preserve">your </w:delText>
        </w:r>
        <w:r w:rsidDel="00F01C72">
          <w:delText>class diagram here&gt;</w:delText>
        </w:r>
      </w:del>
    </w:p>
    <w:p w14:paraId="1671AC5E" w14:textId="209D35D8" w:rsidR="006D00CF" w:rsidRPr="006D00CF" w:rsidDel="00A54F3D" w:rsidRDefault="006D00CF">
      <w:pPr>
        <w:pStyle w:val="NormalL2"/>
        <w:rPr>
          <w:del w:id="778" w:author="Marcos, Nathan" w:date="2020-11-06T20:57:00Z"/>
        </w:rPr>
        <w:pPrChange w:id="779" w:author="Marcos, Nathan" w:date="2020-11-06T20:57:00Z">
          <w:pPr>
            <w:pStyle w:val="Heading3"/>
          </w:pPr>
        </w:pPrChange>
      </w:pPr>
      <w:del w:id="780" w:author="Marcos, Nathan" w:date="2020-11-06T20:57:00Z">
        <w:r w:rsidDel="00A54F3D">
          <w:delText>Description</w:delText>
        </w:r>
      </w:del>
    </w:p>
    <w:p w14:paraId="4F6D137F" w14:textId="4A275890" w:rsidR="00196868" w:rsidDel="00C93038" w:rsidRDefault="00196868">
      <w:pPr>
        <w:pStyle w:val="NormalL2"/>
        <w:rPr>
          <w:del w:id="781" w:author="Marcos, Nathan" w:date="2020-11-06T21:08:00Z"/>
        </w:rPr>
      </w:pPr>
      <w:del w:id="782" w:author="Marcos, Nathan" w:date="2020-11-06T20:57:00Z">
        <w:r w:rsidDel="00A54F3D">
          <w:delText>&lt;Describe your diagram as you tell your story in words here&gt;</w:delText>
        </w:r>
      </w:del>
    </w:p>
    <w:p w14:paraId="68777499" w14:textId="77777777" w:rsidR="00A83C0D" w:rsidRDefault="00A83C0D">
      <w:pPr>
        <w:pStyle w:val="NormalL2"/>
      </w:pPr>
    </w:p>
    <w:p w14:paraId="40C47D1C" w14:textId="5C8FEFC4" w:rsidR="006D00CF" w:rsidRDefault="006163D4" w:rsidP="00A83C0D">
      <w:pPr>
        <w:pStyle w:val="Heading1"/>
        <w:pageBreakBefore/>
      </w:pPr>
      <w:bookmarkStart w:id="783" w:name="_Toc58181291"/>
      <w:r>
        <w:lastRenderedPageBreak/>
        <w:t>Dynamic View</w:t>
      </w:r>
      <w:bookmarkEnd w:id="783"/>
    </w:p>
    <w:p w14:paraId="1CC931F4" w14:textId="3C64D825" w:rsidR="006163D4" w:rsidDel="00847AF9" w:rsidRDefault="006163D4" w:rsidP="006163D4">
      <w:pPr>
        <w:spacing w:after="0"/>
        <w:rPr>
          <w:del w:id="784" w:author="Marcos, Nathan" w:date="2020-11-06T22:09:00Z"/>
          <w:highlight w:val="yellow"/>
        </w:rPr>
      </w:pPr>
      <w:del w:id="785" w:author="Marcos, Nathan" w:date="2020-11-06T22:09:00Z">
        <w:r w:rsidRPr="00AA538F" w:rsidDel="00847AF9">
          <w:rPr>
            <w:highlight w:val="yellow"/>
          </w:rPr>
          <w:delText xml:space="preserve">NOTE TO STUDENTS:  </w:delText>
        </w:r>
        <w:bookmarkStart w:id="786" w:name="_Toc55749630"/>
        <w:bookmarkStart w:id="787" w:name="_Toc55749750"/>
        <w:bookmarkStart w:id="788" w:name="_Toc55810127"/>
        <w:bookmarkStart w:id="789" w:name="_Toc55810168"/>
        <w:bookmarkStart w:id="790" w:name="_Toc58087413"/>
        <w:bookmarkStart w:id="791" w:name="_Toc58087454"/>
        <w:bookmarkStart w:id="792" w:name="_Toc58087495"/>
        <w:bookmarkStart w:id="793" w:name="_Toc58100763"/>
        <w:bookmarkStart w:id="794" w:name="_Toc58101880"/>
        <w:bookmarkStart w:id="795" w:name="_Toc58181204"/>
        <w:bookmarkStart w:id="796" w:name="_Toc58181292"/>
        <w:bookmarkEnd w:id="786"/>
        <w:bookmarkEnd w:id="787"/>
        <w:bookmarkEnd w:id="788"/>
        <w:bookmarkEnd w:id="789"/>
        <w:bookmarkEnd w:id="790"/>
        <w:bookmarkEnd w:id="791"/>
        <w:bookmarkEnd w:id="792"/>
        <w:bookmarkEnd w:id="793"/>
        <w:bookmarkEnd w:id="794"/>
        <w:bookmarkEnd w:id="795"/>
        <w:bookmarkEnd w:id="796"/>
      </w:del>
    </w:p>
    <w:p w14:paraId="6D8E1C81" w14:textId="2D3D20F1" w:rsidR="006163D4" w:rsidRPr="006D00CF" w:rsidDel="00847AF9" w:rsidRDefault="006163D4" w:rsidP="006163D4">
      <w:pPr>
        <w:pStyle w:val="ListParagraph"/>
        <w:numPr>
          <w:ilvl w:val="0"/>
          <w:numId w:val="8"/>
        </w:numPr>
        <w:rPr>
          <w:del w:id="797" w:author="Marcos, Nathan" w:date="2020-11-06T22:09:00Z"/>
          <w:highlight w:val="yellow"/>
        </w:rPr>
      </w:pPr>
      <w:del w:id="798" w:author="Marcos, Nathan" w:date="2020-11-06T22:09:00Z">
        <w:r w:rsidRPr="006D00CF" w:rsidDel="00847AF9">
          <w:rPr>
            <w:highlight w:val="yellow"/>
          </w:rPr>
          <w:delText xml:space="preserve">See Larman </w:delText>
        </w:r>
        <w:r w:rsidR="00022A7A" w:rsidDel="00847AF9">
          <w:rPr>
            <w:highlight w:val="yellow"/>
          </w:rPr>
          <w:delText>Chapter 15, UML Interaction Diagrams</w:delText>
        </w:r>
        <w:bookmarkStart w:id="799" w:name="_Toc55749631"/>
        <w:bookmarkStart w:id="800" w:name="_Toc55749751"/>
        <w:bookmarkStart w:id="801" w:name="_Toc55810128"/>
        <w:bookmarkStart w:id="802" w:name="_Toc55810169"/>
        <w:bookmarkStart w:id="803" w:name="_Toc58087414"/>
        <w:bookmarkStart w:id="804" w:name="_Toc58087455"/>
        <w:bookmarkStart w:id="805" w:name="_Toc58087496"/>
        <w:bookmarkStart w:id="806" w:name="_Toc58100764"/>
        <w:bookmarkStart w:id="807" w:name="_Toc58101881"/>
        <w:bookmarkStart w:id="808" w:name="_Toc58181205"/>
        <w:bookmarkStart w:id="809" w:name="_Toc58181293"/>
        <w:bookmarkEnd w:id="799"/>
        <w:bookmarkEnd w:id="800"/>
        <w:bookmarkEnd w:id="801"/>
        <w:bookmarkEnd w:id="802"/>
        <w:bookmarkEnd w:id="803"/>
        <w:bookmarkEnd w:id="804"/>
        <w:bookmarkEnd w:id="805"/>
        <w:bookmarkEnd w:id="806"/>
        <w:bookmarkEnd w:id="807"/>
        <w:bookmarkEnd w:id="808"/>
        <w:bookmarkEnd w:id="809"/>
      </w:del>
    </w:p>
    <w:p w14:paraId="7FE869E9" w14:textId="3E6F5278" w:rsidR="006163D4" w:rsidDel="00847AF9" w:rsidRDefault="006163D4" w:rsidP="006163D4">
      <w:pPr>
        <w:pStyle w:val="ListParagraph"/>
        <w:numPr>
          <w:ilvl w:val="0"/>
          <w:numId w:val="8"/>
        </w:numPr>
        <w:rPr>
          <w:del w:id="810" w:author="Marcos, Nathan" w:date="2020-11-06T22:09:00Z"/>
          <w:highlight w:val="yellow"/>
        </w:rPr>
      </w:pPr>
      <w:del w:id="811" w:author="Marcos, Nathan" w:date="2020-11-06T22:09:00Z">
        <w:r w:rsidRPr="006D00CF" w:rsidDel="00847AF9">
          <w:rPr>
            <w:highlight w:val="yellow"/>
          </w:rPr>
          <w:delText xml:space="preserve">Software </w:delText>
        </w:r>
        <w:r w:rsidDel="00847AF9">
          <w:rPr>
            <w:highlight w:val="yellow"/>
          </w:rPr>
          <w:delText>Sequence</w:delText>
        </w:r>
        <w:r w:rsidRPr="006D00CF" w:rsidDel="00847AF9">
          <w:rPr>
            <w:highlight w:val="yellow"/>
          </w:rPr>
          <w:delText xml:space="preserve"> Diagrams.  Make each diagram a new, numbered subparagraph.  Describe what you want the reader to take away after reading this diagram (what story is this diagram supporting)</w:delText>
        </w:r>
        <w:bookmarkStart w:id="812" w:name="_Toc55749632"/>
        <w:bookmarkStart w:id="813" w:name="_Toc55749752"/>
        <w:bookmarkStart w:id="814" w:name="_Toc55810129"/>
        <w:bookmarkStart w:id="815" w:name="_Toc55810170"/>
        <w:bookmarkStart w:id="816" w:name="_Toc58087415"/>
        <w:bookmarkStart w:id="817" w:name="_Toc58087456"/>
        <w:bookmarkStart w:id="818" w:name="_Toc58087497"/>
        <w:bookmarkStart w:id="819" w:name="_Toc58100765"/>
        <w:bookmarkStart w:id="820" w:name="_Toc58101882"/>
        <w:bookmarkStart w:id="821" w:name="_Toc58181206"/>
        <w:bookmarkStart w:id="822" w:name="_Toc58181294"/>
        <w:bookmarkEnd w:id="812"/>
        <w:bookmarkEnd w:id="813"/>
        <w:bookmarkEnd w:id="814"/>
        <w:bookmarkEnd w:id="815"/>
        <w:bookmarkEnd w:id="816"/>
        <w:bookmarkEnd w:id="817"/>
        <w:bookmarkEnd w:id="818"/>
        <w:bookmarkEnd w:id="819"/>
        <w:bookmarkEnd w:id="820"/>
        <w:bookmarkEnd w:id="821"/>
        <w:bookmarkEnd w:id="822"/>
      </w:del>
    </w:p>
    <w:p w14:paraId="2CE80BAB" w14:textId="69A7109A" w:rsidR="006163D4" w:rsidDel="00847AF9" w:rsidRDefault="006163D4" w:rsidP="006163D4">
      <w:pPr>
        <w:pStyle w:val="ListParagraph"/>
        <w:numPr>
          <w:ilvl w:val="0"/>
          <w:numId w:val="8"/>
        </w:numPr>
        <w:rPr>
          <w:del w:id="823" w:author="Marcos, Nathan" w:date="2020-11-06T22:09:00Z"/>
          <w:highlight w:val="yellow"/>
        </w:rPr>
      </w:pPr>
      <w:del w:id="824" w:author="Marcos, Nathan" w:date="2020-11-06T22:09:00Z">
        <w:r w:rsidDel="00847AF9">
          <w:rPr>
            <w:highlight w:val="yellow"/>
          </w:rPr>
          <w:delText>There is a strong, direct relationship between these Software Sequence Diagrams (SwSD) and your System Sequence Diagrams (SSDs).  Be sure to maintain this relationship.</w:delText>
        </w:r>
        <w:bookmarkStart w:id="825" w:name="_Toc55749633"/>
        <w:bookmarkStart w:id="826" w:name="_Toc55749753"/>
        <w:bookmarkStart w:id="827" w:name="_Toc55810130"/>
        <w:bookmarkStart w:id="828" w:name="_Toc55810171"/>
        <w:bookmarkStart w:id="829" w:name="_Toc58087416"/>
        <w:bookmarkStart w:id="830" w:name="_Toc58087457"/>
        <w:bookmarkStart w:id="831" w:name="_Toc58087498"/>
        <w:bookmarkStart w:id="832" w:name="_Toc58100766"/>
        <w:bookmarkStart w:id="833" w:name="_Toc58101883"/>
        <w:bookmarkStart w:id="834" w:name="_Toc58181207"/>
        <w:bookmarkStart w:id="835" w:name="_Toc58181295"/>
        <w:bookmarkEnd w:id="825"/>
        <w:bookmarkEnd w:id="826"/>
        <w:bookmarkEnd w:id="827"/>
        <w:bookmarkEnd w:id="828"/>
        <w:bookmarkEnd w:id="829"/>
        <w:bookmarkEnd w:id="830"/>
        <w:bookmarkEnd w:id="831"/>
        <w:bookmarkEnd w:id="832"/>
        <w:bookmarkEnd w:id="833"/>
        <w:bookmarkEnd w:id="834"/>
        <w:bookmarkEnd w:id="835"/>
      </w:del>
    </w:p>
    <w:p w14:paraId="4B8E7EAB" w14:textId="158160B3" w:rsidR="006163D4" w:rsidDel="00847AF9" w:rsidRDefault="006163D4" w:rsidP="006163D4">
      <w:pPr>
        <w:pStyle w:val="ListParagraph"/>
        <w:numPr>
          <w:ilvl w:val="0"/>
          <w:numId w:val="8"/>
        </w:numPr>
        <w:rPr>
          <w:del w:id="836" w:author="Marcos, Nathan" w:date="2020-11-06T22:09:00Z"/>
          <w:highlight w:val="yellow"/>
        </w:rPr>
      </w:pPr>
      <w:del w:id="837" w:author="Marcos, Nathan" w:date="2020-11-06T22:09:00Z">
        <w:r w:rsidDel="00847AF9">
          <w:rPr>
            <w:highlight w:val="yellow"/>
          </w:rPr>
          <w:delText xml:space="preserve">Software Sequence Diagrams </w:delText>
        </w:r>
        <w:r w:rsidR="00456D79" w:rsidDel="00847AF9">
          <w:rPr>
            <w:highlight w:val="yellow"/>
          </w:rPr>
          <w:delText xml:space="preserve">(SwSD) </w:delText>
        </w:r>
        <w:r w:rsidDel="00847AF9">
          <w:rPr>
            <w:highlight w:val="yellow"/>
          </w:rPr>
          <w:delText>ALWAYS start with an anonymous message received at a</w:delText>
        </w:r>
        <w:r w:rsidR="00456D79" w:rsidDel="00847AF9">
          <w:rPr>
            <w:highlight w:val="yellow"/>
          </w:rPr>
          <w:delText xml:space="preserve"> Domain Layer</w:delText>
        </w:r>
        <w:r w:rsidDel="00847AF9">
          <w:rPr>
            <w:highlight w:val="yellow"/>
          </w:rPr>
          <w:delText xml:space="preserve"> Interface, and ALWAYS end with an anonymous response.  Your goal is to trace the flow of execute through the Doman Layer in great, laborious detail.  Leave no stone unturned.  Your sequences should show a Domain Layer </w:delText>
        </w:r>
        <w:r w:rsidRPr="006163D4" w:rsidDel="00847AF9">
          <w:rPr>
            <w:highlight w:val="yellow"/>
            <w:u w:val="single"/>
          </w:rPr>
          <w:delText>Object</w:delText>
        </w:r>
        <w:r w:rsidRPr="006163D4" w:rsidDel="00847AF9">
          <w:rPr>
            <w:highlight w:val="yellow"/>
          </w:rPr>
          <w:delText xml:space="preserve"> consuming </w:delText>
        </w:r>
        <w:r w:rsidDel="00847AF9">
          <w:rPr>
            <w:highlight w:val="yellow"/>
          </w:rPr>
          <w:delText>the Technical Service</w:delText>
        </w:r>
        <w:r w:rsidR="00456D79" w:rsidDel="00847AF9">
          <w:rPr>
            <w:highlight w:val="yellow"/>
          </w:rPr>
          <w:delText>s Layer’s interfaces, but do not go deeper into the Technical Services Layer.</w:delText>
        </w:r>
        <w:bookmarkStart w:id="838" w:name="_Toc55749634"/>
        <w:bookmarkStart w:id="839" w:name="_Toc55749754"/>
        <w:bookmarkStart w:id="840" w:name="_Toc55810131"/>
        <w:bookmarkStart w:id="841" w:name="_Toc55810172"/>
        <w:bookmarkStart w:id="842" w:name="_Toc58087417"/>
        <w:bookmarkStart w:id="843" w:name="_Toc58087458"/>
        <w:bookmarkStart w:id="844" w:name="_Toc58087499"/>
        <w:bookmarkStart w:id="845" w:name="_Toc58100767"/>
        <w:bookmarkStart w:id="846" w:name="_Toc58101884"/>
        <w:bookmarkStart w:id="847" w:name="_Toc58181208"/>
        <w:bookmarkStart w:id="848" w:name="_Toc58181296"/>
        <w:bookmarkEnd w:id="838"/>
        <w:bookmarkEnd w:id="839"/>
        <w:bookmarkEnd w:id="840"/>
        <w:bookmarkEnd w:id="841"/>
        <w:bookmarkEnd w:id="842"/>
        <w:bookmarkEnd w:id="843"/>
        <w:bookmarkEnd w:id="844"/>
        <w:bookmarkEnd w:id="845"/>
        <w:bookmarkEnd w:id="846"/>
        <w:bookmarkEnd w:id="847"/>
        <w:bookmarkEnd w:id="848"/>
      </w:del>
    </w:p>
    <w:p w14:paraId="7777DA35" w14:textId="3C53F718" w:rsidR="00456D79" w:rsidDel="00847AF9" w:rsidRDefault="00456D79" w:rsidP="006163D4">
      <w:pPr>
        <w:pStyle w:val="ListParagraph"/>
        <w:numPr>
          <w:ilvl w:val="0"/>
          <w:numId w:val="8"/>
        </w:numPr>
        <w:rPr>
          <w:del w:id="849" w:author="Marcos, Nathan" w:date="2020-11-06T22:09:00Z"/>
          <w:highlight w:val="yellow"/>
        </w:rPr>
      </w:pPr>
      <w:del w:id="850" w:author="Marcos, Nathan" w:date="2020-11-06T22:09:00Z">
        <w:r w:rsidDel="00847AF9">
          <w:rPr>
            <w:highlight w:val="yellow"/>
          </w:rPr>
          <w:delText>Every message from the Actor to the System in every SSD is a sequence to be diagramed here.  Not every SSD, but rather every message on the SSD.  In other words, you need to provide a sequence of execution through the software for every request made by an Actor.  An SSD may produce 10 or 12 Software Sequence Diagrams.  Do not repeat sequences.  For example, if two SSDs show the same “Generate Weekly Consumption Report” request, and the system responds in the same way with the same information, then only one Software Sequence Diagram is required.</w:delText>
        </w:r>
        <w:bookmarkStart w:id="851" w:name="_Toc55749635"/>
        <w:bookmarkStart w:id="852" w:name="_Toc55749755"/>
        <w:bookmarkStart w:id="853" w:name="_Toc55810132"/>
        <w:bookmarkStart w:id="854" w:name="_Toc55810173"/>
        <w:bookmarkStart w:id="855" w:name="_Toc58087418"/>
        <w:bookmarkStart w:id="856" w:name="_Toc58087459"/>
        <w:bookmarkStart w:id="857" w:name="_Toc58087500"/>
        <w:bookmarkStart w:id="858" w:name="_Toc58100768"/>
        <w:bookmarkStart w:id="859" w:name="_Toc58101885"/>
        <w:bookmarkStart w:id="860" w:name="_Toc58181209"/>
        <w:bookmarkStart w:id="861" w:name="_Toc58181297"/>
        <w:bookmarkEnd w:id="851"/>
        <w:bookmarkEnd w:id="852"/>
        <w:bookmarkEnd w:id="853"/>
        <w:bookmarkEnd w:id="854"/>
        <w:bookmarkEnd w:id="855"/>
        <w:bookmarkEnd w:id="856"/>
        <w:bookmarkEnd w:id="857"/>
        <w:bookmarkEnd w:id="858"/>
        <w:bookmarkEnd w:id="859"/>
        <w:bookmarkEnd w:id="860"/>
        <w:bookmarkEnd w:id="861"/>
      </w:del>
    </w:p>
    <w:p w14:paraId="4D66040E" w14:textId="2E428F0F" w:rsidR="00F50AD7" w:rsidRPr="006163D4" w:rsidDel="00847AF9" w:rsidRDefault="00F50AD7" w:rsidP="006163D4">
      <w:pPr>
        <w:pStyle w:val="ListParagraph"/>
        <w:numPr>
          <w:ilvl w:val="0"/>
          <w:numId w:val="8"/>
        </w:numPr>
        <w:rPr>
          <w:del w:id="862" w:author="Marcos, Nathan" w:date="2020-11-06T22:09:00Z"/>
          <w:highlight w:val="yellow"/>
        </w:rPr>
      </w:pPr>
      <w:del w:id="863" w:author="Marcos, Nathan" w:date="2020-11-06T22:09:00Z">
        <w:r w:rsidDel="00847AF9">
          <w:rPr>
            <w:highlight w:val="yellow"/>
          </w:rPr>
          <w:delText xml:space="preserve">Every Scenario is a single path through the software – no decisions are </w:delText>
        </w:r>
        <w:r w:rsidR="004E3E2E" w:rsidDel="00847AF9">
          <w:rPr>
            <w:highlight w:val="yellow"/>
          </w:rPr>
          <w:delText>depicted</w:delText>
        </w:r>
        <w:r w:rsidR="006D3CB2" w:rsidDel="00847AF9">
          <w:rPr>
            <w:highlight w:val="yellow"/>
          </w:rPr>
          <w:delText>,</w:delText>
        </w:r>
        <w:r w:rsidDel="00847AF9">
          <w:rPr>
            <w:highlight w:val="yellow"/>
          </w:rPr>
          <w:delText xml:space="preserve"> and all loops have specific iteration counts and terminating criteria.  Advanced diagraming provides tools to combine scenario sequences, but we are not yet advanced modelers.  Sequence Diagrams have no decisions, and all loops shall be explicitly enumerated.</w:delText>
        </w:r>
        <w:bookmarkStart w:id="864" w:name="_Toc55749636"/>
        <w:bookmarkStart w:id="865" w:name="_Toc55749756"/>
        <w:bookmarkStart w:id="866" w:name="_Toc55810133"/>
        <w:bookmarkStart w:id="867" w:name="_Toc55810174"/>
        <w:bookmarkStart w:id="868" w:name="_Toc58087419"/>
        <w:bookmarkStart w:id="869" w:name="_Toc58087460"/>
        <w:bookmarkStart w:id="870" w:name="_Toc58087501"/>
        <w:bookmarkStart w:id="871" w:name="_Toc58100769"/>
        <w:bookmarkStart w:id="872" w:name="_Toc58101886"/>
        <w:bookmarkStart w:id="873" w:name="_Toc58181210"/>
        <w:bookmarkStart w:id="874" w:name="_Toc58181298"/>
        <w:bookmarkEnd w:id="864"/>
        <w:bookmarkEnd w:id="865"/>
        <w:bookmarkEnd w:id="866"/>
        <w:bookmarkEnd w:id="867"/>
        <w:bookmarkEnd w:id="868"/>
        <w:bookmarkEnd w:id="869"/>
        <w:bookmarkEnd w:id="870"/>
        <w:bookmarkEnd w:id="871"/>
        <w:bookmarkEnd w:id="872"/>
        <w:bookmarkEnd w:id="873"/>
        <w:bookmarkEnd w:id="874"/>
      </w:del>
    </w:p>
    <w:p w14:paraId="0902EDEF" w14:textId="0B126E64" w:rsidR="006163D4" w:rsidRPr="006D00CF" w:rsidDel="00847AF9" w:rsidRDefault="006163D4" w:rsidP="006163D4">
      <w:pPr>
        <w:pStyle w:val="ListParagraph"/>
        <w:numPr>
          <w:ilvl w:val="0"/>
          <w:numId w:val="8"/>
        </w:numPr>
        <w:rPr>
          <w:del w:id="875" w:author="Marcos, Nathan" w:date="2020-11-06T22:09:00Z"/>
          <w:highlight w:val="yellow"/>
        </w:rPr>
      </w:pPr>
      <w:del w:id="876" w:author="Marcos, Nathan" w:date="2020-11-06T22:09:00Z">
        <w:r w:rsidDel="00847AF9">
          <w:rPr>
            <w:highlight w:val="yellow"/>
          </w:rPr>
          <w:delText xml:space="preserve">All Objects on your Sequence Diagrams should be realized from a class in this </w:delText>
        </w:r>
        <w:r w:rsidR="00456D79" w:rsidDel="00847AF9">
          <w:rPr>
            <w:highlight w:val="yellow"/>
          </w:rPr>
          <w:delText>S</w:delText>
        </w:r>
        <w:r w:rsidDel="00847AF9">
          <w:rPr>
            <w:highlight w:val="yellow"/>
          </w:rPr>
          <w:delText xml:space="preserve">tatic </w:delText>
        </w:r>
        <w:r w:rsidR="00456D79" w:rsidDel="00847AF9">
          <w:rPr>
            <w:highlight w:val="yellow"/>
          </w:rPr>
          <w:delText>V</w:delText>
        </w:r>
        <w:r w:rsidDel="00847AF9">
          <w:rPr>
            <w:highlight w:val="yellow"/>
          </w:rPr>
          <w:delText>iew of the software design</w:delText>
        </w:r>
        <w:bookmarkStart w:id="877" w:name="_Toc55749637"/>
        <w:bookmarkStart w:id="878" w:name="_Toc55749757"/>
        <w:bookmarkStart w:id="879" w:name="_Toc55810134"/>
        <w:bookmarkStart w:id="880" w:name="_Toc55810175"/>
        <w:bookmarkStart w:id="881" w:name="_Toc58087420"/>
        <w:bookmarkStart w:id="882" w:name="_Toc58087461"/>
        <w:bookmarkStart w:id="883" w:name="_Toc58087502"/>
        <w:bookmarkStart w:id="884" w:name="_Toc58100770"/>
        <w:bookmarkStart w:id="885" w:name="_Toc58101887"/>
        <w:bookmarkStart w:id="886" w:name="_Toc58181211"/>
        <w:bookmarkStart w:id="887" w:name="_Toc58181299"/>
        <w:bookmarkEnd w:id="877"/>
        <w:bookmarkEnd w:id="878"/>
        <w:bookmarkEnd w:id="879"/>
        <w:bookmarkEnd w:id="880"/>
        <w:bookmarkEnd w:id="881"/>
        <w:bookmarkEnd w:id="882"/>
        <w:bookmarkEnd w:id="883"/>
        <w:bookmarkEnd w:id="884"/>
        <w:bookmarkEnd w:id="885"/>
        <w:bookmarkEnd w:id="886"/>
        <w:bookmarkEnd w:id="887"/>
      </w:del>
    </w:p>
    <w:p w14:paraId="506E9A01" w14:textId="6F4A1CD9" w:rsidR="006163D4" w:rsidRPr="006D00CF" w:rsidDel="00847AF9" w:rsidRDefault="006163D4" w:rsidP="006163D4">
      <w:pPr>
        <w:pStyle w:val="ListParagraph"/>
        <w:numPr>
          <w:ilvl w:val="0"/>
          <w:numId w:val="8"/>
        </w:numPr>
        <w:rPr>
          <w:del w:id="888" w:author="Marcos, Nathan" w:date="2020-11-06T22:09:00Z"/>
          <w:highlight w:val="yellow"/>
        </w:rPr>
      </w:pPr>
      <w:del w:id="889" w:author="Marcos, Nathan" w:date="2020-11-06T22:09:00Z">
        <w:r w:rsidRPr="006D00CF" w:rsidDel="00847AF9">
          <w:rPr>
            <w:highlight w:val="yellow"/>
          </w:rPr>
          <w:delText>Delete this NOTE before you deliver</w:delText>
        </w:r>
        <w:bookmarkStart w:id="890" w:name="_Toc55749638"/>
        <w:bookmarkStart w:id="891" w:name="_Toc55749758"/>
        <w:bookmarkStart w:id="892" w:name="_Toc55810135"/>
        <w:bookmarkStart w:id="893" w:name="_Toc55810176"/>
        <w:bookmarkStart w:id="894" w:name="_Toc58087421"/>
        <w:bookmarkStart w:id="895" w:name="_Toc58087462"/>
        <w:bookmarkStart w:id="896" w:name="_Toc58087503"/>
        <w:bookmarkStart w:id="897" w:name="_Toc58100771"/>
        <w:bookmarkStart w:id="898" w:name="_Toc58101888"/>
        <w:bookmarkStart w:id="899" w:name="_Toc58181212"/>
        <w:bookmarkStart w:id="900" w:name="_Toc58181300"/>
        <w:bookmarkEnd w:id="890"/>
        <w:bookmarkEnd w:id="891"/>
        <w:bookmarkEnd w:id="892"/>
        <w:bookmarkEnd w:id="893"/>
        <w:bookmarkEnd w:id="894"/>
        <w:bookmarkEnd w:id="895"/>
        <w:bookmarkEnd w:id="896"/>
        <w:bookmarkEnd w:id="897"/>
        <w:bookmarkEnd w:id="898"/>
        <w:bookmarkEnd w:id="899"/>
        <w:bookmarkEnd w:id="900"/>
      </w:del>
    </w:p>
    <w:p w14:paraId="18EE1722" w14:textId="3BC11C15" w:rsidR="006163D4" w:rsidRDefault="00D42D14" w:rsidP="00F50AD7">
      <w:pPr>
        <w:pStyle w:val="Heading2"/>
      </w:pPr>
      <w:bookmarkStart w:id="901" w:name="_Toc58181301"/>
      <w:ins w:id="902" w:author="Marcos, Nathan" w:date="2020-12-05T19:02:00Z">
        <w:r>
          <w:t>Add Payment</w:t>
        </w:r>
      </w:ins>
      <w:del w:id="903" w:author="Marcos, Nathan" w:date="2020-11-06T22:09:00Z">
        <w:r w:rsidR="00F50AD7" w:rsidDel="004D129A">
          <w:delText xml:space="preserve">&lt;Message </w:delText>
        </w:r>
        <w:r w:rsidR="00134483" w:rsidDel="004D129A">
          <w:delText xml:space="preserve">Name </w:delText>
        </w:r>
        <w:r w:rsidR="00F50AD7" w:rsidDel="004D129A">
          <w:delText>1&gt;</w:delText>
        </w:r>
      </w:del>
      <w:r w:rsidR="00F50AD7">
        <w:t xml:space="preserve"> Sequence of Execution</w:t>
      </w:r>
      <w:bookmarkEnd w:id="901"/>
    </w:p>
    <w:p w14:paraId="6727862D" w14:textId="3909F83C" w:rsidR="003C34F6" w:rsidRPr="006D00CF" w:rsidRDefault="003C34F6" w:rsidP="003C34F6">
      <w:pPr>
        <w:pStyle w:val="Heading3"/>
      </w:pPr>
      <w:bookmarkStart w:id="904" w:name="_Toc58181302"/>
      <w:r>
        <w:t>Software Interaction Diagram</w:t>
      </w:r>
      <w:bookmarkEnd w:id="904"/>
    </w:p>
    <w:p w14:paraId="72535578" w14:textId="70517695" w:rsidR="003C34F6" w:rsidRDefault="00A7202C">
      <w:pPr>
        <w:pStyle w:val="NormalL2"/>
        <w:jc w:val="center"/>
        <w:pPrChange w:id="905" w:author="Marcos, Nathan" w:date="2020-12-05T18:58:00Z">
          <w:pPr>
            <w:pStyle w:val="NormalL2"/>
          </w:pPr>
        </w:pPrChange>
      </w:pPr>
      <w:ins w:id="906" w:author="Marcos, Nathan" w:date="2020-12-07T11:06:00Z">
        <w:r>
          <w:rPr>
            <w:noProof/>
          </w:rPr>
          <w:drawing>
            <wp:inline distT="0" distB="0" distL="0" distR="0" wp14:anchorId="3A31B3E2" wp14:editId="561BB360">
              <wp:extent cx="8936966" cy="233767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51201" cy="2341399"/>
                      </a:xfrm>
                      <a:prstGeom prst="rect">
                        <a:avLst/>
                      </a:prstGeom>
                      <a:noFill/>
                      <a:ln>
                        <a:noFill/>
                      </a:ln>
                    </pic:spPr>
                  </pic:pic>
                </a:graphicData>
              </a:graphic>
            </wp:inline>
          </w:drawing>
        </w:r>
      </w:ins>
      <w:del w:id="907" w:author="Marcos, Nathan" w:date="2020-11-06T22:08:00Z">
        <w:r w:rsidR="003C34F6" w:rsidDel="004D129A">
          <w:delText>&lt;insert your sequence (typical) or collaboration diagram here&gt;</w:delText>
        </w:r>
      </w:del>
    </w:p>
    <w:p w14:paraId="0202D6BB" w14:textId="77777777" w:rsidR="003C34F6" w:rsidRPr="006D00CF" w:rsidRDefault="003C34F6" w:rsidP="003C34F6">
      <w:pPr>
        <w:pStyle w:val="Heading3"/>
      </w:pPr>
      <w:bookmarkStart w:id="908" w:name="_Toc58181303"/>
      <w:r>
        <w:t>Description</w:t>
      </w:r>
      <w:bookmarkEnd w:id="908"/>
    </w:p>
    <w:p w14:paraId="41F47A68" w14:textId="74D5A248" w:rsidR="003C34F6" w:rsidRDefault="003D5AEF" w:rsidP="003C34F6">
      <w:pPr>
        <w:pStyle w:val="NormalL2"/>
      </w:pPr>
      <w:ins w:id="909" w:author="Marcos, Nathan" w:date="2020-12-05T21:04:00Z">
        <w:r>
          <w:t xml:space="preserve">The </w:t>
        </w:r>
        <w:proofErr w:type="spellStart"/>
        <w:r>
          <w:t>CustomerHandler</w:t>
        </w:r>
        <w:proofErr w:type="spellEnd"/>
        <w:r>
          <w:t xml:space="preserve"> received a message of </w:t>
        </w:r>
        <w:proofErr w:type="spellStart"/>
        <w:r>
          <w:t>payCreditCard</w:t>
        </w:r>
        <w:proofErr w:type="spellEnd"/>
        <w:r>
          <w:t xml:space="preserve"> with the parameter Amazon parameter. The </w:t>
        </w:r>
        <w:proofErr w:type="spellStart"/>
        <w:r>
          <w:t>SessionHandler</w:t>
        </w:r>
        <w:proofErr w:type="spellEnd"/>
        <w:r>
          <w:t xml:space="preserve"> calls Amazon() from the Payment abstract class Amazon. </w:t>
        </w:r>
        <w:proofErr w:type="spellStart"/>
        <w:r>
          <w:t>PaymentHandler</w:t>
        </w:r>
        <w:proofErr w:type="spellEnd"/>
        <w:r>
          <w:t xml:space="preserve"> receives the Amazon details and sends it to </w:t>
        </w:r>
        <w:proofErr w:type="spellStart"/>
        <w:r>
          <w:t>CustomerHandler</w:t>
        </w:r>
        <w:proofErr w:type="spellEnd"/>
        <w:r>
          <w:t xml:space="preserve">. </w:t>
        </w:r>
        <w:proofErr w:type="spellStart"/>
        <w:r>
          <w:t>CustomerHandler</w:t>
        </w:r>
        <w:proofErr w:type="spellEnd"/>
        <w:r>
          <w:t xml:space="preserve"> adds the payment to the _</w:t>
        </w:r>
        <w:proofErr w:type="spellStart"/>
        <w:r>
          <w:t>paymentList</w:t>
        </w:r>
        <w:proofErr w:type="spellEnd"/>
        <w:r>
          <w:t xml:space="preserve"> vector, which then responds with a confirmation.</w:t>
        </w:r>
        <w:r w:rsidDel="008E7C2E">
          <w:t xml:space="preserve"> </w:t>
        </w:r>
      </w:ins>
      <w:del w:id="910" w:author="Marcos, Nathan" w:date="2020-11-06T22:10:00Z">
        <w:r w:rsidR="003C34F6" w:rsidDel="008E7C2E">
          <w:delText>&lt;Describe your diagram as you tell your story in words here&gt;</w:delText>
        </w:r>
      </w:del>
    </w:p>
    <w:p w14:paraId="5BE36FE3" w14:textId="6452F87C" w:rsidR="00356584" w:rsidRDefault="00356584" w:rsidP="00356584">
      <w:pPr>
        <w:pStyle w:val="Heading3"/>
      </w:pPr>
      <w:bookmarkStart w:id="911" w:name="_Toc58181304"/>
      <w:r>
        <w:t>SSD Traceability</w:t>
      </w:r>
      <w:bookmarkEnd w:id="911"/>
    </w:p>
    <w:p w14:paraId="19BA2C96" w14:textId="74A8C6B5" w:rsidR="003C34F6" w:rsidRDefault="00356584" w:rsidP="003C34F6">
      <w:pPr>
        <w:pStyle w:val="NormalL2"/>
      </w:pPr>
      <w:del w:id="912" w:author="Marcos, Nathan" w:date="2020-11-06T22:18:00Z">
        <w:r w:rsidDel="00471E7B">
          <w:delText>&lt;Identify the source SSD(s) for this message (a</w:delText>
        </w:r>
        <w:r w:rsidR="001E5205" w:rsidDel="00471E7B">
          <w:delText>k</w:delText>
        </w:r>
        <w:r w:rsidDel="00471E7B">
          <w:delText>a request)</w:delText>
        </w:r>
        <w:r w:rsidR="00C235E9" w:rsidDel="00471E7B">
          <w:delText xml:space="preserve">.  </w:delText>
        </w:r>
        <w:r w:rsidR="006D3CB2" w:rsidDel="00471E7B">
          <w:delText xml:space="preserve">(Remember SSDs are part of the Use Case Model; a requirements document.) </w:delText>
        </w:r>
        <w:r w:rsidR="00C235E9" w:rsidDel="00471E7B">
          <w:delText>Cross check that the message is the name of a function in a Domain Layer Interface, and that Domain Layer Interface is part of the above Static View (and the SAD’s Logical View)</w:delText>
        </w:r>
        <w:r w:rsidR="001E5205" w:rsidDel="00471E7B">
          <w:delText>&gt;</w:delText>
        </w:r>
      </w:del>
      <w:ins w:id="913" w:author="Marcos, Nathan" w:date="2020-12-05T22:28:00Z">
        <w:r w:rsidR="005B67E7">
          <w:t xml:space="preserve">This message can be found in the </w:t>
        </w:r>
      </w:ins>
      <w:ins w:id="914" w:author="Marcos, Nathan" w:date="2020-12-05T22:29:00Z">
        <w:r w:rsidR="005B67E7">
          <w:t>Book Flight use cases.</w:t>
        </w:r>
      </w:ins>
    </w:p>
    <w:p w14:paraId="5B6A2D22" w14:textId="1E74B5F7" w:rsidR="00D40040" w:rsidRDefault="00D42D14" w:rsidP="00D40040">
      <w:pPr>
        <w:pStyle w:val="Heading2"/>
      </w:pPr>
      <w:bookmarkStart w:id="915" w:name="_Toc58181305"/>
      <w:ins w:id="916" w:author="Marcos, Nathan" w:date="2020-12-05T19:02:00Z">
        <w:r>
          <w:lastRenderedPageBreak/>
          <w:t>Get Meal</w:t>
        </w:r>
      </w:ins>
      <w:del w:id="917" w:author="Marcos, Nathan" w:date="2020-11-06T22:19:00Z">
        <w:r w:rsidR="00D40040" w:rsidDel="0045516E">
          <w:delText>&lt;Message Name 2&gt;</w:delText>
        </w:r>
      </w:del>
      <w:r w:rsidR="00D40040">
        <w:t xml:space="preserve"> Sequence of Execution</w:t>
      </w:r>
      <w:bookmarkEnd w:id="915"/>
    </w:p>
    <w:p w14:paraId="13524F64" w14:textId="77777777" w:rsidR="00D40040" w:rsidRPr="006D00CF" w:rsidRDefault="00D40040" w:rsidP="00D40040">
      <w:pPr>
        <w:pStyle w:val="Heading3"/>
      </w:pPr>
      <w:bookmarkStart w:id="918" w:name="_Toc58181306"/>
      <w:r>
        <w:t>Software Interaction Diagram</w:t>
      </w:r>
      <w:bookmarkEnd w:id="918"/>
    </w:p>
    <w:p w14:paraId="57BC613B" w14:textId="619EAB29" w:rsidR="00D40040" w:rsidRDefault="009545F8">
      <w:pPr>
        <w:pStyle w:val="NormalL2"/>
        <w:jc w:val="center"/>
        <w:pPrChange w:id="919" w:author="Marcos, Nathan" w:date="2020-12-05T18:59:00Z">
          <w:pPr>
            <w:pStyle w:val="NormalL2"/>
          </w:pPr>
        </w:pPrChange>
      </w:pPr>
      <w:ins w:id="920" w:author="Marcos, Nathan" w:date="2020-12-05T18:59:00Z">
        <w:r>
          <w:rPr>
            <w:noProof/>
          </w:rPr>
          <w:drawing>
            <wp:inline distT="0" distB="0" distL="0" distR="0" wp14:anchorId="258A0B2F" wp14:editId="63738413">
              <wp:extent cx="5915025" cy="2295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025" cy="2295525"/>
                      </a:xfrm>
                      <a:prstGeom prst="rect">
                        <a:avLst/>
                      </a:prstGeom>
                      <a:noFill/>
                      <a:ln>
                        <a:noFill/>
                      </a:ln>
                    </pic:spPr>
                  </pic:pic>
                </a:graphicData>
              </a:graphic>
            </wp:inline>
          </w:drawing>
        </w:r>
      </w:ins>
      <w:del w:id="921" w:author="Marcos, Nathan" w:date="2020-11-06T22:09:00Z">
        <w:r w:rsidR="00D40040" w:rsidDel="004D129A">
          <w:delText>&lt;insert your sequence (typical) or collaboration diagram here&gt;</w:delText>
        </w:r>
      </w:del>
    </w:p>
    <w:p w14:paraId="70EAED39" w14:textId="77777777" w:rsidR="00D40040" w:rsidRPr="006D00CF" w:rsidRDefault="00D40040" w:rsidP="00D40040">
      <w:pPr>
        <w:pStyle w:val="Heading3"/>
      </w:pPr>
      <w:bookmarkStart w:id="922" w:name="_Toc58181307"/>
      <w:r>
        <w:t>Description</w:t>
      </w:r>
      <w:bookmarkEnd w:id="922"/>
    </w:p>
    <w:p w14:paraId="7F9B86E9" w14:textId="70AC3BB2" w:rsidR="00D40040" w:rsidRDefault="005B67E7" w:rsidP="00D40040">
      <w:pPr>
        <w:pStyle w:val="NormalL2"/>
      </w:pPr>
      <w:ins w:id="923" w:author="Marcos, Nathan" w:date="2020-12-05T22:29:00Z">
        <w:r>
          <w:t xml:space="preserve">A </w:t>
        </w:r>
        <w:proofErr w:type="spellStart"/>
        <w:r>
          <w:t>bookFlight</w:t>
        </w:r>
        <w:proofErr w:type="spellEnd"/>
        <w:r>
          <w:t xml:space="preserve"> call with the parameters 1, 1, Vegetarian, 1, First Class is sent to the </w:t>
        </w:r>
        <w:proofErr w:type="spellStart"/>
        <w:r>
          <w:t>CustomerHandler</w:t>
        </w:r>
        <w:proofErr w:type="spellEnd"/>
        <w:r>
          <w:t xml:space="preserve">. The </w:t>
        </w:r>
      </w:ins>
      <w:proofErr w:type="spellStart"/>
      <w:ins w:id="924" w:author="Marcos, Nathan" w:date="2020-12-05T22:30:00Z">
        <w:r>
          <w:t>CustomerHandler</w:t>
        </w:r>
        <w:proofErr w:type="spellEnd"/>
        <w:r>
          <w:t xml:space="preserve"> access</w:t>
        </w:r>
      </w:ins>
      <w:ins w:id="925" w:author="Marcos, Nathan" w:date="2020-12-05T22:31:00Z">
        <w:r>
          <w:t>es</w:t>
        </w:r>
      </w:ins>
      <w:ins w:id="926" w:author="Marcos, Nathan" w:date="2020-12-05T22:30:00Z">
        <w:r>
          <w:t xml:space="preserve"> Meal to retrieve the vegetarian details from the Vegetarian polymorphic class.</w:t>
        </w:r>
      </w:ins>
      <w:del w:id="927" w:author="Marcos, Nathan" w:date="2020-11-06T22:19:00Z">
        <w:r w:rsidR="00D40040" w:rsidDel="00737F46">
          <w:delText>&lt;Describe your diagram as you tell your story in words here&gt;</w:delText>
        </w:r>
      </w:del>
    </w:p>
    <w:p w14:paraId="0C93855E" w14:textId="77777777" w:rsidR="00D40040" w:rsidRDefault="00D40040" w:rsidP="00D40040">
      <w:pPr>
        <w:pStyle w:val="Heading3"/>
      </w:pPr>
      <w:bookmarkStart w:id="928" w:name="_Toc58181308"/>
      <w:r>
        <w:t>SSD Traceability</w:t>
      </w:r>
      <w:bookmarkEnd w:id="928"/>
    </w:p>
    <w:p w14:paraId="12703035" w14:textId="03994FCB" w:rsidR="00D40040" w:rsidRPr="003C34F6" w:rsidRDefault="005B67E7" w:rsidP="00D40040">
      <w:pPr>
        <w:pStyle w:val="NormalL2"/>
      </w:pPr>
      <w:ins w:id="929" w:author="Marcos, Nathan" w:date="2020-12-05T22:30:00Z">
        <w:r>
          <w:t>This request can be found in the Book Flight use case.</w:t>
        </w:r>
      </w:ins>
      <w:del w:id="930" w:author="Marcos, Nathan" w:date="2020-11-06T22:48:00Z">
        <w:r w:rsidR="00D40040" w:rsidDel="008E1DC0">
          <w:delText>&lt;Identify the source SSD(s) for this message (aka request).  (Remember SSDs are part of the Use Case Model; a requirements document.) Cross check that the message is the name of a function in a Domain Layer Interface, and that Domain Layer Interface is part of the above Static View (and the SAD’s Logical View)&gt;</w:delText>
        </w:r>
      </w:del>
    </w:p>
    <w:p w14:paraId="18C59E8F" w14:textId="320F547A" w:rsidR="00D40040" w:rsidRDefault="00D42D14" w:rsidP="00D40040">
      <w:pPr>
        <w:pStyle w:val="Heading2"/>
      </w:pPr>
      <w:bookmarkStart w:id="931" w:name="_Toc58181309"/>
      <w:ins w:id="932" w:author="Marcos, Nathan" w:date="2020-12-05T19:02:00Z">
        <w:r>
          <w:t>Get Ticket</w:t>
        </w:r>
      </w:ins>
      <w:del w:id="933" w:author="Marcos, Nathan" w:date="2020-11-06T22:49:00Z">
        <w:r w:rsidR="00D40040" w:rsidDel="002E12AC">
          <w:delText>&lt;Message Name 3&gt;</w:delText>
        </w:r>
      </w:del>
      <w:r w:rsidR="00D40040">
        <w:t xml:space="preserve"> Sequence of Execution</w:t>
      </w:r>
      <w:bookmarkEnd w:id="931"/>
    </w:p>
    <w:p w14:paraId="706090B7" w14:textId="77777777" w:rsidR="00D40040" w:rsidRPr="006D00CF" w:rsidRDefault="00D40040" w:rsidP="00D40040">
      <w:pPr>
        <w:pStyle w:val="Heading3"/>
      </w:pPr>
      <w:bookmarkStart w:id="934" w:name="_Toc58181310"/>
      <w:r>
        <w:t>Software Interaction Diagram</w:t>
      </w:r>
      <w:bookmarkEnd w:id="934"/>
    </w:p>
    <w:p w14:paraId="439CA23C" w14:textId="222E4653" w:rsidR="00D40040" w:rsidRDefault="00A7202C">
      <w:pPr>
        <w:pStyle w:val="NormalL2"/>
        <w:jc w:val="center"/>
        <w:pPrChange w:id="935" w:author="Marcos, Nathan" w:date="2020-12-05T18:59:00Z">
          <w:pPr>
            <w:pStyle w:val="NormalL2"/>
          </w:pPr>
        </w:pPrChange>
      </w:pPr>
      <w:ins w:id="936" w:author="Marcos, Nathan" w:date="2020-12-07T11:04:00Z">
        <w:r>
          <w:rPr>
            <w:noProof/>
          </w:rPr>
          <w:drawing>
            <wp:inline distT="0" distB="0" distL="0" distR="0" wp14:anchorId="6F9D523C" wp14:editId="5C6ECFFF">
              <wp:extent cx="3536950" cy="22948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6950" cy="2294890"/>
                      </a:xfrm>
                      <a:prstGeom prst="rect">
                        <a:avLst/>
                      </a:prstGeom>
                      <a:noFill/>
                      <a:ln>
                        <a:noFill/>
                      </a:ln>
                    </pic:spPr>
                  </pic:pic>
                </a:graphicData>
              </a:graphic>
            </wp:inline>
          </w:drawing>
        </w:r>
      </w:ins>
      <w:del w:id="937" w:author="Marcos, Nathan" w:date="2020-11-06T22:09:00Z">
        <w:r w:rsidR="00D40040" w:rsidDel="004D129A">
          <w:delText>&lt;insert your sequence (typical) or collaboration diagram here&gt;</w:delText>
        </w:r>
      </w:del>
    </w:p>
    <w:p w14:paraId="6B08A50C" w14:textId="77777777" w:rsidR="00D40040" w:rsidRPr="006D00CF" w:rsidRDefault="00D40040" w:rsidP="00D40040">
      <w:pPr>
        <w:pStyle w:val="Heading3"/>
      </w:pPr>
      <w:bookmarkStart w:id="938" w:name="_Toc58181311"/>
      <w:r>
        <w:lastRenderedPageBreak/>
        <w:t>Description</w:t>
      </w:r>
      <w:bookmarkEnd w:id="938"/>
    </w:p>
    <w:p w14:paraId="45B0A19D" w14:textId="0F9A2D40" w:rsidR="00D40040" w:rsidRDefault="002E12AC" w:rsidP="00D40040">
      <w:pPr>
        <w:pStyle w:val="NormalL2"/>
      </w:pPr>
      <w:ins w:id="939" w:author="Marcos, Nathan" w:date="2020-11-06T22:50:00Z">
        <w:r>
          <w:t>The</w:t>
        </w:r>
      </w:ins>
      <w:ins w:id="940" w:author="Marcos, Nathan" w:date="2020-12-05T22:31:00Z">
        <w:r w:rsidR="005B67E7">
          <w:t xml:space="preserve"> </w:t>
        </w:r>
        <w:proofErr w:type="spellStart"/>
        <w:r w:rsidR="005B67E7">
          <w:t>showTicket</w:t>
        </w:r>
        <w:proofErr w:type="spellEnd"/>
        <w:r w:rsidR="005B67E7">
          <w:t xml:space="preserve"> call with the parameters 1 is sent to the </w:t>
        </w:r>
        <w:proofErr w:type="spellStart"/>
        <w:r w:rsidR="005B67E7">
          <w:t>CustomerHandler</w:t>
        </w:r>
        <w:proofErr w:type="spellEnd"/>
        <w:r w:rsidR="005B67E7">
          <w:t xml:space="preserve">. The </w:t>
        </w:r>
        <w:proofErr w:type="spellStart"/>
        <w:r w:rsidR="005B67E7">
          <w:t>CustomerHandler</w:t>
        </w:r>
        <w:proofErr w:type="spellEnd"/>
        <w:r w:rsidR="005B67E7">
          <w:t xml:space="preserve"> accesses </w:t>
        </w:r>
      </w:ins>
      <w:ins w:id="941" w:author="Marcos, Nathan" w:date="2020-12-05T22:32:00Z">
        <w:r w:rsidR="005B67E7">
          <w:t>Ticket</w:t>
        </w:r>
      </w:ins>
      <w:ins w:id="942" w:author="Marcos, Nathan" w:date="2020-12-05T22:31:00Z">
        <w:r w:rsidR="005B67E7">
          <w:t xml:space="preserve"> to retrieve the </w:t>
        </w:r>
      </w:ins>
      <w:ins w:id="943" w:author="Marcos, Nathan" w:date="2020-12-05T22:32:00Z">
        <w:r w:rsidR="005B67E7">
          <w:t>ticket</w:t>
        </w:r>
      </w:ins>
      <w:ins w:id="944" w:author="Marcos, Nathan" w:date="2020-12-05T22:31:00Z">
        <w:r w:rsidR="005B67E7">
          <w:t xml:space="preserve"> details from the </w:t>
        </w:r>
      </w:ins>
      <w:ins w:id="945" w:author="Marcos, Nathan" w:date="2020-12-05T22:32:00Z">
        <w:r w:rsidR="005B67E7">
          <w:t>Ticket polymorphic class based on a previously booked flight.</w:t>
        </w:r>
      </w:ins>
      <w:ins w:id="946" w:author="Marcos, Nathan" w:date="2020-11-06T22:50:00Z">
        <w:r>
          <w:t xml:space="preserve"> </w:t>
        </w:r>
      </w:ins>
      <w:del w:id="947" w:author="Marcos, Nathan" w:date="2020-11-06T22:49:00Z">
        <w:r w:rsidR="00D40040" w:rsidDel="002E12AC">
          <w:delText>&lt;Describe your diagram as you tell your story in words here&gt;</w:delText>
        </w:r>
      </w:del>
    </w:p>
    <w:p w14:paraId="2434DF60" w14:textId="77777777" w:rsidR="00D40040" w:rsidRDefault="00D40040" w:rsidP="00D40040">
      <w:pPr>
        <w:pStyle w:val="Heading3"/>
      </w:pPr>
      <w:bookmarkStart w:id="948" w:name="_Toc58181312"/>
      <w:r>
        <w:t>SSD Traceability</w:t>
      </w:r>
      <w:bookmarkEnd w:id="948"/>
    </w:p>
    <w:p w14:paraId="1B6A2976" w14:textId="38ED42C8" w:rsidR="00D40040" w:rsidRPr="003C34F6" w:rsidDel="00A54F3D" w:rsidRDefault="00C60721">
      <w:pPr>
        <w:pStyle w:val="NormalL2"/>
        <w:rPr>
          <w:del w:id="949" w:author="Marcos, Nathan" w:date="2020-11-06T20:58:00Z"/>
        </w:rPr>
      </w:pPr>
      <w:ins w:id="950" w:author="Marcos, Nathan" w:date="2020-11-06T22:58:00Z">
        <w:r>
          <w:t xml:space="preserve">This request can be found in the </w:t>
        </w:r>
      </w:ins>
      <w:ins w:id="951" w:author="Marcos, Nathan" w:date="2020-12-05T22:33:00Z">
        <w:r w:rsidR="005B67E7">
          <w:t>Retriev</w:t>
        </w:r>
      </w:ins>
      <w:ins w:id="952" w:author="Jared Castaneda" w:date="2020-12-06T20:40:00Z">
        <w:r w:rsidR="001A5C91">
          <w:t xml:space="preserve">e </w:t>
        </w:r>
      </w:ins>
      <w:ins w:id="953" w:author="Marcos, Nathan" w:date="2020-12-05T22:33:00Z">
        <w:del w:id="954" w:author="Jared Castaneda" w:date="2020-12-06T20:40:00Z">
          <w:r w:rsidR="005B67E7" w:rsidDel="001A5C91">
            <w:delText xml:space="preserve">ing Purchased </w:delText>
          </w:r>
        </w:del>
        <w:r w:rsidR="005B67E7">
          <w:t xml:space="preserve">Ticket </w:t>
        </w:r>
      </w:ins>
      <w:ins w:id="955" w:author="Jared Castaneda" w:date="2020-12-06T20:40:00Z">
        <w:r w:rsidR="001A5C91">
          <w:t xml:space="preserve">to Board Flight </w:t>
        </w:r>
      </w:ins>
      <w:ins w:id="956" w:author="Marcos, Nathan" w:date="2020-12-05T22:33:00Z">
        <w:r w:rsidR="005B67E7">
          <w:t>use case.</w:t>
        </w:r>
      </w:ins>
      <w:del w:id="957" w:author="Marcos, Nathan" w:date="2020-11-06T22:58:00Z">
        <w:r w:rsidR="00D40040" w:rsidDel="00C60721">
          <w:delText>&lt;Identify the source SSD(s) for this message (aka request).  (Remember SSDs are part of the Use Case Model; a requirements document.) Cross check that the message is the name of a function in a Domain Layer Interface, and that Domain Layer Interface is part of the above Static View (and the SAD’s Logical View)&gt;</w:delText>
        </w:r>
      </w:del>
    </w:p>
    <w:p w14:paraId="2BE44509" w14:textId="3F4C406E" w:rsidR="00D40040" w:rsidDel="00A54F3D" w:rsidRDefault="00D40040">
      <w:pPr>
        <w:pStyle w:val="NormalL2"/>
        <w:rPr>
          <w:del w:id="958" w:author="Marcos, Nathan" w:date="2020-11-06T20:58:00Z"/>
        </w:rPr>
        <w:pPrChange w:id="959" w:author="Marcos, Nathan" w:date="2020-11-06T20:58:00Z">
          <w:pPr>
            <w:pStyle w:val="Heading2"/>
          </w:pPr>
        </w:pPrChange>
      </w:pPr>
      <w:del w:id="960" w:author="Marcos, Nathan" w:date="2020-11-06T20:58:00Z">
        <w:r w:rsidDel="00A54F3D">
          <w:delText>&lt;Message Name X …&gt; Sequence of Execution</w:delText>
        </w:r>
      </w:del>
    </w:p>
    <w:p w14:paraId="6F393CD7" w14:textId="73110330" w:rsidR="00D40040" w:rsidRPr="006D00CF" w:rsidDel="00A54F3D" w:rsidRDefault="00D40040">
      <w:pPr>
        <w:pStyle w:val="NormalL2"/>
        <w:rPr>
          <w:del w:id="961" w:author="Marcos, Nathan" w:date="2020-11-06T20:58:00Z"/>
        </w:rPr>
        <w:pPrChange w:id="962" w:author="Marcos, Nathan" w:date="2020-11-06T20:58:00Z">
          <w:pPr>
            <w:pStyle w:val="Heading3"/>
          </w:pPr>
        </w:pPrChange>
      </w:pPr>
      <w:del w:id="963" w:author="Marcos, Nathan" w:date="2020-11-06T20:58:00Z">
        <w:r w:rsidDel="00A54F3D">
          <w:delText>Software Interaction Diagram</w:delText>
        </w:r>
      </w:del>
    </w:p>
    <w:p w14:paraId="01DFE464" w14:textId="14005C97" w:rsidR="00D40040" w:rsidDel="00A54F3D" w:rsidRDefault="00D40040">
      <w:pPr>
        <w:pStyle w:val="NormalL2"/>
        <w:rPr>
          <w:del w:id="964" w:author="Marcos, Nathan" w:date="2020-11-06T20:58:00Z"/>
        </w:rPr>
      </w:pPr>
      <w:del w:id="965" w:author="Marcos, Nathan" w:date="2020-11-06T20:58:00Z">
        <w:r w:rsidDel="00A54F3D">
          <w:delText>&lt;insert your sequence (typical) or collaboration diagram here&gt;</w:delText>
        </w:r>
      </w:del>
    </w:p>
    <w:p w14:paraId="0549938B" w14:textId="51660D11" w:rsidR="00D40040" w:rsidRPr="006D00CF" w:rsidDel="00A54F3D" w:rsidRDefault="00D40040">
      <w:pPr>
        <w:pStyle w:val="NormalL2"/>
        <w:rPr>
          <w:del w:id="966" w:author="Marcos, Nathan" w:date="2020-11-06T20:58:00Z"/>
        </w:rPr>
        <w:pPrChange w:id="967" w:author="Marcos, Nathan" w:date="2020-11-06T20:58:00Z">
          <w:pPr>
            <w:pStyle w:val="Heading3"/>
          </w:pPr>
        </w:pPrChange>
      </w:pPr>
      <w:del w:id="968" w:author="Marcos, Nathan" w:date="2020-11-06T20:58:00Z">
        <w:r w:rsidDel="00A54F3D">
          <w:delText>Description</w:delText>
        </w:r>
      </w:del>
    </w:p>
    <w:p w14:paraId="72ADEC59" w14:textId="5F0927BE" w:rsidR="00D40040" w:rsidDel="00A54F3D" w:rsidRDefault="00D40040">
      <w:pPr>
        <w:pStyle w:val="NormalL2"/>
        <w:rPr>
          <w:del w:id="969" w:author="Marcos, Nathan" w:date="2020-11-06T20:58:00Z"/>
        </w:rPr>
      </w:pPr>
      <w:del w:id="970" w:author="Marcos, Nathan" w:date="2020-11-06T20:58:00Z">
        <w:r w:rsidDel="00A54F3D">
          <w:delText>&lt;Describe your diagram as you tell your story in words here&gt;</w:delText>
        </w:r>
      </w:del>
    </w:p>
    <w:p w14:paraId="155113A7" w14:textId="44D2B052" w:rsidR="00D40040" w:rsidDel="00A54F3D" w:rsidRDefault="00D40040">
      <w:pPr>
        <w:pStyle w:val="NormalL2"/>
        <w:rPr>
          <w:del w:id="971" w:author="Marcos, Nathan" w:date="2020-11-06T20:58:00Z"/>
        </w:rPr>
        <w:pPrChange w:id="972" w:author="Marcos, Nathan" w:date="2020-11-06T20:58:00Z">
          <w:pPr>
            <w:pStyle w:val="Heading3"/>
          </w:pPr>
        </w:pPrChange>
      </w:pPr>
      <w:del w:id="973" w:author="Marcos, Nathan" w:date="2020-11-06T20:58:00Z">
        <w:r w:rsidDel="00A54F3D">
          <w:delText>SSD Traceability</w:delText>
        </w:r>
      </w:del>
    </w:p>
    <w:p w14:paraId="626BA5A3" w14:textId="2B1529D7" w:rsidR="00D40040" w:rsidRPr="003C34F6" w:rsidRDefault="00D40040">
      <w:pPr>
        <w:pStyle w:val="NormalL2"/>
      </w:pPr>
      <w:del w:id="974" w:author="Marcos, Nathan" w:date="2020-11-06T20:58:00Z">
        <w:r w:rsidDel="00A54F3D">
          <w:delText>&lt;Identify the source SSD(s) for this message (aka request).  (Remember SSDs are part of the Use Case Model; a requirements document.) Cross check that the message is the name of a function in a Domain Layer Interface, and that Domain Layer Interface is part of the above Static View (and the SAD’s Logical View)&gt;</w:delText>
        </w:r>
      </w:del>
    </w:p>
    <w:p w14:paraId="40D10E4C" w14:textId="77777777" w:rsidR="00D40040" w:rsidRPr="003C34F6" w:rsidRDefault="00D40040" w:rsidP="003C34F6">
      <w:pPr>
        <w:pStyle w:val="NormalL2"/>
      </w:pPr>
    </w:p>
    <w:sectPr w:rsidR="00D40040" w:rsidRPr="003C34F6" w:rsidSect="003D45FE">
      <w:headerReference w:type="default" r:id="rId35"/>
      <w:footerReference w:type="default" r:id="rId36"/>
      <w:type w:val="oddPage"/>
      <w:pgSz w:w="15840" w:h="12240" w:orient="landscape"/>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C152E" w14:textId="77777777" w:rsidR="00913D02" w:rsidRDefault="00913D02" w:rsidP="00D73986">
      <w:r>
        <w:separator/>
      </w:r>
    </w:p>
  </w:endnote>
  <w:endnote w:type="continuationSeparator" w:id="0">
    <w:p w14:paraId="4F397403" w14:textId="77777777" w:rsidR="00913D02" w:rsidRDefault="00913D02"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598C0" w14:textId="77777777" w:rsidR="00A22923" w:rsidRDefault="00A229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59098" w14:textId="77777777" w:rsidR="00A22923" w:rsidRDefault="00A22923" w:rsidP="00BB4B7F">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8EB19" w14:textId="77777777" w:rsidR="00A22923" w:rsidRDefault="00A229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A077" w14:textId="5715E2A5" w:rsidR="00A22923" w:rsidRPr="00E11F13" w:rsidRDefault="00A22923" w:rsidP="00BB4B7F">
    <w:pPr>
      <w:pStyle w:val="Footer"/>
      <w:pBdr>
        <w:top w:val="thickThinMediumGap" w:sz="4" w:space="1" w:color="auto"/>
      </w:pBdr>
    </w:pPr>
    <w:r w:rsidRPr="00E11F13">
      <w:fldChar w:fldCharType="begin"/>
    </w:r>
    <w:r w:rsidRPr="00E11F13">
      <w:instrText xml:space="preserve"> REF ProjectName \h  \* MERGEFORMAT </w:instrText>
    </w:r>
    <w:r w:rsidRPr="00E11F13">
      <w:fldChar w:fldCharType="separate"/>
    </w:r>
    <w:proofErr w:type="spellStart"/>
    <w:ins w:id="575" w:author="Marcos, Nathan" w:date="2020-11-06T20:59:00Z">
      <w:r>
        <w:t>Tuffy</w:t>
      </w:r>
      <w:proofErr w:type="spellEnd"/>
      <w:r>
        <w:t xml:space="preserve"> Flights</w:t>
      </w:r>
    </w:ins>
    <w:del w:id="576" w:author="Marcos, Nathan" w:date="2020-11-06T20:59:00Z">
      <w:r w:rsidRPr="00EC7326" w:rsidDel="00991727">
        <w:delText>&lt;Your Project Title here</w:delText>
      </w:r>
      <w:r w:rsidDel="00991727">
        <w:delText>&gt;</w:delText>
      </w:r>
    </w:del>
    <w:r>
      <w:t xml:space="preserve"> </w:t>
    </w:r>
    <w:r w:rsidRPr="00E11F13">
      <w:fldChar w:fldCharType="end"/>
    </w:r>
    <w:r w:rsidRPr="00E11F13">
      <w:tab/>
    </w:r>
    <w:r w:rsidRPr="00E11F13">
      <w:tab/>
      <w:t xml:space="preserve">Page </w:t>
    </w:r>
    <w:r w:rsidRPr="00E11F13">
      <w:fldChar w:fldCharType="begin"/>
    </w:r>
    <w:r w:rsidRPr="00E11F13">
      <w:instrText xml:space="preserve"> PAGE  \* roman  \* MERGEFORMAT </w:instrText>
    </w:r>
    <w:r w:rsidRPr="00E11F13">
      <w:fldChar w:fldCharType="separate"/>
    </w:r>
    <w:r w:rsidRPr="00E11F13">
      <w:t>i</w:t>
    </w:r>
    <w:r w:rsidRPr="00E11F13">
      <w:fldChar w:fldCharType="end"/>
    </w:r>
    <w:r w:rsidRPr="00E11F13">
      <w:t xml:space="preserve"> of </w:t>
    </w:r>
    <w:fldSimple w:instr=" SECTIONPAGES  \* roman  \* MERGEFORMAT ">
      <w:r w:rsidR="00292434">
        <w:rPr>
          <w:noProof/>
        </w:rPr>
        <w:t>ii</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DF29" w14:textId="46DB0FBB" w:rsidR="00A22923" w:rsidRDefault="00A22923" w:rsidP="003D45FE">
    <w:pPr>
      <w:pStyle w:val="Footer"/>
      <w:pBdr>
        <w:top w:val="thickThinMediumGap" w:sz="4" w:space="1" w:color="auto"/>
      </w:pBdr>
      <w:tabs>
        <w:tab w:val="clear" w:pos="5400"/>
        <w:tab w:val="clear" w:pos="10800"/>
        <w:tab w:val="center" w:pos="7200"/>
        <w:tab w:val="right" w:pos="14400"/>
      </w:tabs>
    </w:pPr>
    <w:r w:rsidRPr="007C6B90">
      <w:fldChar w:fldCharType="begin"/>
    </w:r>
    <w:r w:rsidRPr="007C6B90">
      <w:instrText xml:space="preserve"> REF ProjectName \h  \* MERGEFORMAT </w:instrText>
    </w:r>
    <w:r w:rsidRPr="007C6B90">
      <w:fldChar w:fldCharType="separate"/>
    </w:r>
    <w:del w:id="979" w:author="Marcos, Nathan" w:date="2020-11-06T20:59:00Z">
      <w:r w:rsidRPr="00EC7326" w:rsidDel="00991727">
        <w:delText>&lt;Your Project Title here</w:delText>
      </w:r>
      <w:r w:rsidDel="00991727">
        <w:delText>&gt;</w:delText>
      </w:r>
    </w:del>
    <w:proofErr w:type="spellStart"/>
    <w:ins w:id="980" w:author="Marcos, Nathan" w:date="2020-11-06T20:59:00Z">
      <w:r>
        <w:t>Tuffy</w:t>
      </w:r>
      <w:proofErr w:type="spellEnd"/>
      <w:r>
        <w:t xml:space="preserve"> Flights</w:t>
      </w:r>
    </w:ins>
    <w:r>
      <w:t xml:space="preserve">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fldSimple w:instr=" NUMPAGES   \* MERGEFORMAT ">
      <w:r w:rsidR="00292434">
        <w:rPr>
          <w:noProof/>
        </w:rPr>
        <w:instrText>10</w:instrText>
      </w:r>
    </w:fldSimple>
    <w:r>
      <w:instrText xml:space="preserve"> - </w:instrText>
    </w:r>
    <w:fldSimple w:instr=" PAGEREF  EndOfTOC  \* MERGEFORMAT ">
      <w:r w:rsidR="00292434">
        <w:rPr>
          <w:noProof/>
        </w:rPr>
        <w:instrText>2</w:instrText>
      </w:r>
    </w:fldSimple>
    <w:r>
      <w:instrText xml:space="preserve"> - 1 </w:instrText>
    </w:r>
    <w:r>
      <w:fldChar w:fldCharType="separate"/>
    </w:r>
    <w:r w:rsidR="00292434">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AE941" w14:textId="77777777" w:rsidR="00913D02" w:rsidRDefault="00913D02" w:rsidP="00D73986">
      <w:r>
        <w:separator/>
      </w:r>
    </w:p>
  </w:footnote>
  <w:footnote w:type="continuationSeparator" w:id="0">
    <w:p w14:paraId="246DCD01" w14:textId="77777777" w:rsidR="00913D02" w:rsidRDefault="00913D02"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19137" w14:textId="77777777" w:rsidR="00A22923" w:rsidRDefault="00A229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BFE7" w14:textId="77777777" w:rsidR="00A22923" w:rsidRDefault="00A22923" w:rsidP="00BB4B7F">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3355C" w14:textId="77777777" w:rsidR="00A22923" w:rsidRDefault="00A229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14E" w14:textId="26CB1F03" w:rsidR="00A22923" w:rsidRPr="00C237FA" w:rsidRDefault="00A22923" w:rsidP="00D73986">
    <w:pPr>
      <w:pStyle w:val="Header"/>
    </w:pPr>
    <w:r w:rsidRPr="00C237FA">
      <w:fldChar w:fldCharType="begin"/>
    </w:r>
    <w:r w:rsidRPr="00C237FA">
      <w:instrText xml:space="preserve"> REF DocumentTitle \h  \* MERGEFORMAT </w:instrText>
    </w:r>
    <w:r w:rsidRPr="00C237FA">
      <w:fldChar w:fldCharType="separate"/>
    </w:r>
    <w:r>
      <w:t xml:space="preserve">Design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571" w:author="Jared Castaneda" w:date="2020-12-07T13:48:00Z">
      <w:r w:rsidR="0063321B">
        <w:rPr>
          <w:noProof/>
        </w:rPr>
        <w:t>Monday, December 7, 2020</w:t>
      </w:r>
    </w:ins>
    <w:ins w:id="572" w:author="Marcos, Nathan" w:date="2020-12-07T11:03:00Z">
      <w:del w:id="573" w:author="Jared Castaneda" w:date="2020-12-07T13:48:00Z">
        <w:r w:rsidR="00A7202C" w:rsidDel="0063321B">
          <w:rPr>
            <w:noProof/>
          </w:rPr>
          <w:delText>Sunday, December 6, 2020</w:delText>
        </w:r>
      </w:del>
    </w:ins>
    <w:del w:id="574" w:author="Jared Castaneda" w:date="2020-12-07T13:48:00Z">
      <w:r w:rsidDel="0063321B">
        <w:rPr>
          <w:noProof/>
        </w:rPr>
        <w:delText>Thursday, October 15, 2020</w:delText>
      </w:r>
    </w:del>
    <w:r w:rsidRPr="00C237F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79F8" w14:textId="77777777" w:rsidR="00A22923" w:rsidRDefault="00A22923" w:rsidP="00D739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4DCF" w14:textId="1A266CA1" w:rsidR="00A22923" w:rsidRPr="00C237FA" w:rsidRDefault="00A22923" w:rsidP="003D45FE">
    <w:pPr>
      <w:pStyle w:val="Header"/>
      <w:tabs>
        <w:tab w:val="clear" w:pos="5400"/>
        <w:tab w:val="clear" w:pos="10800"/>
        <w:tab w:val="center" w:pos="7200"/>
        <w:tab w:val="right" w:pos="14400"/>
      </w:tabs>
    </w:pPr>
    <w:r w:rsidRPr="00C237FA">
      <w:fldChar w:fldCharType="begin"/>
    </w:r>
    <w:r w:rsidRPr="00C237FA">
      <w:instrText xml:space="preserve"> REF DocumentTitle \h  \* MERGEFORMAT </w:instrText>
    </w:r>
    <w:r w:rsidRPr="00C237FA">
      <w:fldChar w:fldCharType="separate"/>
    </w:r>
    <w:r>
      <w:t xml:space="preserve">Design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975" w:author="Jared Castaneda" w:date="2020-12-07T13:48:00Z">
      <w:r w:rsidR="0063321B">
        <w:rPr>
          <w:noProof/>
        </w:rPr>
        <w:t>Monday, December 7, 2020</w:t>
      </w:r>
    </w:ins>
    <w:ins w:id="976" w:author="Marcos, Nathan" w:date="2020-12-07T11:03:00Z">
      <w:del w:id="977" w:author="Jared Castaneda" w:date="2020-12-07T13:48:00Z">
        <w:r w:rsidR="00A7202C" w:rsidDel="0063321B">
          <w:rPr>
            <w:noProof/>
          </w:rPr>
          <w:delText>Sunday, December 6, 2020</w:delText>
        </w:r>
      </w:del>
    </w:ins>
    <w:del w:id="978" w:author="Jared Castaneda" w:date="2020-12-07T13:48:00Z">
      <w:r w:rsidDel="0063321B">
        <w:rPr>
          <w:noProof/>
        </w:rPr>
        <w:delText>Thursday, October 15, 2020</w:delText>
      </w:r>
    </w:del>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33067"/>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08452CB"/>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C546AD1"/>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7"/>
  </w:num>
  <w:num w:numId="5">
    <w:abstractNumId w:val="1"/>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os, Nathan">
    <w15:presenceInfo w15:providerId="None" w15:userId="Marcos, Nathan"/>
  </w15:person>
  <w15:person w15:author="Jared Castaneda">
    <w15:presenceInfo w15:providerId="Windows Live" w15:userId="eba50c435f555d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016D2"/>
    <w:rsid w:val="000111FA"/>
    <w:rsid w:val="00022A7A"/>
    <w:rsid w:val="000246CF"/>
    <w:rsid w:val="000774C0"/>
    <w:rsid w:val="000B5A73"/>
    <w:rsid w:val="000C530D"/>
    <w:rsid w:val="000D187E"/>
    <w:rsid w:val="000E24B8"/>
    <w:rsid w:val="000E65F5"/>
    <w:rsid w:val="000E790D"/>
    <w:rsid w:val="001004FB"/>
    <w:rsid w:val="00126BCF"/>
    <w:rsid w:val="0013122B"/>
    <w:rsid w:val="00134483"/>
    <w:rsid w:val="00151747"/>
    <w:rsid w:val="00190AB3"/>
    <w:rsid w:val="00196868"/>
    <w:rsid w:val="001A5C91"/>
    <w:rsid w:val="001E5205"/>
    <w:rsid w:val="001E5FB9"/>
    <w:rsid w:val="00205B61"/>
    <w:rsid w:val="002123FE"/>
    <w:rsid w:val="00216483"/>
    <w:rsid w:val="0023674B"/>
    <w:rsid w:val="002564AD"/>
    <w:rsid w:val="00284998"/>
    <w:rsid w:val="00292434"/>
    <w:rsid w:val="002A1709"/>
    <w:rsid w:val="002D5DF5"/>
    <w:rsid w:val="002E12AC"/>
    <w:rsid w:val="003005FF"/>
    <w:rsid w:val="003225A2"/>
    <w:rsid w:val="00345094"/>
    <w:rsid w:val="00347A0C"/>
    <w:rsid w:val="00350166"/>
    <w:rsid w:val="003557CC"/>
    <w:rsid w:val="00356584"/>
    <w:rsid w:val="00372871"/>
    <w:rsid w:val="00395D91"/>
    <w:rsid w:val="00396D65"/>
    <w:rsid w:val="003B7FC8"/>
    <w:rsid w:val="003C34F6"/>
    <w:rsid w:val="003C64CD"/>
    <w:rsid w:val="003D45FE"/>
    <w:rsid w:val="003D5AEF"/>
    <w:rsid w:val="003F75FF"/>
    <w:rsid w:val="003F7837"/>
    <w:rsid w:val="004478A3"/>
    <w:rsid w:val="0045516E"/>
    <w:rsid w:val="00456D79"/>
    <w:rsid w:val="00460194"/>
    <w:rsid w:val="00471E7B"/>
    <w:rsid w:val="00492FDE"/>
    <w:rsid w:val="004931D0"/>
    <w:rsid w:val="004B3E40"/>
    <w:rsid w:val="004B6B2A"/>
    <w:rsid w:val="004C00E5"/>
    <w:rsid w:val="004C07A5"/>
    <w:rsid w:val="004C0965"/>
    <w:rsid w:val="004C3DF1"/>
    <w:rsid w:val="004D129A"/>
    <w:rsid w:val="004E3CBF"/>
    <w:rsid w:val="004E3E2E"/>
    <w:rsid w:val="004F22BD"/>
    <w:rsid w:val="0053726D"/>
    <w:rsid w:val="00537B55"/>
    <w:rsid w:val="00562A15"/>
    <w:rsid w:val="00566D30"/>
    <w:rsid w:val="00575AAD"/>
    <w:rsid w:val="005A37B9"/>
    <w:rsid w:val="005B1270"/>
    <w:rsid w:val="005B67E7"/>
    <w:rsid w:val="005C0CF6"/>
    <w:rsid w:val="005C2960"/>
    <w:rsid w:val="005D2D1F"/>
    <w:rsid w:val="005E6A7F"/>
    <w:rsid w:val="005E7BE0"/>
    <w:rsid w:val="00604E16"/>
    <w:rsid w:val="00605D56"/>
    <w:rsid w:val="006163D4"/>
    <w:rsid w:val="00617FFC"/>
    <w:rsid w:val="00622604"/>
    <w:rsid w:val="00632A38"/>
    <w:rsid w:val="0063321B"/>
    <w:rsid w:val="0063638E"/>
    <w:rsid w:val="00656E0B"/>
    <w:rsid w:val="006575A1"/>
    <w:rsid w:val="006815E2"/>
    <w:rsid w:val="00686996"/>
    <w:rsid w:val="006912D0"/>
    <w:rsid w:val="006B6E74"/>
    <w:rsid w:val="006D00CF"/>
    <w:rsid w:val="006D3CB2"/>
    <w:rsid w:val="006E14FE"/>
    <w:rsid w:val="00737F46"/>
    <w:rsid w:val="00760A8E"/>
    <w:rsid w:val="00774050"/>
    <w:rsid w:val="007915DC"/>
    <w:rsid w:val="007A3348"/>
    <w:rsid w:val="007C00DB"/>
    <w:rsid w:val="007C2935"/>
    <w:rsid w:val="007C6B90"/>
    <w:rsid w:val="007E6647"/>
    <w:rsid w:val="00811B9D"/>
    <w:rsid w:val="00816119"/>
    <w:rsid w:val="00816CE8"/>
    <w:rsid w:val="0084306B"/>
    <w:rsid w:val="008437A3"/>
    <w:rsid w:val="00845520"/>
    <w:rsid w:val="00847AF9"/>
    <w:rsid w:val="00861A6B"/>
    <w:rsid w:val="00862695"/>
    <w:rsid w:val="00866B44"/>
    <w:rsid w:val="0087639C"/>
    <w:rsid w:val="00883982"/>
    <w:rsid w:val="00897A8A"/>
    <w:rsid w:val="008B5484"/>
    <w:rsid w:val="008E1DC0"/>
    <w:rsid w:val="008E4E0F"/>
    <w:rsid w:val="008E7C2E"/>
    <w:rsid w:val="008F0500"/>
    <w:rsid w:val="00913D02"/>
    <w:rsid w:val="00921F78"/>
    <w:rsid w:val="00946076"/>
    <w:rsid w:val="009545F8"/>
    <w:rsid w:val="00962310"/>
    <w:rsid w:val="009735F5"/>
    <w:rsid w:val="00991727"/>
    <w:rsid w:val="009976A0"/>
    <w:rsid w:val="009A3367"/>
    <w:rsid w:val="009A3CBE"/>
    <w:rsid w:val="009B577F"/>
    <w:rsid w:val="009D12CA"/>
    <w:rsid w:val="009D4F8B"/>
    <w:rsid w:val="00A011D0"/>
    <w:rsid w:val="00A04643"/>
    <w:rsid w:val="00A22923"/>
    <w:rsid w:val="00A22EFE"/>
    <w:rsid w:val="00A32A2E"/>
    <w:rsid w:val="00A54F3D"/>
    <w:rsid w:val="00A63D97"/>
    <w:rsid w:val="00A7202C"/>
    <w:rsid w:val="00A82140"/>
    <w:rsid w:val="00A83C0D"/>
    <w:rsid w:val="00A9587F"/>
    <w:rsid w:val="00AA3236"/>
    <w:rsid w:val="00AA538F"/>
    <w:rsid w:val="00AC473A"/>
    <w:rsid w:val="00AC7FB5"/>
    <w:rsid w:val="00AD0938"/>
    <w:rsid w:val="00AE6E4C"/>
    <w:rsid w:val="00AE78AD"/>
    <w:rsid w:val="00AF21B8"/>
    <w:rsid w:val="00B102F5"/>
    <w:rsid w:val="00B52D00"/>
    <w:rsid w:val="00B93DBD"/>
    <w:rsid w:val="00BB4B7F"/>
    <w:rsid w:val="00BB7230"/>
    <w:rsid w:val="00BC529A"/>
    <w:rsid w:val="00BE0AEB"/>
    <w:rsid w:val="00BE23E8"/>
    <w:rsid w:val="00BF31CF"/>
    <w:rsid w:val="00C037DA"/>
    <w:rsid w:val="00C161C0"/>
    <w:rsid w:val="00C20764"/>
    <w:rsid w:val="00C235E9"/>
    <w:rsid w:val="00C237FA"/>
    <w:rsid w:val="00C53336"/>
    <w:rsid w:val="00C60461"/>
    <w:rsid w:val="00C60721"/>
    <w:rsid w:val="00C93038"/>
    <w:rsid w:val="00CA7981"/>
    <w:rsid w:val="00CC17B0"/>
    <w:rsid w:val="00CC4516"/>
    <w:rsid w:val="00CD4E89"/>
    <w:rsid w:val="00CE2B3C"/>
    <w:rsid w:val="00D2139F"/>
    <w:rsid w:val="00D23393"/>
    <w:rsid w:val="00D40040"/>
    <w:rsid w:val="00D42D14"/>
    <w:rsid w:val="00D659D1"/>
    <w:rsid w:val="00D73986"/>
    <w:rsid w:val="00D750E4"/>
    <w:rsid w:val="00DA480A"/>
    <w:rsid w:val="00DD08A3"/>
    <w:rsid w:val="00DD7FEA"/>
    <w:rsid w:val="00E11F13"/>
    <w:rsid w:val="00E17E1F"/>
    <w:rsid w:val="00E23B71"/>
    <w:rsid w:val="00E242F8"/>
    <w:rsid w:val="00E5234A"/>
    <w:rsid w:val="00E534CF"/>
    <w:rsid w:val="00E53B77"/>
    <w:rsid w:val="00E664C8"/>
    <w:rsid w:val="00E67DC6"/>
    <w:rsid w:val="00E77036"/>
    <w:rsid w:val="00E91ACB"/>
    <w:rsid w:val="00EA16FE"/>
    <w:rsid w:val="00EA412C"/>
    <w:rsid w:val="00EC7326"/>
    <w:rsid w:val="00ED09CA"/>
    <w:rsid w:val="00EE23BE"/>
    <w:rsid w:val="00EE2A33"/>
    <w:rsid w:val="00EE7695"/>
    <w:rsid w:val="00EF0FD6"/>
    <w:rsid w:val="00EF4CFB"/>
    <w:rsid w:val="00F01C72"/>
    <w:rsid w:val="00F03909"/>
    <w:rsid w:val="00F12AE6"/>
    <w:rsid w:val="00F2135D"/>
    <w:rsid w:val="00F502CF"/>
    <w:rsid w:val="00F50AD7"/>
    <w:rsid w:val="00F5412B"/>
    <w:rsid w:val="00F678BF"/>
    <w:rsid w:val="00F73A7B"/>
    <w:rsid w:val="00F7605E"/>
    <w:rsid w:val="00FA6023"/>
    <w:rsid w:val="00FC7841"/>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010578">
      <w:bodyDiv w:val="1"/>
      <w:marLeft w:val="0"/>
      <w:marRight w:val="0"/>
      <w:marTop w:val="0"/>
      <w:marBottom w:val="0"/>
      <w:divBdr>
        <w:top w:val="none" w:sz="0" w:space="0" w:color="auto"/>
        <w:left w:val="none" w:sz="0" w:space="0" w:color="auto"/>
        <w:bottom w:val="none" w:sz="0" w:space="0" w:color="auto"/>
        <w:right w:val="none" w:sz="0" w:space="0" w:color="auto"/>
      </w:divBdr>
    </w:div>
    <w:div w:id="108916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10</Pages>
  <Words>2914</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Jared Castaneda</cp:lastModifiedBy>
  <cp:revision>162</cp:revision>
  <cp:lastPrinted>2020-09-05T18:52:00Z</cp:lastPrinted>
  <dcterms:created xsi:type="dcterms:W3CDTF">2020-09-04T22:31:00Z</dcterms:created>
  <dcterms:modified xsi:type="dcterms:W3CDTF">2020-12-07T21:49:00Z</dcterms:modified>
</cp:coreProperties>
</file>