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462E1" w14:textId="77777777" w:rsidR="004C00E5" w:rsidRPr="00E664C8" w:rsidRDefault="004C00E5" w:rsidP="00D73986">
      <w:pPr>
        <w:pStyle w:val="Title"/>
      </w:pPr>
      <w:r w:rsidRPr="00E664C8">
        <w:t>California State University Fullerton</w:t>
      </w:r>
    </w:p>
    <w:p w14:paraId="4B9C3083" w14:textId="6CAD8239" w:rsidR="004C00E5" w:rsidRDefault="004C00E5" w:rsidP="00D73986">
      <w:pPr>
        <w:pStyle w:val="Title"/>
      </w:pPr>
      <w:r w:rsidRPr="004C00E5">
        <w:t>CPSC 462</w:t>
      </w:r>
    </w:p>
    <w:p w14:paraId="5769B1CD" w14:textId="0CD6F14C" w:rsidR="004C00E5" w:rsidRPr="004C00E5" w:rsidRDefault="004C00E5" w:rsidP="00D73986">
      <w:pPr>
        <w:pStyle w:val="Title"/>
      </w:pPr>
      <w:r w:rsidRPr="00FE3DE7">
        <w:rPr>
          <w:rFonts w:eastAsia="Calibri"/>
          <w:noProof/>
        </w:rPr>
        <w:drawing>
          <wp:inline distT="114300" distB="114300" distL="114300" distR="114300" wp14:anchorId="2CF3B2B3" wp14:editId="1C1B3873">
            <wp:extent cx="1200150" cy="12001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00150" cy="1200150"/>
                    </a:xfrm>
                    <a:prstGeom prst="rect">
                      <a:avLst/>
                    </a:prstGeom>
                    <a:ln/>
                  </pic:spPr>
                </pic:pic>
              </a:graphicData>
            </a:graphic>
          </wp:inline>
        </w:drawing>
      </w:r>
    </w:p>
    <w:p w14:paraId="5A9AD8D1" w14:textId="0FDA7A8D" w:rsidR="00CD4E89" w:rsidRPr="004C00E5" w:rsidRDefault="004C00E5" w:rsidP="00D73986">
      <w:pPr>
        <w:pStyle w:val="Title"/>
      </w:pPr>
      <w:r w:rsidRPr="004C00E5">
        <w:t>Object Oriented Software Design</w:t>
      </w:r>
    </w:p>
    <w:p w14:paraId="69AAF16A" w14:textId="7D6DC546" w:rsidR="004C00E5" w:rsidRDefault="00FB117C" w:rsidP="00D73986">
      <w:pPr>
        <w:pStyle w:val="Title"/>
      </w:pPr>
      <w:bookmarkStart w:id="0" w:name="DocumentTitle"/>
      <w:r w:rsidRPr="00FB117C">
        <w:t>SW Architecture Document</w:t>
      </w:r>
      <w:r>
        <w:t xml:space="preserve"> (SAD)</w:t>
      </w:r>
      <w:r w:rsidR="00EA16FE">
        <w:t xml:space="preserve"> </w:t>
      </w:r>
      <w:bookmarkEnd w:id="0"/>
    </w:p>
    <w:p w14:paraId="66816C2B" w14:textId="5184C519" w:rsidR="00EC7326" w:rsidRPr="00EC7326" w:rsidRDefault="00883982" w:rsidP="00D73986">
      <w:pPr>
        <w:pStyle w:val="Title"/>
      </w:pPr>
      <w:del w:id="1" w:author="Nathan" w:date="2020-10-10T14:11:00Z">
        <w:r w:rsidDel="00225ADB">
          <w:rPr>
            <w:noProof/>
          </w:rPr>
          <mc:AlternateContent>
            <mc:Choice Requires="wps">
              <w:drawing>
                <wp:anchor distT="0" distB="0" distL="114300" distR="114300" simplePos="0" relativeHeight="251659264" behindDoc="0" locked="0" layoutInCell="1" allowOverlap="1" wp14:anchorId="3FB2DA93" wp14:editId="6D8A2460">
                  <wp:simplePos x="0" y="0"/>
                  <wp:positionH relativeFrom="column">
                    <wp:posOffset>-421689</wp:posOffset>
                  </wp:positionH>
                  <wp:positionV relativeFrom="paragraph">
                    <wp:posOffset>273038</wp:posOffset>
                  </wp:positionV>
                  <wp:extent cx="1739900" cy="2423160"/>
                  <wp:effectExtent l="0" t="0" r="317500" b="15240"/>
                  <wp:wrapNone/>
                  <wp:docPr id="2" name="Speech Bubble: Rectangle with Corners Rounded 2"/>
                  <wp:cNvGraphicFramePr/>
                  <a:graphic xmlns:a="http://schemas.openxmlformats.org/drawingml/2006/main">
                    <a:graphicData uri="http://schemas.microsoft.com/office/word/2010/wordprocessingShape">
                      <wps:wsp>
                        <wps:cNvSpPr/>
                        <wps:spPr>
                          <a:xfrm>
                            <a:off x="0" y="0"/>
                            <a:ext cx="1739900" cy="2423160"/>
                          </a:xfrm>
                          <a:prstGeom prst="wedgeRoundRectCallout">
                            <a:avLst>
                              <a:gd name="adj1" fmla="val 67195"/>
                              <a:gd name="adj2" fmla="val 21729"/>
                              <a:gd name="adj3" fmla="val 16667"/>
                            </a:avLst>
                          </a:prstGeom>
                        </wps:spPr>
                        <wps:style>
                          <a:lnRef idx="2">
                            <a:schemeClr val="dk1"/>
                          </a:lnRef>
                          <a:fillRef idx="1">
                            <a:schemeClr val="lt1"/>
                          </a:fillRef>
                          <a:effectRef idx="0">
                            <a:schemeClr val="dk1"/>
                          </a:effectRef>
                          <a:fontRef idx="minor">
                            <a:schemeClr val="dk1"/>
                          </a:fontRef>
                        </wps:style>
                        <wps:txbx>
                          <w:txbxContent>
                            <w:p w14:paraId="64418604" w14:textId="213F01D0" w:rsidR="008338B7" w:rsidRDefault="008338B7" w:rsidP="00604E16">
                              <w:pPr>
                                <w:pStyle w:val="ListParagraph"/>
                                <w:numPr>
                                  <w:ilvl w:val="0"/>
                                  <w:numId w:val="4"/>
                                </w:numPr>
                                <w:ind w:left="360"/>
                                <w:jc w:val="left"/>
                              </w:pPr>
                              <w:r>
                                <w:t>Update placeholder with your project’s title being careful not to delete the (potentially hidden) bookmark.  If you did it right, the document’s footer will be updated too</w:t>
                              </w:r>
                              <w:r>
                                <w:br/>
                              </w:r>
                            </w:p>
                            <w:p w14:paraId="13A4DB76" w14:textId="2D707678" w:rsidR="008338B7" w:rsidRDefault="008338B7" w:rsidP="00604E16">
                              <w:pPr>
                                <w:pStyle w:val="ListParagraph"/>
                                <w:numPr>
                                  <w:ilvl w:val="0"/>
                                  <w:numId w:val="4"/>
                                </w:numPr>
                                <w:ind w:left="360"/>
                                <w:jc w:val="left"/>
                              </w:pPr>
                              <w:r>
                                <w:t>Delete this bubble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B2DA9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2" o:spid="_x0000_s1026" type="#_x0000_t62" style="position:absolute;left:0;text-align:left;margin-left:-33.2pt;margin-top:21.5pt;width:137pt;height:19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" adj="25314,15493" fillcolor="white [3201]" strokecolor="black [3200]" strokeweight="1pt">
                  <v:textbox>
                    <w:txbxContent>
                      <w:p w14:paraId="64418604" w14:textId="213F01D0" w:rsidR="008338B7" w:rsidRDefault="008338B7" w:rsidP="00604E16">
                        <w:pPr>
                          <w:pStyle w:val="ListParagraph"/>
                          <w:numPr>
                            <w:ilvl w:val="0"/>
                            <w:numId w:val="4"/>
                          </w:numPr>
                          <w:ind w:left="360"/>
                          <w:jc w:val="left"/>
                        </w:pPr>
                        <w:r>
                          <w:t>Update placeholder with your project’s title being careful not to delete the (potentially hidden) bookmark.  If you did it right, the document’s footer will be updated too</w:t>
                        </w:r>
                        <w:r>
                          <w:br/>
                        </w:r>
                      </w:p>
                      <w:p w14:paraId="13A4DB76" w14:textId="2D707678" w:rsidR="008338B7" w:rsidRDefault="008338B7" w:rsidP="00604E16">
                        <w:pPr>
                          <w:pStyle w:val="ListParagraph"/>
                          <w:numPr>
                            <w:ilvl w:val="0"/>
                            <w:numId w:val="4"/>
                          </w:numPr>
                          <w:ind w:left="360"/>
                          <w:jc w:val="left"/>
                        </w:pPr>
                        <w:r>
                          <w:t>Delete this bubble</w:t>
                        </w:r>
                      </w:p>
                    </w:txbxContent>
                  </v:textbox>
                </v:shape>
              </w:pict>
            </mc:Fallback>
          </mc:AlternateContent>
        </w:r>
      </w:del>
      <w:r w:rsidR="004931D0">
        <w:t>f</w:t>
      </w:r>
      <w:r w:rsidR="00EC7326" w:rsidRPr="00EC7326">
        <w:t>or the</w:t>
      </w:r>
    </w:p>
    <w:p w14:paraId="288E5FC1" w14:textId="4416D21F" w:rsidR="00A82140" w:rsidRDefault="00A82140" w:rsidP="00D73986">
      <w:pPr>
        <w:pStyle w:val="Title"/>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del w:id="2" w:author="Nathan" w:date="2020-10-10T14:11:00Z">
        <w:r w:rsidDel="00225ADB">
          <w:rPr>
            <w:noProof/>
          </w:rPr>
          <w:drawing>
            <wp:inline distT="0" distB="0" distL="0" distR="0" wp14:anchorId="591BB13B" wp14:editId="57A94018">
              <wp:extent cx="2164080" cy="1357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4080" cy="1357630"/>
                      </a:xfrm>
                      <a:prstGeom prst="rect">
                        <a:avLst/>
                      </a:prstGeom>
                      <a:noFill/>
                    </pic:spPr>
                  </pic:pic>
                </a:graphicData>
              </a:graphic>
            </wp:inline>
          </w:drawing>
        </w:r>
      </w:del>
      <w:ins w:id="3" w:author="Nathan" w:date="2020-10-10T14:11:00Z">
        <w:r w:rsidR="00225ADB">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EE14270" wp14:editId="27C1779F">
              <wp:extent cx="3208020"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8020" cy="2621280"/>
                      </a:xfrm>
                      <a:prstGeom prst="rect">
                        <a:avLst/>
                      </a:prstGeom>
                      <a:noFill/>
                      <a:ln>
                        <a:noFill/>
                      </a:ln>
                    </pic:spPr>
                  </pic:pic>
                </a:graphicData>
              </a:graphic>
            </wp:inline>
          </w:drawing>
        </w:r>
      </w:ins>
    </w:p>
    <w:p w14:paraId="606880A5" w14:textId="4432CEC8" w:rsidR="00EC7326" w:rsidRDefault="00225ADB" w:rsidP="00D73986">
      <w:pPr>
        <w:pStyle w:val="Title"/>
      </w:pPr>
      <w:bookmarkStart w:id="4" w:name="ProjectName"/>
      <w:proofErr w:type="spellStart"/>
      <w:ins w:id="5" w:author="Nathan" w:date="2020-10-10T14:11:00Z">
        <w:r>
          <w:t>Tuffy</w:t>
        </w:r>
        <w:proofErr w:type="spellEnd"/>
        <w:r>
          <w:t xml:space="preserve"> Flights</w:t>
        </w:r>
      </w:ins>
      <w:del w:id="6" w:author="Nathan" w:date="2020-10-10T14:11:00Z">
        <w:r w:rsidR="00EC7326" w:rsidRPr="00EC7326" w:rsidDel="00225ADB">
          <w:delText>&lt;Your Project Title here</w:delText>
        </w:r>
        <w:r w:rsidR="004931D0" w:rsidDel="00225ADB">
          <w:delText>&gt;</w:delText>
        </w:r>
      </w:del>
      <w:r w:rsidR="00EA16FE">
        <w:t xml:space="preserve"> </w:t>
      </w:r>
      <w:bookmarkEnd w:id="4"/>
    </w:p>
    <w:p w14:paraId="5BA7DA9D" w14:textId="2431F917" w:rsidR="008E4E0F" w:rsidRPr="008E4E0F" w:rsidRDefault="008E4E0F" w:rsidP="00D73986">
      <w:pPr>
        <w:pStyle w:val="Title"/>
      </w:pPr>
      <w:r w:rsidRPr="008E4E0F">
        <w:t>System</w:t>
      </w:r>
    </w:p>
    <w:tbl>
      <w:tblPr>
        <w:tblStyle w:val="TableGrid"/>
        <w:tblpPr w:leftFromText="187" w:rightFromText="187" w:horzAnchor="margin" w:tblpXSpec="center" w:tblpYSpec="bottom"/>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0"/>
        <w:gridCol w:w="3500"/>
        <w:gridCol w:w="3500"/>
      </w:tblGrid>
      <w:tr w:rsidR="00B85995" w14:paraId="6B95213D" w14:textId="77777777" w:rsidTr="00D25D61">
        <w:trPr>
          <w:cantSplit/>
          <w:ins w:id="7" w:author="Jared Castaneda" w:date="2020-12-07T13:47:00Z"/>
        </w:trPr>
        <w:tc>
          <w:tcPr>
            <w:tcW w:w="3118" w:type="dxa"/>
          </w:tcPr>
          <w:p w14:paraId="0C4ABA49" w14:textId="77777777" w:rsidR="00B85995" w:rsidRPr="00A011D0" w:rsidRDefault="00B85995" w:rsidP="00D25D61">
            <w:pPr>
              <w:rPr>
                <w:ins w:id="8" w:author="Jared Castaneda" w:date="2020-12-07T13:47:00Z"/>
                <w:b/>
                <w:bCs/>
              </w:rPr>
            </w:pPr>
            <w:bookmarkStart w:id="9" w:name="_Hlk58239972"/>
            <w:ins w:id="10" w:author="Jared Castaneda" w:date="2020-12-07T13:47:00Z">
              <w:r>
                <w:rPr>
                  <w:b/>
                  <w:bCs/>
                </w:rPr>
                <w:t>Nathan Marcos</w:t>
              </w:r>
            </w:ins>
          </w:p>
        </w:tc>
        <w:tc>
          <w:tcPr>
            <w:tcW w:w="3116" w:type="dxa"/>
          </w:tcPr>
          <w:p w14:paraId="29D94A74" w14:textId="77777777" w:rsidR="00B85995" w:rsidRPr="00A011D0" w:rsidRDefault="00B85995" w:rsidP="00D25D61">
            <w:pPr>
              <w:rPr>
                <w:ins w:id="11" w:author="Jared Castaneda" w:date="2020-12-07T13:47:00Z"/>
                <w:b/>
                <w:bCs/>
              </w:rPr>
            </w:pPr>
            <w:ins w:id="12" w:author="Jared Castaneda" w:date="2020-12-07T13:47:00Z">
              <w:r>
                <w:rPr>
                  <w:b/>
                  <w:bCs/>
                </w:rPr>
                <w:t>Jared Castaneda</w:t>
              </w:r>
            </w:ins>
          </w:p>
        </w:tc>
        <w:tc>
          <w:tcPr>
            <w:tcW w:w="3116" w:type="dxa"/>
          </w:tcPr>
          <w:p w14:paraId="100A0601" w14:textId="77777777" w:rsidR="00B85995" w:rsidRPr="00A011D0" w:rsidRDefault="00B85995" w:rsidP="00D25D61">
            <w:pPr>
              <w:rPr>
                <w:ins w:id="13" w:author="Jared Castaneda" w:date="2020-12-07T13:47:00Z"/>
                <w:b/>
                <w:bCs/>
              </w:rPr>
            </w:pPr>
            <w:ins w:id="14" w:author="Jared Castaneda" w:date="2020-12-07T13:47:00Z">
              <w:r>
                <w:rPr>
                  <w:b/>
                  <w:bCs/>
                </w:rPr>
                <w:t xml:space="preserve">Jawad </w:t>
              </w:r>
              <w:proofErr w:type="spellStart"/>
              <w:r>
                <w:rPr>
                  <w:b/>
                  <w:bCs/>
                </w:rPr>
                <w:t>Swed</w:t>
              </w:r>
              <w:proofErr w:type="spellEnd"/>
            </w:ins>
          </w:p>
        </w:tc>
      </w:tr>
      <w:tr w:rsidR="00B85995" w14:paraId="2ECAD235" w14:textId="77777777" w:rsidTr="00D25D61">
        <w:trPr>
          <w:cantSplit/>
          <w:ins w:id="15" w:author="Jared Castaneda" w:date="2020-12-07T13:47:00Z"/>
        </w:trPr>
        <w:tc>
          <w:tcPr>
            <w:tcW w:w="3118" w:type="dxa"/>
          </w:tcPr>
          <w:p w14:paraId="532908EF" w14:textId="77777777" w:rsidR="00B85995" w:rsidRDefault="00B85995" w:rsidP="00D25D61">
            <w:pPr>
              <w:ind w:left="164"/>
              <w:rPr>
                <w:ins w:id="16" w:author="Jared Castaneda" w:date="2020-12-07T13:47:00Z"/>
              </w:rPr>
            </w:pPr>
            <w:ins w:id="17" w:author="Jared Castaneda" w:date="2020-12-07T13:47:00Z">
              <w:r>
                <w:t>Design Modeling, Implementation</w:t>
              </w:r>
            </w:ins>
          </w:p>
        </w:tc>
        <w:tc>
          <w:tcPr>
            <w:tcW w:w="3116" w:type="dxa"/>
          </w:tcPr>
          <w:p w14:paraId="6848A8B1" w14:textId="77777777" w:rsidR="00B85995" w:rsidRDefault="00B85995" w:rsidP="00D25D61">
            <w:pPr>
              <w:ind w:left="164"/>
              <w:rPr>
                <w:ins w:id="18" w:author="Jared Castaneda" w:date="2020-12-07T13:47:00Z"/>
              </w:rPr>
            </w:pPr>
            <w:ins w:id="19" w:author="Jared Castaneda" w:date="2020-12-07T13:47:00Z">
              <w:r>
                <w:t>Project Management, Implementation</w:t>
              </w:r>
            </w:ins>
          </w:p>
        </w:tc>
        <w:tc>
          <w:tcPr>
            <w:tcW w:w="3116" w:type="dxa"/>
          </w:tcPr>
          <w:p w14:paraId="467C6F68" w14:textId="77777777" w:rsidR="00B85995" w:rsidRDefault="00B85995" w:rsidP="00D25D61">
            <w:pPr>
              <w:ind w:left="164"/>
              <w:rPr>
                <w:ins w:id="20" w:author="Jared Castaneda" w:date="2020-12-07T13:47:00Z"/>
              </w:rPr>
            </w:pPr>
            <w:ins w:id="21" w:author="Jared Castaneda" w:date="2020-12-07T13:47:00Z">
              <w:r>
                <w:t>Business Modeling, Design Modeling</w:t>
              </w:r>
            </w:ins>
          </w:p>
        </w:tc>
      </w:tr>
      <w:tr w:rsidR="00B85995" w14:paraId="563A2842" w14:textId="77777777" w:rsidTr="00D25D61">
        <w:trPr>
          <w:cantSplit/>
          <w:ins w:id="22" w:author="Jared Castaneda" w:date="2020-12-07T13:47:00Z"/>
        </w:trPr>
        <w:tc>
          <w:tcPr>
            <w:tcW w:w="3118" w:type="dxa"/>
          </w:tcPr>
          <w:p w14:paraId="35EF0489" w14:textId="77777777" w:rsidR="00B85995" w:rsidRDefault="00B85995" w:rsidP="00D25D61">
            <w:pPr>
              <w:ind w:left="164"/>
              <w:rPr>
                <w:ins w:id="23" w:author="Jared Castaneda" w:date="2020-12-07T13:47:00Z"/>
              </w:rPr>
            </w:pPr>
            <w:ins w:id="24" w:author="Jared Castaneda" w:date="2020-12-07T13:47:00Z">
              <w:r>
                <w:fldChar w:fldCharType="begin"/>
              </w:r>
              <w:r>
                <w:instrText xml:space="preserve"> HYPERLINK "mailto:</w:instrText>
              </w:r>
              <w:r w:rsidRPr="00D25D61">
                <w:instrText>nathanmarcos@csu.fullerton.edu</w:instrText>
              </w:r>
              <w:r>
                <w:instrText xml:space="preserve">" </w:instrText>
              </w:r>
              <w:r>
                <w:fldChar w:fldCharType="separate"/>
              </w:r>
              <w:r w:rsidRPr="00CB59A7">
                <w:rPr>
                  <w:rStyle w:val="Hyperlink"/>
                </w:rPr>
                <w:t>nathanmarcos@csu.fullerton.edu</w:t>
              </w:r>
              <w:r>
                <w:fldChar w:fldCharType="end"/>
              </w:r>
            </w:ins>
          </w:p>
        </w:tc>
        <w:tc>
          <w:tcPr>
            <w:tcW w:w="3116" w:type="dxa"/>
          </w:tcPr>
          <w:p w14:paraId="2D8DC7F9" w14:textId="77777777" w:rsidR="00B85995" w:rsidRDefault="00B85995" w:rsidP="00D25D61">
            <w:pPr>
              <w:ind w:left="164"/>
              <w:rPr>
                <w:ins w:id="25" w:author="Jared Castaneda" w:date="2020-12-07T13:47:00Z"/>
              </w:rPr>
            </w:pPr>
            <w:ins w:id="26" w:author="Jared Castaneda" w:date="2020-12-07T13:47:00Z">
              <w:r>
                <w:fldChar w:fldCharType="begin"/>
              </w:r>
              <w:r>
                <w:instrText xml:space="preserve"> HYPERLINK "mailto:</w:instrText>
              </w:r>
              <w:r w:rsidRPr="00D25D61">
                <w:instrText>jaredcast@csu.fullerton.edu</w:instrText>
              </w:r>
              <w:r>
                <w:instrText xml:space="preserve">" </w:instrText>
              </w:r>
              <w:r>
                <w:fldChar w:fldCharType="separate"/>
              </w:r>
              <w:r w:rsidRPr="00CB59A7">
                <w:rPr>
                  <w:rStyle w:val="Hyperlink"/>
                </w:rPr>
                <w:t>jaredcast@csu.fullerton.edu</w:t>
              </w:r>
              <w:r>
                <w:fldChar w:fldCharType="end"/>
              </w:r>
              <w:r>
                <w:t xml:space="preserve"> </w:t>
              </w:r>
            </w:ins>
          </w:p>
        </w:tc>
        <w:tc>
          <w:tcPr>
            <w:tcW w:w="3116" w:type="dxa"/>
          </w:tcPr>
          <w:p w14:paraId="333D6AE2" w14:textId="77777777" w:rsidR="00B85995" w:rsidRDefault="00B85995" w:rsidP="00D25D61">
            <w:pPr>
              <w:ind w:left="164"/>
              <w:rPr>
                <w:ins w:id="27" w:author="Jared Castaneda" w:date="2020-12-07T13:47:00Z"/>
              </w:rPr>
            </w:pPr>
            <w:ins w:id="28" w:author="Jared Castaneda" w:date="2020-12-07T13:47:00Z">
              <w:r>
                <w:fldChar w:fldCharType="begin"/>
              </w:r>
              <w:r>
                <w:instrText xml:space="preserve"> HYPERLINK "mailto:</w:instrText>
              </w:r>
              <w:r w:rsidRPr="00D25D61">
                <w:instrText>jawadswed@csu.fullerton.edu</w:instrText>
              </w:r>
              <w:r>
                <w:instrText xml:space="preserve">" </w:instrText>
              </w:r>
              <w:r>
                <w:fldChar w:fldCharType="separate"/>
              </w:r>
              <w:r w:rsidRPr="00D37EC1">
                <w:rPr>
                  <w:rStyle w:val="Hyperlink"/>
                </w:rPr>
                <w:t>ja</w:t>
              </w:r>
              <w:r w:rsidRPr="00105A9E">
                <w:rPr>
                  <w:rStyle w:val="Hyperlink"/>
                </w:rPr>
                <w:t>w</w:t>
              </w:r>
              <w:r w:rsidRPr="00CB59A7">
                <w:rPr>
                  <w:rStyle w:val="Hyperlink"/>
                </w:rPr>
                <w:t>adswed@csu.fullerton.edu</w:t>
              </w:r>
              <w:r>
                <w:fldChar w:fldCharType="end"/>
              </w:r>
            </w:ins>
          </w:p>
        </w:tc>
      </w:tr>
      <w:bookmarkEnd w:id="9"/>
    </w:tbl>
    <w:p w14:paraId="01E4935C" w14:textId="59248E4B" w:rsidR="004931D0" w:rsidRPr="004931D0" w:rsidRDefault="004931D0" w:rsidP="00D73986">
      <w:pPr>
        <w:pStyle w:val="Title"/>
      </w:pPr>
    </w:p>
    <w:p w14:paraId="7163C404" w14:textId="77777777" w:rsidR="00FE6391" w:rsidRDefault="00FE6391" w:rsidP="00D73986">
      <w:pPr>
        <w:sectPr w:rsidR="00FE6391" w:rsidSect="00FE6391">
          <w:headerReference w:type="even" r:id="rId11"/>
          <w:headerReference w:type="default" r:id="rId12"/>
          <w:footerReference w:type="even" r:id="rId13"/>
          <w:footerReference w:type="default" r:id="rId14"/>
          <w:headerReference w:type="first" r:id="rId15"/>
          <w:footerReference w:type="first" r:id="rId16"/>
          <w:pgSz w:w="12240" w:h="15840" w:code="1"/>
          <w:pgMar w:top="720" w:right="720" w:bottom="720" w:left="720" w:header="360" w:footer="360" w:gutter="0"/>
          <w:cols w:space="720"/>
          <w:docGrid w:linePitch="360"/>
        </w:sectPr>
      </w:pPr>
    </w:p>
    <w:p w14:paraId="38D1D199" w14:textId="1487A28F" w:rsidR="004C00E5" w:rsidRDefault="00E91ACB" w:rsidP="00D73986">
      <w:r>
        <w:lastRenderedPageBreak/>
        <w:t xml:space="preserve">Revision History: </w:t>
      </w:r>
    </w:p>
    <w:tbl>
      <w:tblPr>
        <w:tblStyle w:val="TableGrid"/>
        <w:tblW w:w="5000" w:type="pct"/>
        <w:tblLook w:val="0620" w:firstRow="1" w:lastRow="0" w:firstColumn="0" w:lastColumn="0" w:noHBand="1" w:noVBand="1"/>
      </w:tblPr>
      <w:tblGrid>
        <w:gridCol w:w="896"/>
        <w:gridCol w:w="1924"/>
        <w:gridCol w:w="6178"/>
        <w:gridCol w:w="1792"/>
      </w:tblGrid>
      <w:tr w:rsidR="00760A8E" w14:paraId="238C2188" w14:textId="77777777" w:rsidTr="009B69C4">
        <w:trPr>
          <w:tblHeader/>
        </w:trPr>
        <w:tc>
          <w:tcPr>
            <w:tcW w:w="0" w:type="auto"/>
            <w:shd w:val="clear" w:color="auto" w:fill="D9D9D9" w:themeFill="background1" w:themeFillShade="D9"/>
            <w:vAlign w:val="bottom"/>
          </w:tcPr>
          <w:p w14:paraId="28D73B5F" w14:textId="77777777" w:rsidR="00760A8E" w:rsidRPr="00D535DD" w:rsidRDefault="00760A8E" w:rsidP="00D73986">
            <w:r w:rsidRPr="00D535DD">
              <w:t>Version</w:t>
            </w:r>
          </w:p>
        </w:tc>
        <w:tc>
          <w:tcPr>
            <w:tcW w:w="892" w:type="pct"/>
            <w:shd w:val="clear" w:color="auto" w:fill="D9D9D9" w:themeFill="background1" w:themeFillShade="D9"/>
            <w:vAlign w:val="bottom"/>
          </w:tcPr>
          <w:p w14:paraId="640D77B6" w14:textId="77777777" w:rsidR="00760A8E" w:rsidRPr="00D535DD" w:rsidRDefault="00760A8E" w:rsidP="00D73986">
            <w:r w:rsidRPr="00D535DD">
              <w:t>Date</w:t>
            </w:r>
          </w:p>
        </w:tc>
        <w:tc>
          <w:tcPr>
            <w:tcW w:w="2863" w:type="pct"/>
            <w:shd w:val="clear" w:color="auto" w:fill="D9D9D9" w:themeFill="background1" w:themeFillShade="D9"/>
            <w:vAlign w:val="bottom"/>
          </w:tcPr>
          <w:p w14:paraId="73B676E7" w14:textId="77777777" w:rsidR="00760A8E" w:rsidRPr="00D535DD" w:rsidRDefault="00760A8E" w:rsidP="00D73986">
            <w:r w:rsidRPr="00D535DD">
              <w:t xml:space="preserve">Summary of </w:t>
            </w:r>
            <w:r>
              <w:t>C</w:t>
            </w:r>
            <w:r w:rsidRPr="00D535DD">
              <w:t>hanges</w:t>
            </w:r>
          </w:p>
        </w:tc>
        <w:tc>
          <w:tcPr>
            <w:tcW w:w="830" w:type="pct"/>
            <w:shd w:val="clear" w:color="auto" w:fill="D9D9D9" w:themeFill="background1" w:themeFillShade="D9"/>
            <w:vAlign w:val="bottom"/>
          </w:tcPr>
          <w:p w14:paraId="39FC6A70" w14:textId="77777777" w:rsidR="00760A8E" w:rsidRPr="00D535DD" w:rsidRDefault="00760A8E" w:rsidP="00D73986">
            <w:r w:rsidRPr="00D535DD">
              <w:t>Author</w:t>
            </w:r>
          </w:p>
        </w:tc>
      </w:tr>
      <w:tr w:rsidR="00760A8E" w14:paraId="7BB475CD" w14:textId="77777777" w:rsidTr="009B69C4">
        <w:tc>
          <w:tcPr>
            <w:tcW w:w="0" w:type="auto"/>
          </w:tcPr>
          <w:p w14:paraId="51EF25E3" w14:textId="77777777" w:rsidR="00760A8E" w:rsidRDefault="00760A8E" w:rsidP="00D73986">
            <w:r>
              <w:t>1.0</w:t>
            </w:r>
          </w:p>
        </w:tc>
        <w:tc>
          <w:tcPr>
            <w:tcW w:w="892" w:type="pct"/>
          </w:tcPr>
          <w:p w14:paraId="5E8D5A3E" w14:textId="7D1139C5" w:rsidR="00760A8E" w:rsidRDefault="00760A8E" w:rsidP="00D73986">
            <w:del w:id="29" w:author="Marcos, Nathan" w:date="2020-11-06T23:21:00Z">
              <w:r w:rsidDel="00A2213D">
                <w:delText>&lt;date of release&gt;</w:delText>
              </w:r>
            </w:del>
            <w:ins w:id="30" w:author="Marcos, Nathan" w:date="2020-11-06T23:21:00Z">
              <w:r w:rsidR="00A2213D">
                <w:t>9/28/2020</w:t>
              </w:r>
            </w:ins>
          </w:p>
        </w:tc>
        <w:tc>
          <w:tcPr>
            <w:tcW w:w="2863" w:type="pct"/>
          </w:tcPr>
          <w:p w14:paraId="6FCBE220" w14:textId="77777777" w:rsidR="00760A8E" w:rsidRDefault="00760A8E" w:rsidP="00D2139F">
            <w:pPr>
              <w:pStyle w:val="ListParagraph"/>
              <w:numPr>
                <w:ilvl w:val="0"/>
                <w:numId w:val="1"/>
              </w:numPr>
              <w:ind w:left="256" w:hanging="270"/>
            </w:pPr>
            <w:r>
              <w:t>Initial Release</w:t>
            </w:r>
          </w:p>
        </w:tc>
        <w:tc>
          <w:tcPr>
            <w:tcW w:w="830" w:type="pct"/>
          </w:tcPr>
          <w:p w14:paraId="7AE9F486" w14:textId="754E3AAD" w:rsidR="00760A8E" w:rsidRDefault="00D2139F" w:rsidP="00D73986">
            <w:del w:id="31" w:author="Marcos, Nathan" w:date="2020-11-06T23:21:00Z">
              <w:r w:rsidDel="00A2213D">
                <w:delText>&lt;</w:delText>
              </w:r>
              <w:r w:rsidR="00760A8E" w:rsidDel="00A2213D">
                <w:delText>Name 1</w:delText>
              </w:r>
              <w:r w:rsidDel="00A2213D">
                <w:delText>&gt;</w:delText>
              </w:r>
            </w:del>
            <w:ins w:id="32" w:author="Marcos, Nathan" w:date="2020-11-06T23:21:00Z">
              <w:r w:rsidR="00A2213D">
                <w:t>Nathan Marcos</w:t>
              </w:r>
            </w:ins>
          </w:p>
          <w:p w14:paraId="2A44A26F" w14:textId="285A45F2" w:rsidR="00760A8E" w:rsidRDefault="00A2213D" w:rsidP="00D73986">
            <w:ins w:id="33" w:author="Marcos, Nathan" w:date="2020-11-06T23:21:00Z">
              <w:r>
                <w:t>Jared Castaneda</w:t>
              </w:r>
            </w:ins>
            <w:del w:id="34" w:author="Marcos, Nathan" w:date="2020-11-06T23:21:00Z">
              <w:r w:rsidR="00D2139F" w:rsidDel="00A2213D">
                <w:delText>&lt;</w:delText>
              </w:r>
              <w:r w:rsidR="00760A8E" w:rsidDel="00A2213D">
                <w:delText>Name 2</w:delText>
              </w:r>
              <w:r w:rsidR="00D2139F" w:rsidDel="00A2213D">
                <w:delText>&gt;</w:delText>
              </w:r>
            </w:del>
          </w:p>
          <w:p w14:paraId="7BAECB26" w14:textId="1B97777C" w:rsidR="00760A8E" w:rsidRDefault="00A2213D" w:rsidP="00D73986">
            <w:ins w:id="35" w:author="Marcos, Nathan" w:date="2020-11-06T23:21:00Z">
              <w:r>
                <w:t xml:space="preserve">Jawad </w:t>
              </w:r>
              <w:proofErr w:type="spellStart"/>
              <w:r>
                <w:t>Swed</w:t>
              </w:r>
            </w:ins>
            <w:proofErr w:type="spellEnd"/>
            <w:del w:id="36" w:author="Marcos, Nathan" w:date="2020-11-06T23:21:00Z">
              <w:r w:rsidR="00760A8E" w:rsidDel="00A2213D">
                <w:delText>…</w:delText>
              </w:r>
            </w:del>
          </w:p>
        </w:tc>
      </w:tr>
      <w:tr w:rsidR="00760A8E" w14:paraId="09034EB7" w14:textId="77777777" w:rsidTr="009B69C4">
        <w:tc>
          <w:tcPr>
            <w:tcW w:w="0" w:type="auto"/>
          </w:tcPr>
          <w:p w14:paraId="55182332" w14:textId="7F23FF6C" w:rsidR="00760A8E" w:rsidRDefault="000828D9" w:rsidP="00D73986">
            <w:ins w:id="37" w:author="Marcos, Nathan" w:date="2020-10-21T15:03:00Z">
              <w:r>
                <w:t>1.1</w:t>
              </w:r>
            </w:ins>
          </w:p>
        </w:tc>
        <w:tc>
          <w:tcPr>
            <w:tcW w:w="892" w:type="pct"/>
          </w:tcPr>
          <w:p w14:paraId="1A0B1A65" w14:textId="408C2F9E" w:rsidR="00760A8E" w:rsidRDefault="000828D9" w:rsidP="00D73986">
            <w:ins w:id="38" w:author="Marcos, Nathan" w:date="2020-10-21T15:03:00Z">
              <w:r>
                <w:t>10/15/2020</w:t>
              </w:r>
            </w:ins>
          </w:p>
        </w:tc>
        <w:tc>
          <w:tcPr>
            <w:tcW w:w="2863" w:type="pct"/>
          </w:tcPr>
          <w:p w14:paraId="080767CF" w14:textId="77777777" w:rsidR="00994B03" w:rsidRDefault="00994B03" w:rsidP="00994B03">
            <w:pPr>
              <w:pStyle w:val="ListParagraph"/>
              <w:numPr>
                <w:ilvl w:val="0"/>
                <w:numId w:val="1"/>
              </w:numPr>
              <w:ind w:left="256" w:hanging="270"/>
              <w:rPr>
                <w:ins w:id="39" w:author="Marcos, Nathan" w:date="2020-11-09T09:47:00Z"/>
              </w:rPr>
            </w:pPr>
            <w:ins w:id="40" w:author="Marcos, Nathan" w:date="2020-11-09T09:47:00Z">
              <w:r>
                <w:t>Added a Creator GRASP decision</w:t>
              </w:r>
            </w:ins>
          </w:p>
          <w:p w14:paraId="1F261631" w14:textId="77777777" w:rsidR="00994B03" w:rsidRDefault="00994B03" w:rsidP="00994B03">
            <w:pPr>
              <w:pStyle w:val="ListParagraph"/>
              <w:numPr>
                <w:ilvl w:val="0"/>
                <w:numId w:val="1"/>
              </w:numPr>
              <w:ind w:left="256" w:hanging="270"/>
              <w:rPr>
                <w:ins w:id="41" w:author="Marcos, Nathan" w:date="2020-11-09T09:47:00Z"/>
              </w:rPr>
            </w:pPr>
            <w:ins w:id="42" w:author="Marcos, Nathan" w:date="2020-11-09T09:47:00Z">
              <w:r>
                <w:t>Added an Information Expert GRASP decision</w:t>
              </w:r>
            </w:ins>
          </w:p>
          <w:p w14:paraId="0D7C410D" w14:textId="77777777" w:rsidR="00760A8E" w:rsidRDefault="00994B03" w:rsidP="00994B03">
            <w:pPr>
              <w:pStyle w:val="ListParagraph"/>
              <w:numPr>
                <w:ilvl w:val="0"/>
                <w:numId w:val="1"/>
              </w:numPr>
              <w:ind w:left="256" w:hanging="270"/>
              <w:rPr>
                <w:ins w:id="43" w:author="Marcos, Nathan" w:date="2020-11-09T09:48:00Z"/>
              </w:rPr>
            </w:pPr>
            <w:ins w:id="44" w:author="Marcos, Nathan" w:date="2020-11-09T09:47:00Z">
              <w:r>
                <w:t>Added a Controller GRASP decision</w:t>
              </w:r>
            </w:ins>
          </w:p>
          <w:p w14:paraId="62ED5B9D" w14:textId="77777777" w:rsidR="00994B03" w:rsidRDefault="00994B03" w:rsidP="00994B03">
            <w:pPr>
              <w:pStyle w:val="ListParagraph"/>
              <w:numPr>
                <w:ilvl w:val="0"/>
                <w:numId w:val="1"/>
              </w:numPr>
              <w:ind w:left="256" w:hanging="270"/>
              <w:rPr>
                <w:ins w:id="45" w:author="Marcos, Nathan" w:date="2020-11-09T09:48:00Z"/>
              </w:rPr>
            </w:pPr>
            <w:ins w:id="46" w:author="Marcos, Nathan" w:date="2020-11-09T09:48:00Z">
              <w:r>
                <w:t>Added Package Diagram</w:t>
              </w:r>
            </w:ins>
          </w:p>
          <w:p w14:paraId="46E078CA" w14:textId="77777777" w:rsidR="00994B03" w:rsidRDefault="00994B03" w:rsidP="00994B03">
            <w:pPr>
              <w:pStyle w:val="ListParagraph"/>
              <w:numPr>
                <w:ilvl w:val="0"/>
                <w:numId w:val="1"/>
              </w:numPr>
              <w:ind w:left="256" w:hanging="270"/>
              <w:rPr>
                <w:ins w:id="47" w:author="Marcos, Nathan" w:date="2020-11-09T09:48:00Z"/>
              </w:rPr>
            </w:pPr>
            <w:ins w:id="48" w:author="Marcos, Nathan" w:date="2020-11-09T09:48:00Z">
              <w:r>
                <w:t>Added Domain Layer Interface</w:t>
              </w:r>
            </w:ins>
          </w:p>
          <w:p w14:paraId="2C86C6A9" w14:textId="77777777" w:rsidR="00994B03" w:rsidRDefault="00994B03" w:rsidP="00994B03">
            <w:pPr>
              <w:pStyle w:val="ListParagraph"/>
              <w:numPr>
                <w:ilvl w:val="0"/>
                <w:numId w:val="1"/>
              </w:numPr>
              <w:ind w:left="256" w:hanging="270"/>
              <w:rPr>
                <w:ins w:id="49" w:author="Marcos, Nathan" w:date="2020-11-09T09:48:00Z"/>
              </w:rPr>
            </w:pPr>
            <w:ins w:id="50" w:author="Marcos, Nathan" w:date="2020-11-09T09:48:00Z">
              <w:r>
                <w:t>Added Technical Services Interface</w:t>
              </w:r>
            </w:ins>
          </w:p>
          <w:p w14:paraId="5B3FED70" w14:textId="1F406F3D" w:rsidR="00994B03" w:rsidRDefault="00994B03">
            <w:pPr>
              <w:pStyle w:val="ListParagraph"/>
              <w:numPr>
                <w:ilvl w:val="0"/>
                <w:numId w:val="1"/>
              </w:numPr>
              <w:ind w:left="256" w:hanging="270"/>
            </w:pPr>
            <w:ins w:id="51" w:author="Marcos, Nathan" w:date="2020-11-09T09:48:00Z">
              <w:r>
                <w:t>Wrote about components</w:t>
              </w:r>
            </w:ins>
          </w:p>
        </w:tc>
        <w:tc>
          <w:tcPr>
            <w:tcW w:w="830" w:type="pct"/>
          </w:tcPr>
          <w:p w14:paraId="2F84A7A4" w14:textId="77777777" w:rsidR="00760A8E" w:rsidRDefault="000828D9" w:rsidP="00D73986">
            <w:pPr>
              <w:rPr>
                <w:ins w:id="52" w:author="Marcos, Nathan" w:date="2020-11-09T09:48:00Z"/>
              </w:rPr>
            </w:pPr>
            <w:ins w:id="53" w:author="Marcos, Nathan" w:date="2020-10-21T15:05:00Z">
              <w:r>
                <w:t>Nathan Marcos</w:t>
              </w:r>
            </w:ins>
          </w:p>
          <w:p w14:paraId="098D137C" w14:textId="77777777" w:rsidR="00994B03" w:rsidRDefault="00994B03" w:rsidP="00D73986">
            <w:pPr>
              <w:rPr>
                <w:ins w:id="54" w:author="Marcos, Nathan" w:date="2020-11-09T09:48:00Z"/>
              </w:rPr>
            </w:pPr>
            <w:ins w:id="55" w:author="Marcos, Nathan" w:date="2020-11-09T09:48:00Z">
              <w:r>
                <w:t>Jared Castaneda</w:t>
              </w:r>
            </w:ins>
          </w:p>
          <w:p w14:paraId="3E84D59A" w14:textId="679419E6" w:rsidR="00994B03" w:rsidRDefault="00994B03" w:rsidP="00D73986">
            <w:ins w:id="56" w:author="Marcos, Nathan" w:date="2020-11-09T09:48:00Z">
              <w:r>
                <w:t xml:space="preserve">Jawad </w:t>
              </w:r>
              <w:proofErr w:type="spellStart"/>
              <w:r>
                <w:t>Swed</w:t>
              </w:r>
            </w:ins>
            <w:proofErr w:type="spellEnd"/>
          </w:p>
        </w:tc>
      </w:tr>
      <w:tr w:rsidR="00791D18" w14:paraId="501F196C" w14:textId="77777777" w:rsidTr="009B69C4">
        <w:trPr>
          <w:ins w:id="57" w:author="Marcos, Nathan" w:date="2020-12-05T23:29:00Z"/>
        </w:trPr>
        <w:tc>
          <w:tcPr>
            <w:tcW w:w="0" w:type="auto"/>
          </w:tcPr>
          <w:p w14:paraId="5B633157" w14:textId="38AF343B" w:rsidR="00791D18" w:rsidRDefault="00791D18" w:rsidP="00D73986">
            <w:pPr>
              <w:rPr>
                <w:ins w:id="58" w:author="Marcos, Nathan" w:date="2020-12-05T23:29:00Z"/>
              </w:rPr>
            </w:pPr>
            <w:ins w:id="59" w:author="Marcos, Nathan" w:date="2020-12-05T23:29:00Z">
              <w:r>
                <w:t>1.2</w:t>
              </w:r>
            </w:ins>
          </w:p>
        </w:tc>
        <w:tc>
          <w:tcPr>
            <w:tcW w:w="892" w:type="pct"/>
          </w:tcPr>
          <w:p w14:paraId="0768C08F" w14:textId="5ABD85AD" w:rsidR="00791D18" w:rsidRDefault="00791D18" w:rsidP="00D73986">
            <w:pPr>
              <w:rPr>
                <w:ins w:id="60" w:author="Marcos, Nathan" w:date="2020-12-05T23:29:00Z"/>
              </w:rPr>
            </w:pPr>
            <w:ins w:id="61" w:author="Marcos, Nathan" w:date="2020-12-05T23:29:00Z">
              <w:r>
                <w:t>12/5/2020</w:t>
              </w:r>
            </w:ins>
          </w:p>
        </w:tc>
        <w:tc>
          <w:tcPr>
            <w:tcW w:w="2863" w:type="pct"/>
          </w:tcPr>
          <w:p w14:paraId="6A540BB7" w14:textId="1256D450" w:rsidR="006F11F4" w:rsidRDefault="00791D18" w:rsidP="006F11F4">
            <w:pPr>
              <w:pStyle w:val="ListParagraph"/>
              <w:numPr>
                <w:ilvl w:val="0"/>
                <w:numId w:val="1"/>
              </w:numPr>
              <w:ind w:left="256" w:hanging="270"/>
              <w:rPr>
                <w:ins w:id="62" w:author="Jared Castaneda" w:date="2020-12-07T13:46:00Z"/>
              </w:rPr>
            </w:pPr>
            <w:ins w:id="63" w:author="Marcos, Nathan" w:date="2020-12-05T23:29:00Z">
              <w:r>
                <w:t>Removed the old design model from the GRASP decisions and added the new design model into them</w:t>
              </w:r>
            </w:ins>
          </w:p>
          <w:p w14:paraId="281BB2BE" w14:textId="17318AFA" w:rsidR="006F11F4" w:rsidRDefault="006F11F4" w:rsidP="006F11F4">
            <w:pPr>
              <w:pStyle w:val="ListParagraph"/>
              <w:numPr>
                <w:ilvl w:val="0"/>
                <w:numId w:val="1"/>
              </w:numPr>
              <w:ind w:left="256" w:hanging="270"/>
              <w:rPr>
                <w:ins w:id="64" w:author="Jared Castaneda" w:date="2020-12-07T13:46:00Z"/>
              </w:rPr>
            </w:pPr>
            <w:ins w:id="65" w:author="Jared Castaneda" w:date="2020-12-07T13:46:00Z">
              <w:r>
                <w:t xml:space="preserve">Edited decisions, making </w:t>
              </w:r>
            </w:ins>
            <w:ins w:id="66" w:author="Jared Castaneda" w:date="2020-12-07T13:47:00Z">
              <w:r>
                <w:t>them more geared towards what was in textbook</w:t>
              </w:r>
            </w:ins>
          </w:p>
          <w:p w14:paraId="6DECB20E" w14:textId="77777777" w:rsidR="006F11F4" w:rsidRDefault="006F11F4" w:rsidP="006F11F4">
            <w:pPr>
              <w:pStyle w:val="ListParagraph"/>
              <w:numPr>
                <w:ilvl w:val="0"/>
                <w:numId w:val="1"/>
              </w:numPr>
              <w:ind w:left="256" w:hanging="270"/>
              <w:rPr>
                <w:ins w:id="67" w:author="Jared Castaneda" w:date="2020-12-07T13:46:00Z"/>
              </w:rPr>
            </w:pPr>
            <w:ins w:id="68" w:author="Jared Castaneda" w:date="2020-12-07T13:46:00Z">
              <w:r>
                <w:t>Edited roles</w:t>
              </w:r>
            </w:ins>
          </w:p>
          <w:p w14:paraId="58AFDB48" w14:textId="450505C2" w:rsidR="006F11F4" w:rsidRDefault="006F11F4">
            <w:pPr>
              <w:pStyle w:val="ListParagraph"/>
              <w:numPr>
                <w:ilvl w:val="0"/>
                <w:numId w:val="1"/>
              </w:numPr>
              <w:ind w:left="256" w:hanging="270"/>
              <w:rPr>
                <w:ins w:id="69" w:author="Marcos, Nathan" w:date="2020-12-05T23:29:00Z"/>
              </w:rPr>
            </w:pPr>
            <w:ins w:id="70" w:author="Jared Castaneda" w:date="2020-12-07T13:46:00Z">
              <w:r>
                <w:t>Completed logical view</w:t>
              </w:r>
            </w:ins>
          </w:p>
        </w:tc>
        <w:tc>
          <w:tcPr>
            <w:tcW w:w="830" w:type="pct"/>
          </w:tcPr>
          <w:p w14:paraId="3AE17B46" w14:textId="77777777" w:rsidR="00791D18" w:rsidRDefault="00791D18" w:rsidP="00D73986">
            <w:pPr>
              <w:rPr>
                <w:ins w:id="71" w:author="Marcos, Nathan" w:date="2020-12-05T23:30:00Z"/>
              </w:rPr>
            </w:pPr>
            <w:ins w:id="72" w:author="Marcos, Nathan" w:date="2020-12-05T23:29:00Z">
              <w:r>
                <w:t>Nathan Marcos</w:t>
              </w:r>
            </w:ins>
          </w:p>
          <w:p w14:paraId="52F81EB7" w14:textId="77777777" w:rsidR="00791D18" w:rsidRDefault="00791D18" w:rsidP="00D73986">
            <w:pPr>
              <w:rPr>
                <w:ins w:id="73" w:author="Marcos, Nathan" w:date="2020-12-05T23:30:00Z"/>
              </w:rPr>
            </w:pPr>
            <w:ins w:id="74" w:author="Marcos, Nathan" w:date="2020-12-05T23:30:00Z">
              <w:r>
                <w:t>Jared Castaneda</w:t>
              </w:r>
            </w:ins>
          </w:p>
          <w:p w14:paraId="6D7C2EDF" w14:textId="75075E42" w:rsidR="00791D18" w:rsidRDefault="00791D18" w:rsidP="00D73986">
            <w:pPr>
              <w:rPr>
                <w:ins w:id="75" w:author="Marcos, Nathan" w:date="2020-12-05T23:29:00Z"/>
              </w:rPr>
            </w:pPr>
            <w:ins w:id="76" w:author="Marcos, Nathan" w:date="2020-12-05T23:30:00Z">
              <w:r>
                <w:t xml:space="preserve">Jawad </w:t>
              </w:r>
              <w:proofErr w:type="spellStart"/>
              <w:r>
                <w:t>Swed</w:t>
              </w:r>
            </w:ins>
            <w:proofErr w:type="spellEnd"/>
          </w:p>
        </w:tc>
      </w:tr>
    </w:tbl>
    <w:p w14:paraId="32740B03" w14:textId="3457155E" w:rsidR="00EA16FE" w:rsidRDefault="00EA16FE" w:rsidP="00D73986"/>
    <w:p w14:paraId="0BDB73FE" w14:textId="77777777" w:rsidR="00EA16FE" w:rsidRDefault="00EA16FE" w:rsidP="00D73986">
      <w:r>
        <w:br w:type="page"/>
      </w:r>
    </w:p>
    <w:sdt>
      <w:sdtPr>
        <w:rPr>
          <w:rFonts w:asciiTheme="minorHAnsi" w:eastAsiaTheme="minorHAnsi" w:hAnsiTheme="minorHAnsi" w:cstheme="minorBidi"/>
          <w:color w:val="auto"/>
          <w:sz w:val="22"/>
          <w:szCs w:val="22"/>
        </w:rPr>
        <w:id w:val="225190969"/>
        <w:docPartObj>
          <w:docPartGallery w:val="Table of Contents"/>
          <w:docPartUnique/>
        </w:docPartObj>
      </w:sdtPr>
      <w:sdtEndPr>
        <w:rPr>
          <w:noProof/>
        </w:rPr>
      </w:sdtEndPr>
      <w:sdtContent>
        <w:p w14:paraId="39918740" w14:textId="6E3D8BF9" w:rsidR="00C20764" w:rsidRDefault="00C20764" w:rsidP="00CC17B0">
          <w:pPr>
            <w:pStyle w:val="TOCHeading"/>
          </w:pPr>
          <w:r>
            <w:t>Table of Contents</w:t>
          </w:r>
        </w:p>
        <w:p w14:paraId="05ED36C6" w14:textId="0963EDF2" w:rsidR="00BB77F6" w:rsidRDefault="000C530D">
          <w:pPr>
            <w:pStyle w:val="TOC1"/>
            <w:rPr>
              <w:ins w:id="77" w:author="Jared Castaneda" w:date="2020-12-06T22:46:00Z"/>
              <w:rFonts w:eastAsiaTheme="minorEastAsia"/>
              <w:sz w:val="22"/>
            </w:rPr>
          </w:pPr>
          <w:r>
            <w:fldChar w:fldCharType="begin"/>
          </w:r>
          <w:r>
            <w:instrText xml:space="preserve"> TOC \o "1-4" \h \z \u </w:instrText>
          </w:r>
          <w:r>
            <w:fldChar w:fldCharType="separate"/>
          </w:r>
          <w:ins w:id="78" w:author="Jared Castaneda" w:date="2020-12-06T22:46:00Z">
            <w:r w:rsidR="00BB77F6" w:rsidRPr="00C5608B">
              <w:rPr>
                <w:rStyle w:val="Hyperlink"/>
              </w:rPr>
              <w:fldChar w:fldCharType="begin"/>
            </w:r>
            <w:r w:rsidR="00BB77F6" w:rsidRPr="00C5608B">
              <w:rPr>
                <w:rStyle w:val="Hyperlink"/>
              </w:rPr>
              <w:instrText xml:space="preserve"> </w:instrText>
            </w:r>
            <w:r w:rsidR="00BB77F6">
              <w:instrText>HYPERLINK \l "_Toc58187199"</w:instrText>
            </w:r>
            <w:r w:rsidR="00BB77F6" w:rsidRPr="00C5608B">
              <w:rPr>
                <w:rStyle w:val="Hyperlink"/>
              </w:rPr>
              <w:instrText xml:space="preserve"> </w:instrText>
            </w:r>
            <w:r w:rsidR="00BB77F6" w:rsidRPr="00C5608B">
              <w:rPr>
                <w:rStyle w:val="Hyperlink"/>
              </w:rPr>
              <w:fldChar w:fldCharType="separate"/>
            </w:r>
            <w:r w:rsidR="00BB77F6" w:rsidRPr="00C5608B">
              <w:rPr>
                <w:rStyle w:val="Hyperlink"/>
              </w:rPr>
              <w:t>1</w:t>
            </w:r>
            <w:r w:rsidR="00BB77F6">
              <w:rPr>
                <w:rFonts w:eastAsiaTheme="minorEastAsia"/>
                <w:sz w:val="22"/>
              </w:rPr>
              <w:tab/>
            </w:r>
            <w:r w:rsidR="00BB77F6" w:rsidRPr="00C5608B">
              <w:rPr>
                <w:rStyle w:val="Hyperlink"/>
              </w:rPr>
              <w:t>Architectural Representation</w:t>
            </w:r>
            <w:r w:rsidR="00BB77F6">
              <w:rPr>
                <w:webHidden/>
              </w:rPr>
              <w:tab/>
            </w:r>
            <w:r w:rsidR="00BB77F6">
              <w:rPr>
                <w:webHidden/>
              </w:rPr>
              <w:fldChar w:fldCharType="begin"/>
            </w:r>
            <w:r w:rsidR="00BB77F6">
              <w:rPr>
                <w:webHidden/>
              </w:rPr>
              <w:instrText xml:space="preserve"> PAGEREF _Toc58187199 \h </w:instrText>
            </w:r>
          </w:ins>
          <w:r w:rsidR="00BB77F6">
            <w:rPr>
              <w:webHidden/>
            </w:rPr>
          </w:r>
          <w:r w:rsidR="00BB77F6">
            <w:rPr>
              <w:webHidden/>
            </w:rPr>
            <w:fldChar w:fldCharType="separate"/>
          </w:r>
          <w:ins w:id="79" w:author="Jared Castaneda" w:date="2020-12-06T22:46:00Z">
            <w:r w:rsidR="00BB77F6">
              <w:rPr>
                <w:webHidden/>
              </w:rPr>
              <w:t>1</w:t>
            </w:r>
            <w:r w:rsidR="00BB77F6">
              <w:rPr>
                <w:webHidden/>
              </w:rPr>
              <w:fldChar w:fldCharType="end"/>
            </w:r>
            <w:r w:rsidR="00BB77F6" w:rsidRPr="00C5608B">
              <w:rPr>
                <w:rStyle w:val="Hyperlink"/>
              </w:rPr>
              <w:fldChar w:fldCharType="end"/>
            </w:r>
          </w:ins>
        </w:p>
        <w:p w14:paraId="785B057F" w14:textId="19B10407" w:rsidR="00BB77F6" w:rsidRDefault="00BB77F6">
          <w:pPr>
            <w:pStyle w:val="TOC1"/>
            <w:rPr>
              <w:ins w:id="80" w:author="Jared Castaneda" w:date="2020-12-06T22:46:00Z"/>
              <w:rFonts w:eastAsiaTheme="minorEastAsia"/>
              <w:sz w:val="22"/>
            </w:rPr>
          </w:pPr>
          <w:ins w:id="81" w:author="Jared Castaneda" w:date="2020-12-06T22:46:00Z">
            <w:r w:rsidRPr="00C5608B">
              <w:rPr>
                <w:rStyle w:val="Hyperlink"/>
              </w:rPr>
              <w:fldChar w:fldCharType="begin"/>
            </w:r>
            <w:r w:rsidRPr="00C5608B">
              <w:rPr>
                <w:rStyle w:val="Hyperlink"/>
              </w:rPr>
              <w:instrText xml:space="preserve"> </w:instrText>
            </w:r>
            <w:r>
              <w:instrText>HYPERLINK \l "_Toc58187200"</w:instrText>
            </w:r>
            <w:r w:rsidRPr="00C5608B">
              <w:rPr>
                <w:rStyle w:val="Hyperlink"/>
              </w:rPr>
              <w:instrText xml:space="preserve"> </w:instrText>
            </w:r>
            <w:r w:rsidRPr="00C5608B">
              <w:rPr>
                <w:rStyle w:val="Hyperlink"/>
              </w:rPr>
              <w:fldChar w:fldCharType="separate"/>
            </w:r>
            <w:r w:rsidRPr="00C5608B">
              <w:rPr>
                <w:rStyle w:val="Hyperlink"/>
              </w:rPr>
              <w:t>2</w:t>
            </w:r>
            <w:r>
              <w:rPr>
                <w:rFonts w:eastAsiaTheme="minorEastAsia"/>
                <w:sz w:val="22"/>
              </w:rPr>
              <w:tab/>
            </w:r>
            <w:r w:rsidRPr="00C5608B">
              <w:rPr>
                <w:rStyle w:val="Hyperlink"/>
              </w:rPr>
              <w:t>Architectural Decisions</w:t>
            </w:r>
            <w:r>
              <w:rPr>
                <w:webHidden/>
              </w:rPr>
              <w:tab/>
            </w:r>
            <w:r>
              <w:rPr>
                <w:webHidden/>
              </w:rPr>
              <w:fldChar w:fldCharType="begin"/>
            </w:r>
            <w:r>
              <w:rPr>
                <w:webHidden/>
              </w:rPr>
              <w:instrText xml:space="preserve"> PAGEREF _Toc58187200 \h </w:instrText>
            </w:r>
          </w:ins>
          <w:r>
            <w:rPr>
              <w:webHidden/>
            </w:rPr>
          </w:r>
          <w:r>
            <w:rPr>
              <w:webHidden/>
            </w:rPr>
            <w:fldChar w:fldCharType="separate"/>
          </w:r>
          <w:ins w:id="82" w:author="Jared Castaneda" w:date="2020-12-06T22:46:00Z">
            <w:r>
              <w:rPr>
                <w:webHidden/>
              </w:rPr>
              <w:t>2</w:t>
            </w:r>
            <w:r>
              <w:rPr>
                <w:webHidden/>
              </w:rPr>
              <w:fldChar w:fldCharType="end"/>
            </w:r>
            <w:r w:rsidRPr="00C5608B">
              <w:rPr>
                <w:rStyle w:val="Hyperlink"/>
              </w:rPr>
              <w:fldChar w:fldCharType="end"/>
            </w:r>
          </w:ins>
        </w:p>
        <w:p w14:paraId="56EEC27C" w14:textId="26730419" w:rsidR="00BB77F6" w:rsidRDefault="00BB77F6">
          <w:pPr>
            <w:pStyle w:val="TOC2"/>
            <w:rPr>
              <w:ins w:id="83" w:author="Jared Castaneda" w:date="2020-12-06T22:46:00Z"/>
              <w:rFonts w:eastAsiaTheme="minorEastAsia"/>
              <w:noProof/>
            </w:rPr>
          </w:pPr>
          <w:ins w:id="84"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"_Toc58187201"</w:instrText>
            </w:r>
            <w:r w:rsidRPr="00C5608B">
              <w:rPr>
                <w:rStyle w:val="Hyperlink"/>
                <w:noProof/>
              </w:rPr>
              <w:instrText xml:space="preserve"> </w:instrText>
            </w:r>
            <w:r w:rsidRPr="00C5608B">
              <w:rPr>
                <w:rStyle w:val="Hyperlink"/>
                <w:noProof/>
              </w:rPr>
              <w:fldChar w:fldCharType="separate"/>
            </w:r>
            <w:r w:rsidRPr="00C5608B">
              <w:rPr>
                <w:rStyle w:val="Hyperlink"/>
                <w:noProof/>
              </w:rPr>
              <w:t>2.1</w:t>
            </w:r>
            <w:r>
              <w:rPr>
                <w:rFonts w:eastAsiaTheme="minorEastAsia"/>
                <w:noProof/>
              </w:rPr>
              <w:tab/>
            </w:r>
            <w:r w:rsidRPr="00C5608B">
              <w:rPr>
                <w:rStyle w:val="Hyperlink"/>
                <w:noProof/>
              </w:rPr>
              <w:t>Low Coupling / High Cohesion GRASP Decision</w:t>
            </w:r>
            <w:r>
              <w:rPr>
                <w:noProof/>
                <w:webHidden/>
              </w:rPr>
              <w:tab/>
            </w:r>
            <w:r>
              <w:rPr>
                <w:noProof/>
                <w:webHidden/>
              </w:rPr>
              <w:fldChar w:fldCharType="begin"/>
            </w:r>
            <w:r>
              <w:rPr>
                <w:noProof/>
                <w:webHidden/>
              </w:rPr>
              <w:instrText xml:space="preserve"> PAGEREF _Toc58187201 \h </w:instrText>
            </w:r>
          </w:ins>
          <w:r>
            <w:rPr>
              <w:noProof/>
              <w:webHidden/>
            </w:rPr>
          </w:r>
          <w:r>
            <w:rPr>
              <w:noProof/>
              <w:webHidden/>
            </w:rPr>
            <w:fldChar w:fldCharType="separate"/>
          </w:r>
          <w:ins w:id="85" w:author="Jared Castaneda" w:date="2020-12-06T22:46:00Z">
            <w:r>
              <w:rPr>
                <w:noProof/>
                <w:webHidden/>
              </w:rPr>
              <w:t>2</w:t>
            </w:r>
            <w:r>
              <w:rPr>
                <w:noProof/>
                <w:webHidden/>
              </w:rPr>
              <w:fldChar w:fldCharType="end"/>
            </w:r>
            <w:r w:rsidRPr="00C5608B">
              <w:rPr>
                <w:rStyle w:val="Hyperlink"/>
                <w:noProof/>
              </w:rPr>
              <w:fldChar w:fldCharType="end"/>
            </w:r>
          </w:ins>
        </w:p>
        <w:p w14:paraId="20A7F7E0" w14:textId="62602768" w:rsidR="00BB77F6" w:rsidRDefault="00BB77F6">
          <w:pPr>
            <w:pStyle w:val="TOC3"/>
            <w:rPr>
              <w:ins w:id="86" w:author="Jared Castaneda" w:date="2020-12-06T22:46:00Z"/>
              <w:rFonts w:eastAsiaTheme="minorEastAsia"/>
              <w:noProof/>
            </w:rPr>
          </w:pPr>
          <w:ins w:id="87"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"_Toc58187202"</w:instrText>
            </w:r>
            <w:r w:rsidRPr="00C5608B">
              <w:rPr>
                <w:rStyle w:val="Hyperlink"/>
                <w:noProof/>
              </w:rPr>
              <w:instrText xml:space="preserve"> </w:instrText>
            </w:r>
            <w:r w:rsidRPr="00C5608B">
              <w:rPr>
                <w:rStyle w:val="Hyperlink"/>
                <w:noProof/>
              </w:rPr>
              <w:fldChar w:fldCharType="separate"/>
            </w:r>
            <w:r w:rsidRPr="00C5608B">
              <w:rPr>
                <w:rStyle w:val="Hyperlink"/>
                <w:noProof/>
              </w:rPr>
              <w:t>2.1.1</w:t>
            </w:r>
            <w:r>
              <w:rPr>
                <w:rFonts w:eastAsiaTheme="minorEastAsia"/>
                <w:noProof/>
              </w:rPr>
              <w:tab/>
            </w:r>
            <w:r w:rsidRPr="00C5608B">
              <w:rPr>
                <w:rStyle w:val="Hyperlink"/>
                <w:noProof/>
              </w:rPr>
              <w:t>Decision to be made</w:t>
            </w:r>
            <w:r>
              <w:rPr>
                <w:noProof/>
                <w:webHidden/>
              </w:rPr>
              <w:tab/>
            </w:r>
            <w:r>
              <w:rPr>
                <w:noProof/>
                <w:webHidden/>
              </w:rPr>
              <w:fldChar w:fldCharType="begin"/>
            </w:r>
            <w:r>
              <w:rPr>
                <w:noProof/>
                <w:webHidden/>
              </w:rPr>
              <w:instrText xml:space="preserve"> PAGEREF _Toc58187202 \h </w:instrText>
            </w:r>
          </w:ins>
          <w:r>
            <w:rPr>
              <w:noProof/>
              <w:webHidden/>
            </w:rPr>
          </w:r>
          <w:r>
            <w:rPr>
              <w:noProof/>
              <w:webHidden/>
            </w:rPr>
            <w:fldChar w:fldCharType="separate"/>
          </w:r>
          <w:ins w:id="88" w:author="Jared Castaneda" w:date="2020-12-06T22:46:00Z">
            <w:r>
              <w:rPr>
                <w:noProof/>
                <w:webHidden/>
              </w:rPr>
              <w:t>2</w:t>
            </w:r>
            <w:r>
              <w:rPr>
                <w:noProof/>
                <w:webHidden/>
              </w:rPr>
              <w:fldChar w:fldCharType="end"/>
            </w:r>
            <w:r w:rsidRPr="00C5608B">
              <w:rPr>
                <w:rStyle w:val="Hyperlink"/>
                <w:noProof/>
              </w:rPr>
              <w:fldChar w:fldCharType="end"/>
            </w:r>
          </w:ins>
        </w:p>
        <w:p w14:paraId="66DD0445" w14:textId="2AFFEF5F" w:rsidR="00BB77F6" w:rsidRDefault="00BB77F6">
          <w:pPr>
            <w:pStyle w:val="TOC3"/>
            <w:rPr>
              <w:ins w:id="89" w:author="Jared Castaneda" w:date="2020-12-06T22:46:00Z"/>
              <w:rFonts w:eastAsiaTheme="minorEastAsia"/>
              <w:noProof/>
            </w:rPr>
          </w:pPr>
          <w:ins w:id="90"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"_Toc58187203"</w:instrText>
            </w:r>
            <w:r w:rsidRPr="00C5608B">
              <w:rPr>
                <w:rStyle w:val="Hyperlink"/>
                <w:noProof/>
              </w:rPr>
              <w:instrText xml:space="preserve"> </w:instrText>
            </w:r>
            <w:r w:rsidRPr="00C5608B">
              <w:rPr>
                <w:rStyle w:val="Hyperlink"/>
                <w:noProof/>
              </w:rPr>
              <w:fldChar w:fldCharType="separate"/>
            </w:r>
            <w:r w:rsidRPr="00C5608B">
              <w:rPr>
                <w:rStyle w:val="Hyperlink"/>
                <w:noProof/>
              </w:rPr>
              <w:t>2.1.2</w:t>
            </w:r>
            <w:r>
              <w:rPr>
                <w:rFonts w:eastAsiaTheme="minorEastAsia"/>
                <w:noProof/>
              </w:rPr>
              <w:tab/>
            </w:r>
            <w:r w:rsidRPr="00C5608B">
              <w:rPr>
                <w:rStyle w:val="Hyperlink"/>
                <w:noProof/>
              </w:rPr>
              <w:t>Options Considered</w:t>
            </w:r>
            <w:r>
              <w:rPr>
                <w:noProof/>
                <w:webHidden/>
              </w:rPr>
              <w:tab/>
            </w:r>
            <w:r>
              <w:rPr>
                <w:noProof/>
                <w:webHidden/>
              </w:rPr>
              <w:fldChar w:fldCharType="begin"/>
            </w:r>
            <w:r>
              <w:rPr>
                <w:noProof/>
                <w:webHidden/>
              </w:rPr>
              <w:instrText xml:space="preserve"> PAGEREF _Toc58187203 \h </w:instrText>
            </w:r>
          </w:ins>
          <w:r>
            <w:rPr>
              <w:noProof/>
              <w:webHidden/>
            </w:rPr>
          </w:r>
          <w:r>
            <w:rPr>
              <w:noProof/>
              <w:webHidden/>
            </w:rPr>
            <w:fldChar w:fldCharType="separate"/>
          </w:r>
          <w:ins w:id="91" w:author="Jared Castaneda" w:date="2020-12-06T22:46:00Z">
            <w:r>
              <w:rPr>
                <w:noProof/>
                <w:webHidden/>
              </w:rPr>
              <w:t>2</w:t>
            </w:r>
            <w:r>
              <w:rPr>
                <w:noProof/>
                <w:webHidden/>
              </w:rPr>
              <w:fldChar w:fldCharType="end"/>
            </w:r>
            <w:r w:rsidRPr="00C5608B">
              <w:rPr>
                <w:rStyle w:val="Hyperlink"/>
                <w:noProof/>
              </w:rPr>
              <w:fldChar w:fldCharType="end"/>
            </w:r>
          </w:ins>
        </w:p>
        <w:p w14:paraId="47F9B83D" w14:textId="6096537D" w:rsidR="00BB77F6" w:rsidRDefault="00BB77F6">
          <w:pPr>
            <w:pStyle w:val="TOC3"/>
            <w:rPr>
              <w:ins w:id="92" w:author="Jared Castaneda" w:date="2020-12-06T22:46:00Z"/>
              <w:rFonts w:eastAsiaTheme="minorEastAsia"/>
              <w:noProof/>
            </w:rPr>
          </w:pPr>
          <w:ins w:id="93"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"_Toc58187204"</w:instrText>
            </w:r>
            <w:r w:rsidRPr="00C5608B">
              <w:rPr>
                <w:rStyle w:val="Hyperlink"/>
                <w:noProof/>
              </w:rPr>
              <w:instrText xml:space="preserve"> </w:instrText>
            </w:r>
            <w:r w:rsidRPr="00C5608B">
              <w:rPr>
                <w:rStyle w:val="Hyperlink"/>
                <w:noProof/>
              </w:rPr>
              <w:fldChar w:fldCharType="separate"/>
            </w:r>
            <w:r w:rsidRPr="00C5608B">
              <w:rPr>
                <w:rStyle w:val="Hyperlink"/>
                <w:noProof/>
              </w:rPr>
              <w:t>2.1.3</w:t>
            </w:r>
            <w:r>
              <w:rPr>
                <w:rFonts w:eastAsiaTheme="minorEastAsia"/>
                <w:noProof/>
              </w:rPr>
              <w:tab/>
            </w:r>
            <w:r w:rsidRPr="00C5608B">
              <w:rPr>
                <w:rStyle w:val="Hyperlink"/>
                <w:noProof/>
              </w:rPr>
              <w:t>Selection and Rationale</w:t>
            </w:r>
            <w:r>
              <w:rPr>
                <w:noProof/>
                <w:webHidden/>
              </w:rPr>
              <w:tab/>
            </w:r>
            <w:r>
              <w:rPr>
                <w:noProof/>
                <w:webHidden/>
              </w:rPr>
              <w:fldChar w:fldCharType="begin"/>
            </w:r>
            <w:r>
              <w:rPr>
                <w:noProof/>
                <w:webHidden/>
              </w:rPr>
              <w:instrText xml:space="preserve"> PAGEREF _Toc58187204 \h </w:instrText>
            </w:r>
          </w:ins>
          <w:r>
            <w:rPr>
              <w:noProof/>
              <w:webHidden/>
            </w:rPr>
          </w:r>
          <w:r>
            <w:rPr>
              <w:noProof/>
              <w:webHidden/>
            </w:rPr>
            <w:fldChar w:fldCharType="separate"/>
          </w:r>
          <w:ins w:id="94" w:author="Jared Castaneda" w:date="2020-12-06T22:46:00Z">
            <w:r>
              <w:rPr>
                <w:noProof/>
                <w:webHidden/>
              </w:rPr>
              <w:t>3</w:t>
            </w:r>
            <w:r>
              <w:rPr>
                <w:noProof/>
                <w:webHidden/>
              </w:rPr>
              <w:fldChar w:fldCharType="end"/>
            </w:r>
            <w:r w:rsidRPr="00C5608B">
              <w:rPr>
                <w:rStyle w:val="Hyperlink"/>
                <w:noProof/>
              </w:rPr>
              <w:fldChar w:fldCharType="end"/>
            </w:r>
          </w:ins>
        </w:p>
        <w:p w14:paraId="521DC896" w14:textId="5A2A240A" w:rsidR="00BB77F6" w:rsidRDefault="00BB77F6">
          <w:pPr>
            <w:pStyle w:val="TOC2"/>
            <w:rPr>
              <w:ins w:id="95" w:author="Jared Castaneda" w:date="2020-12-06T22:46:00Z"/>
              <w:rFonts w:eastAsiaTheme="minorEastAsia"/>
              <w:noProof/>
            </w:rPr>
          </w:pPr>
          <w:ins w:id="96"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"_Toc58187205"</w:instrText>
            </w:r>
            <w:r w:rsidRPr="00C5608B">
              <w:rPr>
                <w:rStyle w:val="Hyperlink"/>
                <w:noProof/>
              </w:rPr>
              <w:instrText xml:space="preserve"> </w:instrText>
            </w:r>
            <w:r w:rsidRPr="00C5608B">
              <w:rPr>
                <w:rStyle w:val="Hyperlink"/>
                <w:noProof/>
              </w:rPr>
              <w:fldChar w:fldCharType="separate"/>
            </w:r>
            <w:r w:rsidRPr="00C5608B">
              <w:rPr>
                <w:rStyle w:val="Hyperlink"/>
                <w:noProof/>
              </w:rPr>
              <w:t>2.2</w:t>
            </w:r>
            <w:r>
              <w:rPr>
                <w:rFonts w:eastAsiaTheme="minorEastAsia"/>
                <w:noProof/>
              </w:rPr>
              <w:tab/>
            </w:r>
            <w:r w:rsidRPr="00C5608B">
              <w:rPr>
                <w:rStyle w:val="Hyperlink"/>
                <w:noProof/>
              </w:rPr>
              <w:t>Creator GRASP Decision</w:t>
            </w:r>
            <w:r>
              <w:rPr>
                <w:noProof/>
                <w:webHidden/>
              </w:rPr>
              <w:tab/>
            </w:r>
            <w:r>
              <w:rPr>
                <w:noProof/>
                <w:webHidden/>
              </w:rPr>
              <w:fldChar w:fldCharType="begin"/>
            </w:r>
            <w:r>
              <w:rPr>
                <w:noProof/>
                <w:webHidden/>
              </w:rPr>
              <w:instrText xml:space="preserve"> PAGEREF _Toc58187205 \h </w:instrText>
            </w:r>
          </w:ins>
          <w:r>
            <w:rPr>
              <w:noProof/>
              <w:webHidden/>
            </w:rPr>
          </w:r>
          <w:r>
            <w:rPr>
              <w:noProof/>
              <w:webHidden/>
            </w:rPr>
            <w:fldChar w:fldCharType="separate"/>
          </w:r>
          <w:ins w:id="97" w:author="Jared Castaneda" w:date="2020-12-06T22:46:00Z">
            <w:r>
              <w:rPr>
                <w:noProof/>
                <w:webHidden/>
              </w:rPr>
              <w:t>3</w:t>
            </w:r>
            <w:r>
              <w:rPr>
                <w:noProof/>
                <w:webHidden/>
              </w:rPr>
              <w:fldChar w:fldCharType="end"/>
            </w:r>
            <w:r w:rsidRPr="00C5608B">
              <w:rPr>
                <w:rStyle w:val="Hyperlink"/>
                <w:noProof/>
              </w:rPr>
              <w:fldChar w:fldCharType="end"/>
            </w:r>
          </w:ins>
        </w:p>
        <w:p w14:paraId="5BA506D2" w14:textId="4C543519" w:rsidR="00BB77F6" w:rsidRDefault="00BB77F6">
          <w:pPr>
            <w:pStyle w:val="TOC3"/>
            <w:rPr>
              <w:ins w:id="98" w:author="Jared Castaneda" w:date="2020-12-06T22:46:00Z"/>
              <w:rFonts w:eastAsiaTheme="minorEastAsia"/>
              <w:noProof/>
            </w:rPr>
          </w:pPr>
          <w:ins w:id="99"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"_Toc58187206"</w:instrText>
            </w:r>
            <w:r w:rsidRPr="00C5608B">
              <w:rPr>
                <w:rStyle w:val="Hyperlink"/>
                <w:noProof/>
              </w:rPr>
              <w:instrText xml:space="preserve"> </w:instrText>
            </w:r>
            <w:r w:rsidRPr="00C5608B">
              <w:rPr>
                <w:rStyle w:val="Hyperlink"/>
                <w:noProof/>
              </w:rPr>
              <w:fldChar w:fldCharType="separate"/>
            </w:r>
            <w:r w:rsidRPr="00C5608B">
              <w:rPr>
                <w:rStyle w:val="Hyperlink"/>
                <w:noProof/>
              </w:rPr>
              <w:t>2.2.1</w:t>
            </w:r>
            <w:r>
              <w:rPr>
                <w:rFonts w:eastAsiaTheme="minorEastAsia"/>
                <w:noProof/>
              </w:rPr>
              <w:tab/>
            </w:r>
            <w:r w:rsidRPr="00C5608B">
              <w:rPr>
                <w:rStyle w:val="Hyperlink"/>
                <w:noProof/>
              </w:rPr>
              <w:t>Decision to be made</w:t>
            </w:r>
            <w:r>
              <w:rPr>
                <w:noProof/>
                <w:webHidden/>
              </w:rPr>
              <w:tab/>
            </w:r>
            <w:r>
              <w:rPr>
                <w:noProof/>
                <w:webHidden/>
              </w:rPr>
              <w:fldChar w:fldCharType="begin"/>
            </w:r>
            <w:r>
              <w:rPr>
                <w:noProof/>
                <w:webHidden/>
              </w:rPr>
              <w:instrText xml:space="preserve"> PAGEREF _Toc58187206 \h </w:instrText>
            </w:r>
          </w:ins>
          <w:r>
            <w:rPr>
              <w:noProof/>
              <w:webHidden/>
            </w:rPr>
          </w:r>
          <w:r>
            <w:rPr>
              <w:noProof/>
              <w:webHidden/>
            </w:rPr>
            <w:fldChar w:fldCharType="separate"/>
          </w:r>
          <w:ins w:id="100" w:author="Jared Castaneda" w:date="2020-12-06T22:46:00Z">
            <w:r>
              <w:rPr>
                <w:noProof/>
                <w:webHidden/>
              </w:rPr>
              <w:t>3</w:t>
            </w:r>
            <w:r>
              <w:rPr>
                <w:noProof/>
                <w:webHidden/>
              </w:rPr>
              <w:fldChar w:fldCharType="end"/>
            </w:r>
            <w:r w:rsidRPr="00C5608B">
              <w:rPr>
                <w:rStyle w:val="Hyperlink"/>
                <w:noProof/>
              </w:rPr>
              <w:fldChar w:fldCharType="end"/>
            </w:r>
          </w:ins>
        </w:p>
        <w:p w14:paraId="65038871" w14:textId="1F9ABF30" w:rsidR="00BB77F6" w:rsidRDefault="00BB77F6">
          <w:pPr>
            <w:pStyle w:val="TOC3"/>
            <w:rPr>
              <w:ins w:id="101" w:author="Jared Castaneda" w:date="2020-12-06T22:46:00Z"/>
              <w:rFonts w:eastAsiaTheme="minorEastAsia"/>
              <w:noProof/>
            </w:rPr>
          </w:pPr>
          <w:ins w:id="102"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"_Toc58187207"</w:instrText>
            </w:r>
            <w:r w:rsidRPr="00C5608B">
              <w:rPr>
                <w:rStyle w:val="Hyperlink"/>
                <w:noProof/>
              </w:rPr>
              <w:instrText xml:space="preserve"> </w:instrText>
            </w:r>
            <w:r w:rsidRPr="00C5608B">
              <w:rPr>
                <w:rStyle w:val="Hyperlink"/>
                <w:noProof/>
              </w:rPr>
              <w:fldChar w:fldCharType="separate"/>
            </w:r>
            <w:r w:rsidRPr="00C5608B">
              <w:rPr>
                <w:rStyle w:val="Hyperlink"/>
                <w:noProof/>
              </w:rPr>
              <w:t>2.2.2</w:t>
            </w:r>
            <w:r>
              <w:rPr>
                <w:rFonts w:eastAsiaTheme="minorEastAsia"/>
                <w:noProof/>
              </w:rPr>
              <w:tab/>
            </w:r>
            <w:r w:rsidRPr="00C5608B">
              <w:rPr>
                <w:rStyle w:val="Hyperlink"/>
                <w:noProof/>
              </w:rPr>
              <w:t>Options Considered</w:t>
            </w:r>
            <w:r>
              <w:rPr>
                <w:noProof/>
                <w:webHidden/>
              </w:rPr>
              <w:tab/>
            </w:r>
            <w:r>
              <w:rPr>
                <w:noProof/>
                <w:webHidden/>
              </w:rPr>
              <w:fldChar w:fldCharType="begin"/>
            </w:r>
            <w:r>
              <w:rPr>
                <w:noProof/>
                <w:webHidden/>
              </w:rPr>
              <w:instrText xml:space="preserve"> PAGEREF _Toc58187207 \h </w:instrText>
            </w:r>
          </w:ins>
          <w:r>
            <w:rPr>
              <w:noProof/>
              <w:webHidden/>
            </w:rPr>
          </w:r>
          <w:r>
            <w:rPr>
              <w:noProof/>
              <w:webHidden/>
            </w:rPr>
            <w:fldChar w:fldCharType="separate"/>
          </w:r>
          <w:ins w:id="103" w:author="Jared Castaneda" w:date="2020-12-06T22:46:00Z">
            <w:r>
              <w:rPr>
                <w:noProof/>
                <w:webHidden/>
              </w:rPr>
              <w:t>4</w:t>
            </w:r>
            <w:r>
              <w:rPr>
                <w:noProof/>
                <w:webHidden/>
              </w:rPr>
              <w:fldChar w:fldCharType="end"/>
            </w:r>
            <w:r w:rsidRPr="00C5608B">
              <w:rPr>
                <w:rStyle w:val="Hyperlink"/>
                <w:noProof/>
              </w:rPr>
              <w:fldChar w:fldCharType="end"/>
            </w:r>
          </w:ins>
        </w:p>
        <w:p w14:paraId="5396554E" w14:textId="3A2F3FB3" w:rsidR="00BB77F6" w:rsidRDefault="00BB77F6">
          <w:pPr>
            <w:pStyle w:val="TOC3"/>
            <w:rPr>
              <w:ins w:id="104" w:author="Jared Castaneda" w:date="2020-12-06T22:46:00Z"/>
              <w:rFonts w:eastAsiaTheme="minorEastAsia"/>
              <w:noProof/>
            </w:rPr>
          </w:pPr>
          <w:ins w:id="105"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"_Toc58187208"</w:instrText>
            </w:r>
            <w:r w:rsidRPr="00C5608B">
              <w:rPr>
                <w:rStyle w:val="Hyperlink"/>
                <w:noProof/>
              </w:rPr>
              <w:instrText xml:space="preserve"> </w:instrText>
            </w:r>
            <w:r w:rsidRPr="00C5608B">
              <w:rPr>
                <w:rStyle w:val="Hyperlink"/>
                <w:noProof/>
              </w:rPr>
              <w:fldChar w:fldCharType="separate"/>
            </w:r>
            <w:r w:rsidRPr="00C5608B">
              <w:rPr>
                <w:rStyle w:val="Hyperlink"/>
                <w:noProof/>
              </w:rPr>
              <w:t>2.2.3</w:t>
            </w:r>
            <w:r>
              <w:rPr>
                <w:rFonts w:eastAsiaTheme="minorEastAsia"/>
                <w:noProof/>
              </w:rPr>
              <w:tab/>
            </w:r>
            <w:r w:rsidRPr="00C5608B">
              <w:rPr>
                <w:rStyle w:val="Hyperlink"/>
                <w:noProof/>
              </w:rPr>
              <w:t>Selection and Rationale</w:t>
            </w:r>
            <w:r>
              <w:rPr>
                <w:noProof/>
                <w:webHidden/>
              </w:rPr>
              <w:tab/>
            </w:r>
            <w:r>
              <w:rPr>
                <w:noProof/>
                <w:webHidden/>
              </w:rPr>
              <w:fldChar w:fldCharType="begin"/>
            </w:r>
            <w:r>
              <w:rPr>
                <w:noProof/>
                <w:webHidden/>
              </w:rPr>
              <w:instrText xml:space="preserve"> PAGEREF _Toc58187208 \h </w:instrText>
            </w:r>
          </w:ins>
          <w:r>
            <w:rPr>
              <w:noProof/>
              <w:webHidden/>
            </w:rPr>
          </w:r>
          <w:r>
            <w:rPr>
              <w:noProof/>
              <w:webHidden/>
            </w:rPr>
            <w:fldChar w:fldCharType="separate"/>
          </w:r>
          <w:ins w:id="106" w:author="Jared Castaneda" w:date="2020-12-06T22:46:00Z">
            <w:r>
              <w:rPr>
                <w:noProof/>
                <w:webHidden/>
              </w:rPr>
              <w:t>5</w:t>
            </w:r>
            <w:r>
              <w:rPr>
                <w:noProof/>
                <w:webHidden/>
              </w:rPr>
              <w:fldChar w:fldCharType="end"/>
            </w:r>
            <w:r w:rsidRPr="00C5608B">
              <w:rPr>
                <w:rStyle w:val="Hyperlink"/>
                <w:noProof/>
              </w:rPr>
              <w:fldChar w:fldCharType="end"/>
            </w:r>
          </w:ins>
        </w:p>
        <w:p w14:paraId="49536DA6" w14:textId="198D525D" w:rsidR="00BB77F6" w:rsidRDefault="00BB77F6">
          <w:pPr>
            <w:pStyle w:val="TOC2"/>
            <w:rPr>
              <w:ins w:id="107" w:author="Jared Castaneda" w:date="2020-12-06T22:46:00Z"/>
              <w:rFonts w:eastAsiaTheme="minorEastAsia"/>
              <w:noProof/>
            </w:rPr>
          </w:pPr>
          <w:ins w:id="108"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"_Toc58187209"</w:instrText>
            </w:r>
            <w:r w:rsidRPr="00C5608B">
              <w:rPr>
                <w:rStyle w:val="Hyperlink"/>
                <w:noProof/>
              </w:rPr>
              <w:instrText xml:space="preserve"> </w:instrText>
            </w:r>
            <w:r w:rsidRPr="00C5608B">
              <w:rPr>
                <w:rStyle w:val="Hyperlink"/>
                <w:noProof/>
              </w:rPr>
              <w:fldChar w:fldCharType="separate"/>
            </w:r>
            <w:r w:rsidRPr="00C5608B">
              <w:rPr>
                <w:rStyle w:val="Hyperlink"/>
                <w:noProof/>
              </w:rPr>
              <w:t>2.3</w:t>
            </w:r>
            <w:r>
              <w:rPr>
                <w:rFonts w:eastAsiaTheme="minorEastAsia"/>
                <w:noProof/>
              </w:rPr>
              <w:tab/>
            </w:r>
            <w:r w:rsidRPr="00C5608B">
              <w:rPr>
                <w:rStyle w:val="Hyperlink"/>
                <w:noProof/>
              </w:rPr>
              <w:t>Information Expert GRASP Decision</w:t>
            </w:r>
            <w:r>
              <w:rPr>
                <w:noProof/>
                <w:webHidden/>
              </w:rPr>
              <w:tab/>
            </w:r>
            <w:r>
              <w:rPr>
                <w:noProof/>
                <w:webHidden/>
              </w:rPr>
              <w:fldChar w:fldCharType="begin"/>
            </w:r>
            <w:r>
              <w:rPr>
                <w:noProof/>
                <w:webHidden/>
              </w:rPr>
              <w:instrText xml:space="preserve"> PAGEREF _Toc58187209 \h </w:instrText>
            </w:r>
          </w:ins>
          <w:r>
            <w:rPr>
              <w:noProof/>
              <w:webHidden/>
            </w:rPr>
          </w:r>
          <w:r>
            <w:rPr>
              <w:noProof/>
              <w:webHidden/>
            </w:rPr>
            <w:fldChar w:fldCharType="separate"/>
          </w:r>
          <w:ins w:id="109" w:author="Jared Castaneda" w:date="2020-12-06T22:46:00Z">
            <w:r>
              <w:rPr>
                <w:noProof/>
                <w:webHidden/>
              </w:rPr>
              <w:t>5</w:t>
            </w:r>
            <w:r>
              <w:rPr>
                <w:noProof/>
                <w:webHidden/>
              </w:rPr>
              <w:fldChar w:fldCharType="end"/>
            </w:r>
            <w:r w:rsidRPr="00C5608B">
              <w:rPr>
                <w:rStyle w:val="Hyperlink"/>
                <w:noProof/>
              </w:rPr>
              <w:fldChar w:fldCharType="end"/>
            </w:r>
          </w:ins>
        </w:p>
        <w:p w14:paraId="20A24AC1" w14:textId="724958C6" w:rsidR="00BB77F6" w:rsidRDefault="00BB77F6">
          <w:pPr>
            <w:pStyle w:val="TOC3"/>
            <w:rPr>
              <w:ins w:id="110" w:author="Jared Castaneda" w:date="2020-12-06T22:46:00Z"/>
              <w:rFonts w:eastAsiaTheme="minorEastAsia"/>
              <w:noProof/>
            </w:rPr>
          </w:pPr>
          <w:ins w:id="111"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"_Toc58187210"</w:instrText>
            </w:r>
            <w:r w:rsidRPr="00C5608B">
              <w:rPr>
                <w:rStyle w:val="Hyperlink"/>
                <w:noProof/>
              </w:rPr>
              <w:instrText xml:space="preserve"> </w:instrText>
            </w:r>
            <w:r w:rsidRPr="00C5608B">
              <w:rPr>
                <w:rStyle w:val="Hyperlink"/>
                <w:noProof/>
              </w:rPr>
              <w:fldChar w:fldCharType="separate"/>
            </w:r>
            <w:r w:rsidRPr="00C5608B">
              <w:rPr>
                <w:rStyle w:val="Hyperlink"/>
                <w:noProof/>
              </w:rPr>
              <w:t>2.3.1</w:t>
            </w:r>
            <w:r>
              <w:rPr>
                <w:rFonts w:eastAsiaTheme="minorEastAsia"/>
                <w:noProof/>
              </w:rPr>
              <w:tab/>
            </w:r>
            <w:r w:rsidRPr="00C5608B">
              <w:rPr>
                <w:rStyle w:val="Hyperlink"/>
                <w:noProof/>
              </w:rPr>
              <w:t>Decision to be made</w:t>
            </w:r>
            <w:r>
              <w:rPr>
                <w:noProof/>
                <w:webHidden/>
              </w:rPr>
              <w:tab/>
            </w:r>
            <w:r>
              <w:rPr>
                <w:noProof/>
                <w:webHidden/>
              </w:rPr>
              <w:fldChar w:fldCharType="begin"/>
            </w:r>
            <w:r>
              <w:rPr>
                <w:noProof/>
                <w:webHidden/>
              </w:rPr>
              <w:instrText xml:space="preserve"> PAGEREF _Toc58187210 \h </w:instrText>
            </w:r>
          </w:ins>
          <w:r>
            <w:rPr>
              <w:noProof/>
              <w:webHidden/>
            </w:rPr>
          </w:r>
          <w:r>
            <w:rPr>
              <w:noProof/>
              <w:webHidden/>
            </w:rPr>
            <w:fldChar w:fldCharType="separate"/>
          </w:r>
          <w:ins w:id="112" w:author="Jared Castaneda" w:date="2020-12-06T22:46:00Z">
            <w:r>
              <w:rPr>
                <w:noProof/>
                <w:webHidden/>
              </w:rPr>
              <w:t>5</w:t>
            </w:r>
            <w:r>
              <w:rPr>
                <w:noProof/>
                <w:webHidden/>
              </w:rPr>
              <w:fldChar w:fldCharType="end"/>
            </w:r>
            <w:r w:rsidRPr="00C5608B">
              <w:rPr>
                <w:rStyle w:val="Hyperlink"/>
                <w:noProof/>
              </w:rPr>
              <w:fldChar w:fldCharType="end"/>
            </w:r>
          </w:ins>
        </w:p>
        <w:p w14:paraId="0D1A929A" w14:textId="64079497" w:rsidR="00BB77F6" w:rsidRDefault="00BB77F6">
          <w:pPr>
            <w:pStyle w:val="TOC3"/>
            <w:rPr>
              <w:ins w:id="113" w:author="Jared Castaneda" w:date="2020-12-06T22:46:00Z"/>
              <w:rFonts w:eastAsiaTheme="minorEastAsia"/>
              <w:noProof/>
            </w:rPr>
          </w:pPr>
          <w:ins w:id="114"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"_Toc58187211"</w:instrText>
            </w:r>
            <w:r w:rsidRPr="00C5608B">
              <w:rPr>
                <w:rStyle w:val="Hyperlink"/>
                <w:noProof/>
              </w:rPr>
              <w:instrText xml:space="preserve"> </w:instrText>
            </w:r>
            <w:r w:rsidRPr="00C5608B">
              <w:rPr>
                <w:rStyle w:val="Hyperlink"/>
                <w:noProof/>
              </w:rPr>
              <w:fldChar w:fldCharType="separate"/>
            </w:r>
            <w:r w:rsidRPr="00C5608B">
              <w:rPr>
                <w:rStyle w:val="Hyperlink"/>
                <w:noProof/>
              </w:rPr>
              <w:t>2.3.2</w:t>
            </w:r>
            <w:r>
              <w:rPr>
                <w:rFonts w:eastAsiaTheme="minorEastAsia"/>
                <w:noProof/>
              </w:rPr>
              <w:tab/>
            </w:r>
            <w:r w:rsidRPr="00C5608B">
              <w:rPr>
                <w:rStyle w:val="Hyperlink"/>
                <w:noProof/>
              </w:rPr>
              <w:t>Options Considered</w:t>
            </w:r>
            <w:r>
              <w:rPr>
                <w:noProof/>
                <w:webHidden/>
              </w:rPr>
              <w:tab/>
            </w:r>
            <w:r>
              <w:rPr>
                <w:noProof/>
                <w:webHidden/>
              </w:rPr>
              <w:fldChar w:fldCharType="begin"/>
            </w:r>
            <w:r>
              <w:rPr>
                <w:noProof/>
                <w:webHidden/>
              </w:rPr>
              <w:instrText xml:space="preserve"> PAGEREF _Toc58187211 \h </w:instrText>
            </w:r>
          </w:ins>
          <w:r>
            <w:rPr>
              <w:noProof/>
              <w:webHidden/>
            </w:rPr>
          </w:r>
          <w:r>
            <w:rPr>
              <w:noProof/>
              <w:webHidden/>
            </w:rPr>
            <w:fldChar w:fldCharType="separate"/>
          </w:r>
          <w:ins w:id="115" w:author="Jared Castaneda" w:date="2020-12-06T22:46:00Z">
            <w:r>
              <w:rPr>
                <w:noProof/>
                <w:webHidden/>
              </w:rPr>
              <w:t>6</w:t>
            </w:r>
            <w:r>
              <w:rPr>
                <w:noProof/>
                <w:webHidden/>
              </w:rPr>
              <w:fldChar w:fldCharType="end"/>
            </w:r>
            <w:r w:rsidRPr="00C5608B">
              <w:rPr>
                <w:rStyle w:val="Hyperlink"/>
                <w:noProof/>
              </w:rPr>
              <w:fldChar w:fldCharType="end"/>
            </w:r>
          </w:ins>
        </w:p>
        <w:p w14:paraId="4F76D22B" w14:textId="138E7710" w:rsidR="00BB77F6" w:rsidRDefault="00BB77F6">
          <w:pPr>
            <w:pStyle w:val="TOC3"/>
            <w:rPr>
              <w:ins w:id="116" w:author="Jared Castaneda" w:date="2020-12-06T22:46:00Z"/>
              <w:rFonts w:eastAsiaTheme="minorEastAsia"/>
              <w:noProof/>
            </w:rPr>
          </w:pPr>
          <w:ins w:id="117"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"_Toc58187212"</w:instrText>
            </w:r>
            <w:r w:rsidRPr="00C5608B">
              <w:rPr>
                <w:rStyle w:val="Hyperlink"/>
                <w:noProof/>
              </w:rPr>
              <w:instrText xml:space="preserve"> </w:instrText>
            </w:r>
            <w:r w:rsidRPr="00C5608B">
              <w:rPr>
                <w:rStyle w:val="Hyperlink"/>
                <w:noProof/>
              </w:rPr>
              <w:fldChar w:fldCharType="separate"/>
            </w:r>
            <w:r w:rsidRPr="00C5608B">
              <w:rPr>
                <w:rStyle w:val="Hyperlink"/>
                <w:noProof/>
              </w:rPr>
              <w:t>2.3.3</w:t>
            </w:r>
            <w:r>
              <w:rPr>
                <w:rFonts w:eastAsiaTheme="minorEastAsia"/>
                <w:noProof/>
              </w:rPr>
              <w:tab/>
            </w:r>
            <w:r w:rsidRPr="00C5608B">
              <w:rPr>
                <w:rStyle w:val="Hyperlink"/>
                <w:noProof/>
              </w:rPr>
              <w:t>Selection and Rationale</w:t>
            </w:r>
            <w:r>
              <w:rPr>
                <w:noProof/>
                <w:webHidden/>
              </w:rPr>
              <w:tab/>
            </w:r>
            <w:r>
              <w:rPr>
                <w:noProof/>
                <w:webHidden/>
              </w:rPr>
              <w:fldChar w:fldCharType="begin"/>
            </w:r>
            <w:r>
              <w:rPr>
                <w:noProof/>
                <w:webHidden/>
              </w:rPr>
              <w:instrText xml:space="preserve"> PAGEREF _Toc58187212 \h </w:instrText>
            </w:r>
          </w:ins>
          <w:r>
            <w:rPr>
              <w:noProof/>
              <w:webHidden/>
            </w:rPr>
          </w:r>
          <w:r>
            <w:rPr>
              <w:noProof/>
              <w:webHidden/>
            </w:rPr>
            <w:fldChar w:fldCharType="separate"/>
          </w:r>
          <w:ins w:id="118" w:author="Jared Castaneda" w:date="2020-12-06T22:46:00Z">
            <w:r>
              <w:rPr>
                <w:noProof/>
                <w:webHidden/>
              </w:rPr>
              <w:t>7</w:t>
            </w:r>
            <w:r>
              <w:rPr>
                <w:noProof/>
                <w:webHidden/>
              </w:rPr>
              <w:fldChar w:fldCharType="end"/>
            </w:r>
            <w:r w:rsidRPr="00C5608B">
              <w:rPr>
                <w:rStyle w:val="Hyperlink"/>
                <w:noProof/>
              </w:rPr>
              <w:fldChar w:fldCharType="end"/>
            </w:r>
          </w:ins>
        </w:p>
        <w:p w14:paraId="1C69AC9E" w14:textId="7F5B1201" w:rsidR="00BB77F6" w:rsidRDefault="00BB77F6">
          <w:pPr>
            <w:pStyle w:val="TOC2"/>
            <w:rPr>
              <w:ins w:id="119" w:author="Jared Castaneda" w:date="2020-12-06T22:46:00Z"/>
              <w:rFonts w:eastAsiaTheme="minorEastAsia"/>
              <w:noProof/>
            </w:rPr>
          </w:pPr>
          <w:ins w:id="120"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"_Toc58187213"</w:instrText>
            </w:r>
            <w:r w:rsidRPr="00C5608B">
              <w:rPr>
                <w:rStyle w:val="Hyperlink"/>
                <w:noProof/>
              </w:rPr>
              <w:instrText xml:space="preserve"> </w:instrText>
            </w:r>
            <w:r w:rsidRPr="00C5608B">
              <w:rPr>
                <w:rStyle w:val="Hyperlink"/>
                <w:noProof/>
              </w:rPr>
              <w:fldChar w:fldCharType="separate"/>
            </w:r>
            <w:r w:rsidRPr="00C5608B">
              <w:rPr>
                <w:rStyle w:val="Hyperlink"/>
                <w:noProof/>
              </w:rPr>
              <w:t>2.4</w:t>
            </w:r>
            <w:r>
              <w:rPr>
                <w:rFonts w:eastAsiaTheme="minorEastAsia"/>
                <w:noProof/>
              </w:rPr>
              <w:tab/>
            </w:r>
            <w:r w:rsidRPr="00C5608B">
              <w:rPr>
                <w:rStyle w:val="Hyperlink"/>
                <w:noProof/>
              </w:rPr>
              <w:t>Controller GRASP Decision</w:t>
            </w:r>
            <w:r>
              <w:rPr>
                <w:noProof/>
                <w:webHidden/>
              </w:rPr>
              <w:tab/>
            </w:r>
            <w:r>
              <w:rPr>
                <w:noProof/>
                <w:webHidden/>
              </w:rPr>
              <w:fldChar w:fldCharType="begin"/>
            </w:r>
            <w:r>
              <w:rPr>
                <w:noProof/>
                <w:webHidden/>
              </w:rPr>
              <w:instrText xml:space="preserve"> PAGEREF _Toc58187213 \h </w:instrText>
            </w:r>
          </w:ins>
          <w:r>
            <w:rPr>
              <w:noProof/>
              <w:webHidden/>
            </w:rPr>
          </w:r>
          <w:r>
            <w:rPr>
              <w:noProof/>
              <w:webHidden/>
            </w:rPr>
            <w:fldChar w:fldCharType="separate"/>
          </w:r>
          <w:ins w:id="121" w:author="Jared Castaneda" w:date="2020-12-06T22:46:00Z">
            <w:r>
              <w:rPr>
                <w:noProof/>
                <w:webHidden/>
              </w:rPr>
              <w:t>7</w:t>
            </w:r>
            <w:r>
              <w:rPr>
                <w:noProof/>
                <w:webHidden/>
              </w:rPr>
              <w:fldChar w:fldCharType="end"/>
            </w:r>
            <w:r w:rsidRPr="00C5608B">
              <w:rPr>
                <w:rStyle w:val="Hyperlink"/>
                <w:noProof/>
              </w:rPr>
              <w:fldChar w:fldCharType="end"/>
            </w:r>
          </w:ins>
        </w:p>
        <w:p w14:paraId="1D0FD994" w14:textId="1E95367E" w:rsidR="00BB77F6" w:rsidRDefault="00BB77F6">
          <w:pPr>
            <w:pStyle w:val="TOC3"/>
            <w:rPr>
              <w:ins w:id="122" w:author="Jared Castaneda" w:date="2020-12-06T22:46:00Z"/>
              <w:rFonts w:eastAsiaTheme="minorEastAsia"/>
              <w:noProof/>
            </w:rPr>
          </w:pPr>
          <w:ins w:id="123"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"_Toc58187214"</w:instrText>
            </w:r>
            <w:r w:rsidRPr="00C5608B">
              <w:rPr>
                <w:rStyle w:val="Hyperlink"/>
                <w:noProof/>
              </w:rPr>
              <w:instrText xml:space="preserve"> </w:instrText>
            </w:r>
            <w:r w:rsidRPr="00C5608B">
              <w:rPr>
                <w:rStyle w:val="Hyperlink"/>
                <w:noProof/>
              </w:rPr>
              <w:fldChar w:fldCharType="separate"/>
            </w:r>
            <w:r w:rsidRPr="00C5608B">
              <w:rPr>
                <w:rStyle w:val="Hyperlink"/>
                <w:noProof/>
              </w:rPr>
              <w:t>2.4.1</w:t>
            </w:r>
            <w:r>
              <w:rPr>
                <w:rFonts w:eastAsiaTheme="minorEastAsia"/>
                <w:noProof/>
              </w:rPr>
              <w:tab/>
            </w:r>
            <w:r w:rsidRPr="00C5608B">
              <w:rPr>
                <w:rStyle w:val="Hyperlink"/>
                <w:noProof/>
              </w:rPr>
              <w:t>Decision to be made</w:t>
            </w:r>
            <w:r>
              <w:rPr>
                <w:noProof/>
                <w:webHidden/>
              </w:rPr>
              <w:tab/>
            </w:r>
            <w:r>
              <w:rPr>
                <w:noProof/>
                <w:webHidden/>
              </w:rPr>
              <w:fldChar w:fldCharType="begin"/>
            </w:r>
            <w:r>
              <w:rPr>
                <w:noProof/>
                <w:webHidden/>
              </w:rPr>
              <w:instrText xml:space="preserve"> PAGEREF _Toc58187214 \h </w:instrText>
            </w:r>
          </w:ins>
          <w:r>
            <w:rPr>
              <w:noProof/>
              <w:webHidden/>
            </w:rPr>
          </w:r>
          <w:r>
            <w:rPr>
              <w:noProof/>
              <w:webHidden/>
            </w:rPr>
            <w:fldChar w:fldCharType="separate"/>
          </w:r>
          <w:ins w:id="124" w:author="Jared Castaneda" w:date="2020-12-06T22:46:00Z">
            <w:r>
              <w:rPr>
                <w:noProof/>
                <w:webHidden/>
              </w:rPr>
              <w:t>7</w:t>
            </w:r>
            <w:r>
              <w:rPr>
                <w:noProof/>
                <w:webHidden/>
              </w:rPr>
              <w:fldChar w:fldCharType="end"/>
            </w:r>
            <w:r w:rsidRPr="00C5608B">
              <w:rPr>
                <w:rStyle w:val="Hyperlink"/>
                <w:noProof/>
              </w:rPr>
              <w:fldChar w:fldCharType="end"/>
            </w:r>
          </w:ins>
        </w:p>
        <w:p w14:paraId="041AD4BE" w14:textId="778DD33C" w:rsidR="00BB77F6" w:rsidRDefault="00BB77F6">
          <w:pPr>
            <w:pStyle w:val="TOC3"/>
            <w:rPr>
              <w:ins w:id="125" w:author="Jared Castaneda" w:date="2020-12-06T22:46:00Z"/>
              <w:rFonts w:eastAsiaTheme="minorEastAsia"/>
              <w:noProof/>
            </w:rPr>
          </w:pPr>
          <w:ins w:id="126"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"_Toc58187215"</w:instrText>
            </w:r>
            <w:r w:rsidRPr="00C5608B">
              <w:rPr>
                <w:rStyle w:val="Hyperlink"/>
                <w:noProof/>
              </w:rPr>
              <w:instrText xml:space="preserve"> </w:instrText>
            </w:r>
            <w:r w:rsidRPr="00C5608B">
              <w:rPr>
                <w:rStyle w:val="Hyperlink"/>
                <w:noProof/>
              </w:rPr>
              <w:fldChar w:fldCharType="separate"/>
            </w:r>
            <w:r w:rsidRPr="00C5608B">
              <w:rPr>
                <w:rStyle w:val="Hyperlink"/>
                <w:noProof/>
              </w:rPr>
              <w:t>2.4.2</w:t>
            </w:r>
            <w:r>
              <w:rPr>
                <w:rFonts w:eastAsiaTheme="minorEastAsia"/>
                <w:noProof/>
              </w:rPr>
              <w:tab/>
            </w:r>
            <w:r w:rsidRPr="00C5608B">
              <w:rPr>
                <w:rStyle w:val="Hyperlink"/>
                <w:noProof/>
              </w:rPr>
              <w:t>Options Considered</w:t>
            </w:r>
            <w:r>
              <w:rPr>
                <w:noProof/>
                <w:webHidden/>
              </w:rPr>
              <w:tab/>
            </w:r>
            <w:r>
              <w:rPr>
                <w:noProof/>
                <w:webHidden/>
              </w:rPr>
              <w:fldChar w:fldCharType="begin"/>
            </w:r>
            <w:r>
              <w:rPr>
                <w:noProof/>
                <w:webHidden/>
              </w:rPr>
              <w:instrText xml:space="preserve"> PAGEREF _Toc58187215 \h </w:instrText>
            </w:r>
          </w:ins>
          <w:r>
            <w:rPr>
              <w:noProof/>
              <w:webHidden/>
            </w:rPr>
          </w:r>
          <w:r>
            <w:rPr>
              <w:noProof/>
              <w:webHidden/>
            </w:rPr>
            <w:fldChar w:fldCharType="separate"/>
          </w:r>
          <w:ins w:id="127" w:author="Jared Castaneda" w:date="2020-12-06T22:46:00Z">
            <w:r>
              <w:rPr>
                <w:noProof/>
                <w:webHidden/>
              </w:rPr>
              <w:t>7</w:t>
            </w:r>
            <w:r>
              <w:rPr>
                <w:noProof/>
                <w:webHidden/>
              </w:rPr>
              <w:fldChar w:fldCharType="end"/>
            </w:r>
            <w:r w:rsidRPr="00C5608B">
              <w:rPr>
                <w:rStyle w:val="Hyperlink"/>
                <w:noProof/>
              </w:rPr>
              <w:fldChar w:fldCharType="end"/>
            </w:r>
          </w:ins>
        </w:p>
        <w:p w14:paraId="14602590" w14:textId="7262D5D7" w:rsidR="00BB77F6" w:rsidRDefault="00BB77F6">
          <w:pPr>
            <w:pStyle w:val="TOC3"/>
            <w:rPr>
              <w:ins w:id="128" w:author="Jared Castaneda" w:date="2020-12-06T22:46:00Z"/>
              <w:rFonts w:eastAsiaTheme="minorEastAsia"/>
              <w:noProof/>
            </w:rPr>
          </w:pPr>
          <w:ins w:id="129"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"_Toc58187216"</w:instrText>
            </w:r>
            <w:r w:rsidRPr="00C5608B">
              <w:rPr>
                <w:rStyle w:val="Hyperlink"/>
                <w:noProof/>
              </w:rPr>
              <w:instrText xml:space="preserve"> </w:instrText>
            </w:r>
            <w:r w:rsidRPr="00C5608B">
              <w:rPr>
                <w:rStyle w:val="Hyperlink"/>
                <w:noProof/>
              </w:rPr>
              <w:fldChar w:fldCharType="separate"/>
            </w:r>
            <w:r w:rsidRPr="00C5608B">
              <w:rPr>
                <w:rStyle w:val="Hyperlink"/>
                <w:noProof/>
              </w:rPr>
              <w:t>2.4.3</w:t>
            </w:r>
            <w:r>
              <w:rPr>
                <w:rFonts w:eastAsiaTheme="minorEastAsia"/>
                <w:noProof/>
              </w:rPr>
              <w:tab/>
            </w:r>
            <w:r w:rsidRPr="00C5608B">
              <w:rPr>
                <w:rStyle w:val="Hyperlink"/>
                <w:noProof/>
              </w:rPr>
              <w:t>Selection and Rationale</w:t>
            </w:r>
            <w:r>
              <w:rPr>
                <w:noProof/>
                <w:webHidden/>
              </w:rPr>
              <w:tab/>
            </w:r>
            <w:r>
              <w:rPr>
                <w:noProof/>
                <w:webHidden/>
              </w:rPr>
              <w:fldChar w:fldCharType="begin"/>
            </w:r>
            <w:r>
              <w:rPr>
                <w:noProof/>
                <w:webHidden/>
              </w:rPr>
              <w:instrText xml:space="preserve"> PAGEREF _Toc58187216 \h </w:instrText>
            </w:r>
          </w:ins>
          <w:r>
            <w:rPr>
              <w:noProof/>
              <w:webHidden/>
            </w:rPr>
          </w:r>
          <w:r>
            <w:rPr>
              <w:noProof/>
              <w:webHidden/>
            </w:rPr>
            <w:fldChar w:fldCharType="separate"/>
          </w:r>
          <w:ins w:id="130" w:author="Jared Castaneda" w:date="2020-12-06T22:46:00Z">
            <w:r>
              <w:rPr>
                <w:noProof/>
                <w:webHidden/>
              </w:rPr>
              <w:t>8</w:t>
            </w:r>
            <w:r>
              <w:rPr>
                <w:noProof/>
                <w:webHidden/>
              </w:rPr>
              <w:fldChar w:fldCharType="end"/>
            </w:r>
            <w:r w:rsidRPr="00C5608B">
              <w:rPr>
                <w:rStyle w:val="Hyperlink"/>
                <w:noProof/>
              </w:rPr>
              <w:fldChar w:fldCharType="end"/>
            </w:r>
          </w:ins>
        </w:p>
        <w:p w14:paraId="478DC30E" w14:textId="022395A3" w:rsidR="00BB77F6" w:rsidRDefault="00BB77F6">
          <w:pPr>
            <w:pStyle w:val="TOC1"/>
            <w:rPr>
              <w:ins w:id="131" w:author="Jared Castaneda" w:date="2020-12-06T22:46:00Z"/>
              <w:rFonts w:eastAsiaTheme="minorEastAsia"/>
              <w:sz w:val="22"/>
            </w:rPr>
          </w:pPr>
          <w:ins w:id="132" w:author="Jared Castaneda" w:date="2020-12-06T22:46:00Z">
            <w:r w:rsidRPr="00C5608B">
              <w:rPr>
                <w:rStyle w:val="Hyperlink"/>
              </w:rPr>
              <w:fldChar w:fldCharType="begin"/>
            </w:r>
            <w:r w:rsidRPr="00C5608B">
              <w:rPr>
                <w:rStyle w:val="Hyperlink"/>
              </w:rPr>
              <w:instrText xml:space="preserve"> </w:instrText>
            </w:r>
            <w:r>
              <w:instrText>HYPERLINK \l "_Toc58187217"</w:instrText>
            </w:r>
            <w:r w:rsidRPr="00C5608B">
              <w:rPr>
                <w:rStyle w:val="Hyperlink"/>
              </w:rPr>
              <w:instrText xml:space="preserve"> </w:instrText>
            </w:r>
            <w:r w:rsidRPr="00C5608B">
              <w:rPr>
                <w:rStyle w:val="Hyperlink"/>
              </w:rPr>
              <w:fldChar w:fldCharType="separate"/>
            </w:r>
            <w:r w:rsidRPr="00C5608B">
              <w:rPr>
                <w:rStyle w:val="Hyperlink"/>
              </w:rPr>
              <w:t>3</w:t>
            </w:r>
            <w:r>
              <w:rPr>
                <w:rFonts w:eastAsiaTheme="minorEastAsia"/>
                <w:sz w:val="22"/>
              </w:rPr>
              <w:tab/>
            </w:r>
            <w:r w:rsidRPr="00C5608B">
              <w:rPr>
                <w:rStyle w:val="Hyperlink"/>
              </w:rPr>
              <w:t>Logical View</w:t>
            </w:r>
            <w:r>
              <w:rPr>
                <w:webHidden/>
              </w:rPr>
              <w:tab/>
            </w:r>
            <w:r>
              <w:rPr>
                <w:webHidden/>
              </w:rPr>
              <w:fldChar w:fldCharType="begin"/>
            </w:r>
            <w:r>
              <w:rPr>
                <w:webHidden/>
              </w:rPr>
              <w:instrText xml:space="preserve"> PAGEREF _Toc58187217 \h </w:instrText>
            </w:r>
          </w:ins>
          <w:r>
            <w:rPr>
              <w:webHidden/>
            </w:rPr>
          </w:r>
          <w:r>
            <w:rPr>
              <w:webHidden/>
            </w:rPr>
            <w:fldChar w:fldCharType="separate"/>
          </w:r>
          <w:ins w:id="133" w:author="Jared Castaneda" w:date="2020-12-06T22:46:00Z">
            <w:r>
              <w:rPr>
                <w:webHidden/>
              </w:rPr>
              <w:t>9</w:t>
            </w:r>
            <w:r>
              <w:rPr>
                <w:webHidden/>
              </w:rPr>
              <w:fldChar w:fldCharType="end"/>
            </w:r>
            <w:r w:rsidRPr="00C5608B">
              <w:rPr>
                <w:rStyle w:val="Hyperlink"/>
              </w:rPr>
              <w:fldChar w:fldCharType="end"/>
            </w:r>
          </w:ins>
        </w:p>
        <w:p w14:paraId="2480BD57" w14:textId="3D941F66" w:rsidR="00BB77F6" w:rsidRDefault="00BB77F6">
          <w:pPr>
            <w:pStyle w:val="TOC2"/>
            <w:rPr>
              <w:ins w:id="134" w:author="Jared Castaneda" w:date="2020-12-06T22:46:00Z"/>
              <w:rFonts w:eastAsiaTheme="minorEastAsia"/>
              <w:noProof/>
            </w:rPr>
          </w:pPr>
          <w:ins w:id="135"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"_Toc58187218"</w:instrText>
            </w:r>
            <w:r w:rsidRPr="00C5608B">
              <w:rPr>
                <w:rStyle w:val="Hyperlink"/>
                <w:noProof/>
              </w:rPr>
              <w:instrText xml:space="preserve"> </w:instrText>
            </w:r>
            <w:r w:rsidRPr="00C5608B">
              <w:rPr>
                <w:rStyle w:val="Hyperlink"/>
                <w:noProof/>
              </w:rPr>
              <w:fldChar w:fldCharType="separate"/>
            </w:r>
            <w:r w:rsidRPr="00C5608B">
              <w:rPr>
                <w:rStyle w:val="Hyperlink"/>
                <w:noProof/>
              </w:rPr>
              <w:t>3.1</w:t>
            </w:r>
            <w:r>
              <w:rPr>
                <w:rFonts w:eastAsiaTheme="minorEastAsia"/>
                <w:noProof/>
              </w:rPr>
              <w:tab/>
            </w:r>
            <w:r w:rsidRPr="00C5608B">
              <w:rPr>
                <w:rStyle w:val="Hyperlink"/>
                <w:noProof/>
              </w:rPr>
              <w:t>Package Diagrams</w:t>
            </w:r>
            <w:r>
              <w:rPr>
                <w:noProof/>
                <w:webHidden/>
              </w:rPr>
              <w:tab/>
            </w:r>
            <w:r>
              <w:rPr>
                <w:noProof/>
                <w:webHidden/>
              </w:rPr>
              <w:fldChar w:fldCharType="begin"/>
            </w:r>
            <w:r>
              <w:rPr>
                <w:noProof/>
                <w:webHidden/>
              </w:rPr>
              <w:instrText xml:space="preserve"> PAGEREF _Toc58187218 \h </w:instrText>
            </w:r>
          </w:ins>
          <w:r>
            <w:rPr>
              <w:noProof/>
              <w:webHidden/>
            </w:rPr>
          </w:r>
          <w:r>
            <w:rPr>
              <w:noProof/>
              <w:webHidden/>
            </w:rPr>
            <w:fldChar w:fldCharType="separate"/>
          </w:r>
          <w:ins w:id="136" w:author="Jared Castaneda" w:date="2020-12-06T22:46:00Z">
            <w:r>
              <w:rPr>
                <w:noProof/>
                <w:webHidden/>
              </w:rPr>
              <w:t>9</w:t>
            </w:r>
            <w:r>
              <w:rPr>
                <w:noProof/>
                <w:webHidden/>
              </w:rPr>
              <w:fldChar w:fldCharType="end"/>
            </w:r>
            <w:r w:rsidRPr="00C5608B">
              <w:rPr>
                <w:rStyle w:val="Hyperlink"/>
                <w:noProof/>
              </w:rPr>
              <w:fldChar w:fldCharType="end"/>
            </w:r>
          </w:ins>
        </w:p>
        <w:p w14:paraId="79EC707E" w14:textId="49129A72" w:rsidR="00BB77F6" w:rsidRDefault="00BB77F6">
          <w:pPr>
            <w:pStyle w:val="TOC3"/>
            <w:rPr>
              <w:ins w:id="137" w:author="Jared Castaneda" w:date="2020-12-06T22:46:00Z"/>
              <w:rFonts w:eastAsiaTheme="minorEastAsia"/>
              <w:noProof/>
            </w:rPr>
          </w:pPr>
          <w:ins w:id="138"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"_Toc58187219"</w:instrText>
            </w:r>
            <w:r w:rsidRPr="00C5608B">
              <w:rPr>
                <w:rStyle w:val="Hyperlink"/>
                <w:noProof/>
              </w:rPr>
              <w:instrText xml:space="preserve"> </w:instrText>
            </w:r>
            <w:r w:rsidRPr="00C5608B">
              <w:rPr>
                <w:rStyle w:val="Hyperlink"/>
                <w:noProof/>
              </w:rPr>
              <w:fldChar w:fldCharType="separate"/>
            </w:r>
            <w:r w:rsidRPr="00C5608B">
              <w:rPr>
                <w:rStyle w:val="Hyperlink"/>
                <w:noProof/>
              </w:rPr>
              <w:t>3.1.1</w:t>
            </w:r>
            <w:r>
              <w:rPr>
                <w:rFonts w:eastAsiaTheme="minorEastAsia"/>
                <w:noProof/>
              </w:rPr>
              <w:tab/>
            </w:r>
            <w:r w:rsidRPr="00C5608B">
              <w:rPr>
                <w:rStyle w:val="Hyperlink"/>
                <w:noProof/>
              </w:rPr>
              <w:t>Presentation (UI) Layer Components</w:t>
            </w:r>
            <w:r>
              <w:rPr>
                <w:noProof/>
                <w:webHidden/>
              </w:rPr>
              <w:tab/>
            </w:r>
            <w:r>
              <w:rPr>
                <w:noProof/>
                <w:webHidden/>
              </w:rPr>
              <w:fldChar w:fldCharType="begin"/>
            </w:r>
            <w:r>
              <w:rPr>
                <w:noProof/>
                <w:webHidden/>
              </w:rPr>
              <w:instrText xml:space="preserve"> PAGEREF _Toc58187219 \h </w:instrText>
            </w:r>
          </w:ins>
          <w:r>
            <w:rPr>
              <w:noProof/>
              <w:webHidden/>
            </w:rPr>
          </w:r>
          <w:r>
            <w:rPr>
              <w:noProof/>
              <w:webHidden/>
            </w:rPr>
            <w:fldChar w:fldCharType="separate"/>
          </w:r>
          <w:ins w:id="139" w:author="Jared Castaneda" w:date="2020-12-06T22:46:00Z">
            <w:r>
              <w:rPr>
                <w:noProof/>
                <w:webHidden/>
              </w:rPr>
              <w:t>9</w:t>
            </w:r>
            <w:r>
              <w:rPr>
                <w:noProof/>
                <w:webHidden/>
              </w:rPr>
              <w:fldChar w:fldCharType="end"/>
            </w:r>
            <w:r w:rsidRPr="00C5608B">
              <w:rPr>
                <w:rStyle w:val="Hyperlink"/>
                <w:noProof/>
              </w:rPr>
              <w:fldChar w:fldCharType="end"/>
            </w:r>
          </w:ins>
        </w:p>
        <w:p w14:paraId="7EA49352" w14:textId="5AE90741" w:rsidR="00BB77F6" w:rsidRDefault="00BB77F6">
          <w:pPr>
            <w:pStyle w:val="TOC3"/>
            <w:rPr>
              <w:ins w:id="140" w:author="Jared Castaneda" w:date="2020-12-06T22:46:00Z"/>
              <w:rFonts w:eastAsiaTheme="minorEastAsia"/>
              <w:noProof/>
            </w:rPr>
          </w:pPr>
          <w:ins w:id="141"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"_Toc58187224"</w:instrText>
            </w:r>
            <w:r w:rsidRPr="00C5608B">
              <w:rPr>
                <w:rStyle w:val="Hyperlink"/>
                <w:noProof/>
              </w:rPr>
              <w:instrText xml:space="preserve"> </w:instrText>
            </w:r>
            <w:r w:rsidRPr="00C5608B">
              <w:rPr>
                <w:rStyle w:val="Hyperlink"/>
                <w:noProof/>
              </w:rPr>
              <w:fldChar w:fldCharType="separate"/>
            </w:r>
            <w:r w:rsidRPr="00C5608B">
              <w:rPr>
                <w:rStyle w:val="Hyperlink"/>
                <w:noProof/>
              </w:rPr>
              <w:t>3.1.2</w:t>
            </w:r>
            <w:r>
              <w:rPr>
                <w:rFonts w:eastAsiaTheme="minorEastAsia"/>
                <w:noProof/>
              </w:rPr>
              <w:tab/>
            </w:r>
            <w:r w:rsidRPr="00C5608B">
              <w:rPr>
                <w:rStyle w:val="Hyperlink"/>
                <w:noProof/>
              </w:rPr>
              <w:t>Domain (Application) Layer Components</w:t>
            </w:r>
            <w:r>
              <w:rPr>
                <w:noProof/>
                <w:webHidden/>
              </w:rPr>
              <w:tab/>
            </w:r>
            <w:r>
              <w:rPr>
                <w:noProof/>
                <w:webHidden/>
              </w:rPr>
              <w:fldChar w:fldCharType="begin"/>
            </w:r>
            <w:r>
              <w:rPr>
                <w:noProof/>
                <w:webHidden/>
              </w:rPr>
              <w:instrText xml:space="preserve"> PAGEREF _Toc58187224 \h </w:instrText>
            </w:r>
          </w:ins>
          <w:r>
            <w:rPr>
              <w:noProof/>
              <w:webHidden/>
            </w:rPr>
          </w:r>
          <w:r>
            <w:rPr>
              <w:noProof/>
              <w:webHidden/>
            </w:rPr>
            <w:fldChar w:fldCharType="separate"/>
          </w:r>
          <w:ins w:id="142" w:author="Jared Castaneda" w:date="2020-12-06T22:46:00Z">
            <w:r>
              <w:rPr>
                <w:noProof/>
                <w:webHidden/>
              </w:rPr>
              <w:t>9</w:t>
            </w:r>
            <w:r>
              <w:rPr>
                <w:noProof/>
                <w:webHidden/>
              </w:rPr>
              <w:fldChar w:fldCharType="end"/>
            </w:r>
            <w:r w:rsidRPr="00C5608B">
              <w:rPr>
                <w:rStyle w:val="Hyperlink"/>
                <w:noProof/>
              </w:rPr>
              <w:fldChar w:fldCharType="end"/>
            </w:r>
          </w:ins>
        </w:p>
        <w:p w14:paraId="0AB4B33E" w14:textId="5E7864FD" w:rsidR="00BB77F6" w:rsidRDefault="00BB77F6">
          <w:pPr>
            <w:pStyle w:val="TOC4"/>
            <w:tabs>
              <w:tab w:val="left" w:pos="2453"/>
            </w:tabs>
            <w:rPr>
              <w:ins w:id="143" w:author="Jared Castaneda" w:date="2020-12-06T22:46:00Z"/>
              <w:rFonts w:eastAsiaTheme="minorEastAsia"/>
              <w:noProof/>
            </w:rPr>
          </w:pPr>
          <w:ins w:id="144"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"_Toc58187225"</w:instrText>
            </w:r>
            <w:r w:rsidRPr="00C5608B">
              <w:rPr>
                <w:rStyle w:val="Hyperlink"/>
                <w:noProof/>
              </w:rPr>
              <w:instrText xml:space="preserve"> </w:instrText>
            </w:r>
            <w:r w:rsidRPr="00C5608B">
              <w:rPr>
                <w:rStyle w:val="Hyperlink"/>
                <w:noProof/>
              </w:rPr>
              <w:fldChar w:fldCharType="separate"/>
            </w:r>
            <w:r w:rsidRPr="00C5608B">
              <w:rPr>
                <w:rStyle w:val="Hyperlink"/>
                <w:noProof/>
              </w:rPr>
              <w:t>3.1.2.1</w:t>
            </w:r>
            <w:r>
              <w:rPr>
                <w:rFonts w:eastAsiaTheme="minorEastAsia"/>
                <w:noProof/>
              </w:rPr>
              <w:tab/>
            </w:r>
            <w:r w:rsidRPr="00C5608B">
              <w:rPr>
                <w:rStyle w:val="Hyperlink"/>
                <w:noProof/>
              </w:rPr>
              <w:t>Customer</w:t>
            </w:r>
            <w:r>
              <w:rPr>
                <w:noProof/>
                <w:webHidden/>
              </w:rPr>
              <w:tab/>
            </w:r>
            <w:r>
              <w:rPr>
                <w:noProof/>
                <w:webHidden/>
              </w:rPr>
              <w:fldChar w:fldCharType="begin"/>
            </w:r>
            <w:r>
              <w:rPr>
                <w:noProof/>
                <w:webHidden/>
              </w:rPr>
              <w:instrText xml:space="preserve"> PAGEREF _Toc58187225 \h </w:instrText>
            </w:r>
          </w:ins>
          <w:r>
            <w:rPr>
              <w:noProof/>
              <w:webHidden/>
            </w:rPr>
          </w:r>
          <w:r>
            <w:rPr>
              <w:noProof/>
              <w:webHidden/>
            </w:rPr>
            <w:fldChar w:fldCharType="separate"/>
          </w:r>
          <w:ins w:id="145" w:author="Jared Castaneda" w:date="2020-12-06T22:46:00Z">
            <w:r>
              <w:rPr>
                <w:noProof/>
                <w:webHidden/>
              </w:rPr>
              <w:t>9</w:t>
            </w:r>
            <w:r>
              <w:rPr>
                <w:noProof/>
                <w:webHidden/>
              </w:rPr>
              <w:fldChar w:fldCharType="end"/>
            </w:r>
            <w:r w:rsidRPr="00C5608B">
              <w:rPr>
                <w:rStyle w:val="Hyperlink"/>
                <w:noProof/>
              </w:rPr>
              <w:fldChar w:fldCharType="end"/>
            </w:r>
          </w:ins>
        </w:p>
        <w:p w14:paraId="514D0E24" w14:textId="479D6E38" w:rsidR="00BB77F6" w:rsidRDefault="00BB77F6">
          <w:pPr>
            <w:pStyle w:val="TOC4"/>
            <w:tabs>
              <w:tab w:val="left" w:pos="2453"/>
            </w:tabs>
            <w:rPr>
              <w:ins w:id="146" w:author="Jared Castaneda" w:date="2020-12-06T22:46:00Z"/>
              <w:rFonts w:eastAsiaTheme="minorEastAsia"/>
              <w:noProof/>
            </w:rPr>
          </w:pPr>
          <w:ins w:id="147"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"_Toc58187226"</w:instrText>
            </w:r>
            <w:r w:rsidRPr="00C5608B">
              <w:rPr>
                <w:rStyle w:val="Hyperlink"/>
                <w:noProof/>
              </w:rPr>
              <w:instrText xml:space="preserve"> </w:instrText>
            </w:r>
            <w:r w:rsidRPr="00C5608B">
              <w:rPr>
                <w:rStyle w:val="Hyperlink"/>
                <w:noProof/>
              </w:rPr>
              <w:fldChar w:fldCharType="separate"/>
            </w:r>
            <w:r w:rsidRPr="00C5608B">
              <w:rPr>
                <w:rStyle w:val="Hyperlink"/>
                <w:noProof/>
              </w:rPr>
              <w:t>3.1.2.2</w:t>
            </w:r>
            <w:r>
              <w:rPr>
                <w:rFonts w:eastAsiaTheme="minorEastAsia"/>
                <w:noProof/>
              </w:rPr>
              <w:tab/>
            </w:r>
            <w:r w:rsidRPr="00C5608B">
              <w:rPr>
                <w:rStyle w:val="Hyperlink"/>
                <w:noProof/>
              </w:rPr>
              <w:t>FlightApp</w:t>
            </w:r>
            <w:r>
              <w:rPr>
                <w:noProof/>
                <w:webHidden/>
              </w:rPr>
              <w:tab/>
            </w:r>
            <w:r>
              <w:rPr>
                <w:noProof/>
                <w:webHidden/>
              </w:rPr>
              <w:fldChar w:fldCharType="begin"/>
            </w:r>
            <w:r>
              <w:rPr>
                <w:noProof/>
                <w:webHidden/>
              </w:rPr>
              <w:instrText xml:space="preserve"> PAGEREF _Toc58187226 \h </w:instrText>
            </w:r>
          </w:ins>
          <w:r>
            <w:rPr>
              <w:noProof/>
              <w:webHidden/>
            </w:rPr>
          </w:r>
          <w:r>
            <w:rPr>
              <w:noProof/>
              <w:webHidden/>
            </w:rPr>
            <w:fldChar w:fldCharType="separate"/>
          </w:r>
          <w:ins w:id="148" w:author="Jared Castaneda" w:date="2020-12-06T22:46:00Z">
            <w:r>
              <w:rPr>
                <w:noProof/>
                <w:webHidden/>
              </w:rPr>
              <w:t>9</w:t>
            </w:r>
            <w:r>
              <w:rPr>
                <w:noProof/>
                <w:webHidden/>
              </w:rPr>
              <w:fldChar w:fldCharType="end"/>
            </w:r>
            <w:r w:rsidRPr="00C5608B">
              <w:rPr>
                <w:rStyle w:val="Hyperlink"/>
                <w:noProof/>
              </w:rPr>
              <w:fldChar w:fldCharType="end"/>
            </w:r>
          </w:ins>
        </w:p>
        <w:p w14:paraId="142452E6" w14:textId="52D1B55C" w:rsidR="00BB77F6" w:rsidRDefault="00BB77F6">
          <w:pPr>
            <w:pStyle w:val="TOC4"/>
            <w:tabs>
              <w:tab w:val="left" w:pos="2453"/>
            </w:tabs>
            <w:rPr>
              <w:ins w:id="149" w:author="Jared Castaneda" w:date="2020-12-06T22:46:00Z"/>
              <w:rFonts w:eastAsiaTheme="minorEastAsia"/>
              <w:noProof/>
            </w:rPr>
          </w:pPr>
          <w:ins w:id="150"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"_Toc58187227"</w:instrText>
            </w:r>
            <w:r w:rsidRPr="00C5608B">
              <w:rPr>
                <w:rStyle w:val="Hyperlink"/>
                <w:noProof/>
              </w:rPr>
              <w:instrText xml:space="preserve"> </w:instrText>
            </w:r>
            <w:r w:rsidRPr="00C5608B">
              <w:rPr>
                <w:rStyle w:val="Hyperlink"/>
                <w:noProof/>
              </w:rPr>
              <w:fldChar w:fldCharType="separate"/>
            </w:r>
            <w:r w:rsidRPr="00C5608B">
              <w:rPr>
                <w:rStyle w:val="Hyperlink"/>
                <w:noProof/>
              </w:rPr>
              <w:t>3.1.2.3</w:t>
            </w:r>
            <w:r>
              <w:rPr>
                <w:rFonts w:eastAsiaTheme="minorEastAsia"/>
                <w:noProof/>
              </w:rPr>
              <w:tab/>
            </w:r>
            <w:r w:rsidRPr="00C5608B">
              <w:rPr>
                <w:rStyle w:val="Hyperlink"/>
                <w:noProof/>
              </w:rPr>
              <w:t>Session</w:t>
            </w:r>
            <w:r>
              <w:rPr>
                <w:noProof/>
                <w:webHidden/>
              </w:rPr>
              <w:tab/>
            </w:r>
            <w:r>
              <w:rPr>
                <w:noProof/>
                <w:webHidden/>
              </w:rPr>
              <w:fldChar w:fldCharType="begin"/>
            </w:r>
            <w:r>
              <w:rPr>
                <w:noProof/>
                <w:webHidden/>
              </w:rPr>
              <w:instrText xml:space="preserve"> PAGEREF _Toc58187227 \h </w:instrText>
            </w:r>
          </w:ins>
          <w:r>
            <w:rPr>
              <w:noProof/>
              <w:webHidden/>
            </w:rPr>
          </w:r>
          <w:r>
            <w:rPr>
              <w:noProof/>
              <w:webHidden/>
            </w:rPr>
            <w:fldChar w:fldCharType="separate"/>
          </w:r>
          <w:ins w:id="151" w:author="Jared Castaneda" w:date="2020-12-06T22:46:00Z">
            <w:r>
              <w:rPr>
                <w:noProof/>
                <w:webHidden/>
              </w:rPr>
              <w:t>9</w:t>
            </w:r>
            <w:r>
              <w:rPr>
                <w:noProof/>
                <w:webHidden/>
              </w:rPr>
              <w:fldChar w:fldCharType="end"/>
            </w:r>
            <w:r w:rsidRPr="00C5608B">
              <w:rPr>
                <w:rStyle w:val="Hyperlink"/>
                <w:noProof/>
              </w:rPr>
              <w:fldChar w:fldCharType="end"/>
            </w:r>
          </w:ins>
        </w:p>
        <w:p w14:paraId="508CF089" w14:textId="22F85B39" w:rsidR="00BB77F6" w:rsidRDefault="00BB77F6">
          <w:pPr>
            <w:pStyle w:val="TOC3"/>
            <w:rPr>
              <w:ins w:id="152" w:author="Jared Castaneda" w:date="2020-12-06T22:46:00Z"/>
              <w:rFonts w:eastAsiaTheme="minorEastAsia"/>
              <w:noProof/>
            </w:rPr>
          </w:pPr>
          <w:ins w:id="153"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"_Toc58187228"</w:instrText>
            </w:r>
            <w:r w:rsidRPr="00C5608B">
              <w:rPr>
                <w:rStyle w:val="Hyperlink"/>
                <w:noProof/>
              </w:rPr>
              <w:instrText xml:space="preserve"> </w:instrText>
            </w:r>
            <w:r w:rsidRPr="00C5608B">
              <w:rPr>
                <w:rStyle w:val="Hyperlink"/>
                <w:noProof/>
              </w:rPr>
              <w:fldChar w:fldCharType="separate"/>
            </w:r>
            <w:r w:rsidRPr="00C5608B">
              <w:rPr>
                <w:rStyle w:val="Hyperlink"/>
                <w:noProof/>
              </w:rPr>
              <w:t>3.1.3</w:t>
            </w:r>
            <w:r>
              <w:rPr>
                <w:rFonts w:eastAsiaTheme="minorEastAsia"/>
                <w:noProof/>
              </w:rPr>
              <w:tab/>
            </w:r>
            <w:r w:rsidRPr="00C5608B">
              <w:rPr>
                <w:rStyle w:val="Hyperlink"/>
                <w:noProof/>
              </w:rPr>
              <w:t>Technical Services Layer Components</w:t>
            </w:r>
            <w:r>
              <w:rPr>
                <w:noProof/>
                <w:webHidden/>
              </w:rPr>
              <w:tab/>
            </w:r>
            <w:r>
              <w:rPr>
                <w:noProof/>
                <w:webHidden/>
              </w:rPr>
              <w:fldChar w:fldCharType="begin"/>
            </w:r>
            <w:r>
              <w:rPr>
                <w:noProof/>
                <w:webHidden/>
              </w:rPr>
              <w:instrText xml:space="preserve"> PAGEREF _Toc58187228 \h </w:instrText>
            </w:r>
          </w:ins>
          <w:r>
            <w:rPr>
              <w:noProof/>
              <w:webHidden/>
            </w:rPr>
          </w:r>
          <w:r>
            <w:rPr>
              <w:noProof/>
              <w:webHidden/>
            </w:rPr>
            <w:fldChar w:fldCharType="separate"/>
          </w:r>
          <w:ins w:id="154" w:author="Jared Castaneda" w:date="2020-12-06T22:46:00Z">
            <w:r>
              <w:rPr>
                <w:noProof/>
                <w:webHidden/>
              </w:rPr>
              <w:t>10</w:t>
            </w:r>
            <w:r>
              <w:rPr>
                <w:noProof/>
                <w:webHidden/>
              </w:rPr>
              <w:fldChar w:fldCharType="end"/>
            </w:r>
            <w:r w:rsidRPr="00C5608B">
              <w:rPr>
                <w:rStyle w:val="Hyperlink"/>
                <w:noProof/>
              </w:rPr>
              <w:fldChar w:fldCharType="end"/>
            </w:r>
          </w:ins>
        </w:p>
        <w:p w14:paraId="49F48D56" w14:textId="7BADB5D9" w:rsidR="00BB77F6" w:rsidRDefault="00BB77F6">
          <w:pPr>
            <w:pStyle w:val="TOC4"/>
            <w:tabs>
              <w:tab w:val="left" w:pos="2453"/>
            </w:tabs>
            <w:rPr>
              <w:ins w:id="155" w:author="Jared Castaneda" w:date="2020-12-06T22:46:00Z"/>
              <w:rFonts w:eastAsiaTheme="minorEastAsia"/>
              <w:noProof/>
            </w:rPr>
          </w:pPr>
          <w:ins w:id="156"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"_Toc58187229"</w:instrText>
            </w:r>
            <w:r w:rsidRPr="00C5608B">
              <w:rPr>
                <w:rStyle w:val="Hyperlink"/>
                <w:noProof/>
              </w:rPr>
              <w:instrText xml:space="preserve"> </w:instrText>
            </w:r>
            <w:r w:rsidRPr="00C5608B">
              <w:rPr>
                <w:rStyle w:val="Hyperlink"/>
                <w:noProof/>
              </w:rPr>
              <w:fldChar w:fldCharType="separate"/>
            </w:r>
            <w:r w:rsidRPr="00C5608B">
              <w:rPr>
                <w:rStyle w:val="Hyperlink"/>
                <w:noProof/>
              </w:rPr>
              <w:t>3.1.3.1</w:t>
            </w:r>
            <w:r>
              <w:rPr>
                <w:rFonts w:eastAsiaTheme="minorEastAsia"/>
                <w:noProof/>
              </w:rPr>
              <w:tab/>
            </w:r>
            <w:r w:rsidRPr="00C5608B">
              <w:rPr>
                <w:rStyle w:val="Hyperlink"/>
                <w:noProof/>
              </w:rPr>
              <w:t>Logging</w:t>
            </w:r>
            <w:r>
              <w:rPr>
                <w:noProof/>
                <w:webHidden/>
              </w:rPr>
              <w:tab/>
            </w:r>
            <w:r>
              <w:rPr>
                <w:noProof/>
                <w:webHidden/>
              </w:rPr>
              <w:fldChar w:fldCharType="begin"/>
            </w:r>
            <w:r>
              <w:rPr>
                <w:noProof/>
                <w:webHidden/>
              </w:rPr>
              <w:instrText xml:space="preserve"> PAGEREF _Toc58187229 \h </w:instrText>
            </w:r>
          </w:ins>
          <w:r>
            <w:rPr>
              <w:noProof/>
              <w:webHidden/>
            </w:rPr>
          </w:r>
          <w:r>
            <w:rPr>
              <w:noProof/>
              <w:webHidden/>
            </w:rPr>
            <w:fldChar w:fldCharType="separate"/>
          </w:r>
          <w:ins w:id="157" w:author="Jared Castaneda" w:date="2020-12-06T22:46:00Z">
            <w:r>
              <w:rPr>
                <w:noProof/>
                <w:webHidden/>
              </w:rPr>
              <w:t>10</w:t>
            </w:r>
            <w:r>
              <w:rPr>
                <w:noProof/>
                <w:webHidden/>
              </w:rPr>
              <w:fldChar w:fldCharType="end"/>
            </w:r>
            <w:r w:rsidRPr="00C5608B">
              <w:rPr>
                <w:rStyle w:val="Hyperlink"/>
                <w:noProof/>
              </w:rPr>
              <w:fldChar w:fldCharType="end"/>
            </w:r>
          </w:ins>
        </w:p>
        <w:p w14:paraId="45DF06B7" w14:textId="0E04A359" w:rsidR="00BB77F6" w:rsidRDefault="00BB77F6">
          <w:pPr>
            <w:pStyle w:val="TOC4"/>
            <w:rPr>
              <w:ins w:id="158" w:author="Jared Castaneda" w:date="2020-12-06T22:46:00Z"/>
              <w:rFonts w:eastAsiaTheme="minorEastAsia"/>
              <w:noProof/>
            </w:rPr>
          </w:pPr>
          <w:ins w:id="159"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"_Toc58187230"</w:instrText>
            </w:r>
            <w:r w:rsidRPr="00C5608B">
              <w:rPr>
                <w:rStyle w:val="Hyperlink"/>
                <w:noProof/>
              </w:rPr>
              <w:instrText xml:space="preserve"> </w:instrText>
            </w:r>
            <w:r w:rsidRPr="00C5608B">
              <w:rPr>
                <w:rStyle w:val="Hyperlink"/>
                <w:noProof/>
              </w:rPr>
              <w:fldChar w:fldCharType="separate"/>
            </w:r>
            <w:r>
              <w:rPr>
                <w:rFonts w:eastAsiaTheme="minorEastAsia"/>
                <w:noProof/>
              </w:rPr>
              <w:tab/>
            </w:r>
            <w:r w:rsidRPr="00C5608B">
              <w:rPr>
                <w:rStyle w:val="Hyperlink"/>
                <w:noProof/>
              </w:rPr>
              <w:t>Persistence</w:t>
            </w:r>
            <w:r>
              <w:rPr>
                <w:noProof/>
                <w:webHidden/>
              </w:rPr>
              <w:tab/>
            </w:r>
            <w:r>
              <w:rPr>
                <w:noProof/>
                <w:webHidden/>
              </w:rPr>
              <w:fldChar w:fldCharType="begin"/>
            </w:r>
            <w:r>
              <w:rPr>
                <w:noProof/>
                <w:webHidden/>
              </w:rPr>
              <w:instrText xml:space="preserve"> PAGEREF _Toc58187230 \h </w:instrText>
            </w:r>
          </w:ins>
          <w:r>
            <w:rPr>
              <w:noProof/>
              <w:webHidden/>
            </w:rPr>
          </w:r>
          <w:r>
            <w:rPr>
              <w:noProof/>
              <w:webHidden/>
            </w:rPr>
            <w:fldChar w:fldCharType="separate"/>
          </w:r>
          <w:ins w:id="160" w:author="Jared Castaneda" w:date="2020-12-06T22:46:00Z">
            <w:r>
              <w:rPr>
                <w:noProof/>
                <w:webHidden/>
              </w:rPr>
              <w:t>10</w:t>
            </w:r>
            <w:r>
              <w:rPr>
                <w:noProof/>
                <w:webHidden/>
              </w:rPr>
              <w:fldChar w:fldCharType="end"/>
            </w:r>
            <w:r w:rsidRPr="00C5608B">
              <w:rPr>
                <w:rStyle w:val="Hyperlink"/>
                <w:noProof/>
              </w:rPr>
              <w:fldChar w:fldCharType="end"/>
            </w:r>
          </w:ins>
        </w:p>
        <w:p w14:paraId="18117898" w14:textId="20F4D812" w:rsidR="00BB77F6" w:rsidRDefault="00BB77F6">
          <w:pPr>
            <w:pStyle w:val="TOC4"/>
            <w:rPr>
              <w:ins w:id="161" w:author="Jared Castaneda" w:date="2020-12-06T22:46:00Z"/>
              <w:rFonts w:eastAsiaTheme="minorEastAsia"/>
              <w:noProof/>
            </w:rPr>
          </w:pPr>
          <w:ins w:id="162"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"_Toc58187231"</w:instrText>
            </w:r>
            <w:r w:rsidRPr="00C5608B">
              <w:rPr>
                <w:rStyle w:val="Hyperlink"/>
                <w:noProof/>
              </w:rPr>
              <w:instrText xml:space="preserve"> </w:instrText>
            </w:r>
            <w:r w:rsidRPr="00C5608B">
              <w:rPr>
                <w:rStyle w:val="Hyperlink"/>
                <w:noProof/>
              </w:rPr>
              <w:fldChar w:fldCharType="separate"/>
            </w:r>
            <w:r w:rsidRPr="00C5608B">
              <w:rPr>
                <w:rStyle w:val="Hyperlink"/>
                <w:noProof/>
              </w:rPr>
              <w:t>3.1.3.2</w:t>
            </w:r>
            <w:r>
              <w:rPr>
                <w:noProof/>
                <w:webHidden/>
              </w:rPr>
              <w:tab/>
            </w:r>
            <w:r>
              <w:rPr>
                <w:noProof/>
                <w:webHidden/>
              </w:rPr>
              <w:fldChar w:fldCharType="begin"/>
            </w:r>
            <w:r>
              <w:rPr>
                <w:noProof/>
                <w:webHidden/>
              </w:rPr>
              <w:instrText xml:space="preserve"> PAGEREF _Toc58187231 \h </w:instrText>
            </w:r>
          </w:ins>
          <w:r>
            <w:rPr>
              <w:noProof/>
              <w:webHidden/>
            </w:rPr>
          </w:r>
          <w:r>
            <w:rPr>
              <w:noProof/>
              <w:webHidden/>
            </w:rPr>
            <w:fldChar w:fldCharType="separate"/>
          </w:r>
          <w:ins w:id="163" w:author="Jared Castaneda" w:date="2020-12-06T22:46:00Z">
            <w:r>
              <w:rPr>
                <w:noProof/>
                <w:webHidden/>
              </w:rPr>
              <w:t>10</w:t>
            </w:r>
            <w:r>
              <w:rPr>
                <w:noProof/>
                <w:webHidden/>
              </w:rPr>
              <w:fldChar w:fldCharType="end"/>
            </w:r>
            <w:r w:rsidRPr="00C5608B">
              <w:rPr>
                <w:rStyle w:val="Hyperlink"/>
                <w:noProof/>
              </w:rPr>
              <w:fldChar w:fldCharType="end"/>
            </w:r>
          </w:ins>
        </w:p>
        <w:p w14:paraId="714C1816" w14:textId="546DB700" w:rsidR="00BB77F6" w:rsidRDefault="00BB77F6">
          <w:pPr>
            <w:pStyle w:val="TOC2"/>
            <w:rPr>
              <w:ins w:id="164" w:author="Jared Castaneda" w:date="2020-12-06T22:46:00Z"/>
              <w:rFonts w:eastAsiaTheme="minorEastAsia"/>
              <w:noProof/>
            </w:rPr>
          </w:pPr>
          <w:ins w:id="165"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"_Toc58187232"</w:instrText>
            </w:r>
            <w:r w:rsidRPr="00C5608B">
              <w:rPr>
                <w:rStyle w:val="Hyperlink"/>
                <w:noProof/>
              </w:rPr>
              <w:instrText xml:space="preserve"> </w:instrText>
            </w:r>
            <w:r w:rsidRPr="00C5608B">
              <w:rPr>
                <w:rStyle w:val="Hyperlink"/>
                <w:noProof/>
              </w:rPr>
              <w:fldChar w:fldCharType="separate"/>
            </w:r>
            <w:r w:rsidRPr="00C5608B">
              <w:rPr>
                <w:rStyle w:val="Hyperlink"/>
                <w:noProof/>
              </w:rPr>
              <w:t>3.2</w:t>
            </w:r>
            <w:r>
              <w:rPr>
                <w:rFonts w:eastAsiaTheme="minorEastAsia"/>
                <w:noProof/>
              </w:rPr>
              <w:tab/>
            </w:r>
            <w:r w:rsidRPr="00C5608B">
              <w:rPr>
                <w:rStyle w:val="Hyperlink"/>
                <w:noProof/>
              </w:rPr>
              <w:t>Interface Diagrams</w:t>
            </w:r>
            <w:r>
              <w:rPr>
                <w:noProof/>
                <w:webHidden/>
              </w:rPr>
              <w:tab/>
            </w:r>
            <w:r>
              <w:rPr>
                <w:noProof/>
                <w:webHidden/>
              </w:rPr>
              <w:fldChar w:fldCharType="begin"/>
            </w:r>
            <w:r>
              <w:rPr>
                <w:noProof/>
                <w:webHidden/>
              </w:rPr>
              <w:instrText xml:space="preserve"> PAGEREF _Toc58187232 \h </w:instrText>
            </w:r>
          </w:ins>
          <w:r>
            <w:rPr>
              <w:noProof/>
              <w:webHidden/>
            </w:rPr>
          </w:r>
          <w:r>
            <w:rPr>
              <w:noProof/>
              <w:webHidden/>
            </w:rPr>
            <w:fldChar w:fldCharType="separate"/>
          </w:r>
          <w:ins w:id="166" w:author="Jared Castaneda" w:date="2020-12-06T22:46:00Z">
            <w:r>
              <w:rPr>
                <w:noProof/>
                <w:webHidden/>
              </w:rPr>
              <w:t>11</w:t>
            </w:r>
            <w:r>
              <w:rPr>
                <w:noProof/>
                <w:webHidden/>
              </w:rPr>
              <w:fldChar w:fldCharType="end"/>
            </w:r>
            <w:r w:rsidRPr="00C5608B">
              <w:rPr>
                <w:rStyle w:val="Hyperlink"/>
                <w:noProof/>
              </w:rPr>
              <w:fldChar w:fldCharType="end"/>
            </w:r>
          </w:ins>
        </w:p>
        <w:p w14:paraId="0F44FF07" w14:textId="1FD8FB1F" w:rsidR="00BB77F6" w:rsidRDefault="00BB77F6">
          <w:pPr>
            <w:pStyle w:val="TOC3"/>
            <w:rPr>
              <w:ins w:id="167" w:author="Jared Castaneda" w:date="2020-12-06T22:46:00Z"/>
              <w:rFonts w:eastAsiaTheme="minorEastAsia"/>
              <w:noProof/>
            </w:rPr>
          </w:pPr>
          <w:ins w:id="168"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"_Toc58187233"</w:instrText>
            </w:r>
            <w:r w:rsidRPr="00C5608B">
              <w:rPr>
                <w:rStyle w:val="Hyperlink"/>
                <w:noProof/>
              </w:rPr>
              <w:instrText xml:space="preserve"> </w:instrText>
            </w:r>
            <w:r w:rsidRPr="00C5608B">
              <w:rPr>
                <w:rStyle w:val="Hyperlink"/>
                <w:noProof/>
              </w:rPr>
              <w:fldChar w:fldCharType="separate"/>
            </w:r>
            <w:r w:rsidRPr="00C5608B">
              <w:rPr>
                <w:rStyle w:val="Hyperlink"/>
                <w:noProof/>
              </w:rPr>
              <w:t>3.2.1</w:t>
            </w:r>
            <w:r>
              <w:rPr>
                <w:rFonts w:eastAsiaTheme="minorEastAsia"/>
                <w:noProof/>
              </w:rPr>
              <w:tab/>
            </w:r>
            <w:r w:rsidRPr="00C5608B">
              <w:rPr>
                <w:rStyle w:val="Hyperlink"/>
                <w:noProof/>
              </w:rPr>
              <w:t>Presentation (UI) Layer Interface Diagrams</w:t>
            </w:r>
            <w:r>
              <w:rPr>
                <w:noProof/>
                <w:webHidden/>
              </w:rPr>
              <w:tab/>
            </w:r>
            <w:r>
              <w:rPr>
                <w:noProof/>
                <w:webHidden/>
              </w:rPr>
              <w:fldChar w:fldCharType="begin"/>
            </w:r>
            <w:r>
              <w:rPr>
                <w:noProof/>
                <w:webHidden/>
              </w:rPr>
              <w:instrText xml:space="preserve"> PAGEREF _Toc58187233 \h </w:instrText>
            </w:r>
          </w:ins>
          <w:r>
            <w:rPr>
              <w:noProof/>
              <w:webHidden/>
            </w:rPr>
          </w:r>
          <w:r>
            <w:rPr>
              <w:noProof/>
              <w:webHidden/>
            </w:rPr>
            <w:fldChar w:fldCharType="separate"/>
          </w:r>
          <w:ins w:id="169" w:author="Jared Castaneda" w:date="2020-12-06T22:46:00Z">
            <w:r>
              <w:rPr>
                <w:noProof/>
                <w:webHidden/>
              </w:rPr>
              <w:t>11</w:t>
            </w:r>
            <w:r>
              <w:rPr>
                <w:noProof/>
                <w:webHidden/>
              </w:rPr>
              <w:fldChar w:fldCharType="end"/>
            </w:r>
            <w:r w:rsidRPr="00C5608B">
              <w:rPr>
                <w:rStyle w:val="Hyperlink"/>
                <w:noProof/>
              </w:rPr>
              <w:fldChar w:fldCharType="end"/>
            </w:r>
          </w:ins>
        </w:p>
        <w:p w14:paraId="64F86CE8" w14:textId="7C1E68CE" w:rsidR="00BB77F6" w:rsidRDefault="00BB77F6">
          <w:pPr>
            <w:pStyle w:val="TOC3"/>
            <w:rPr>
              <w:ins w:id="170" w:author="Jared Castaneda" w:date="2020-12-06T22:46:00Z"/>
              <w:rFonts w:eastAsiaTheme="minorEastAsia"/>
              <w:noProof/>
            </w:rPr>
          </w:pPr>
          <w:ins w:id="171"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"_Toc58187238"</w:instrText>
            </w:r>
            <w:r w:rsidRPr="00C5608B">
              <w:rPr>
                <w:rStyle w:val="Hyperlink"/>
                <w:noProof/>
              </w:rPr>
              <w:instrText xml:space="preserve"> </w:instrText>
            </w:r>
            <w:r w:rsidRPr="00C5608B">
              <w:rPr>
                <w:rStyle w:val="Hyperlink"/>
                <w:noProof/>
              </w:rPr>
              <w:fldChar w:fldCharType="separate"/>
            </w:r>
            <w:r w:rsidRPr="00C5608B">
              <w:rPr>
                <w:rStyle w:val="Hyperlink"/>
                <w:noProof/>
              </w:rPr>
              <w:t>3.2.2</w:t>
            </w:r>
            <w:r>
              <w:rPr>
                <w:rFonts w:eastAsiaTheme="minorEastAsia"/>
                <w:noProof/>
              </w:rPr>
              <w:tab/>
            </w:r>
            <w:r w:rsidRPr="00C5608B">
              <w:rPr>
                <w:rStyle w:val="Hyperlink"/>
                <w:noProof/>
              </w:rPr>
              <w:t>Domain Layer Interface Diagrams</w:t>
            </w:r>
            <w:r>
              <w:rPr>
                <w:noProof/>
                <w:webHidden/>
              </w:rPr>
              <w:tab/>
            </w:r>
            <w:r>
              <w:rPr>
                <w:noProof/>
                <w:webHidden/>
              </w:rPr>
              <w:fldChar w:fldCharType="begin"/>
            </w:r>
            <w:r>
              <w:rPr>
                <w:noProof/>
                <w:webHidden/>
              </w:rPr>
              <w:instrText xml:space="preserve"> PAGEREF _Toc58187238 \h </w:instrText>
            </w:r>
          </w:ins>
          <w:r>
            <w:rPr>
              <w:noProof/>
              <w:webHidden/>
            </w:rPr>
          </w:r>
          <w:r>
            <w:rPr>
              <w:noProof/>
              <w:webHidden/>
            </w:rPr>
            <w:fldChar w:fldCharType="separate"/>
          </w:r>
          <w:ins w:id="172" w:author="Jared Castaneda" w:date="2020-12-06T22:46:00Z">
            <w:r>
              <w:rPr>
                <w:noProof/>
                <w:webHidden/>
              </w:rPr>
              <w:t>11</w:t>
            </w:r>
            <w:r>
              <w:rPr>
                <w:noProof/>
                <w:webHidden/>
              </w:rPr>
              <w:fldChar w:fldCharType="end"/>
            </w:r>
            <w:r w:rsidRPr="00C5608B">
              <w:rPr>
                <w:rStyle w:val="Hyperlink"/>
                <w:noProof/>
              </w:rPr>
              <w:fldChar w:fldCharType="end"/>
            </w:r>
          </w:ins>
        </w:p>
        <w:p w14:paraId="2976F76B" w14:textId="63BA1047" w:rsidR="00BB77F6" w:rsidRDefault="00BB77F6">
          <w:pPr>
            <w:pStyle w:val="TOC3"/>
            <w:rPr>
              <w:ins w:id="173" w:author="Jared Castaneda" w:date="2020-12-06T22:46:00Z"/>
              <w:rFonts w:eastAsiaTheme="minorEastAsia"/>
              <w:noProof/>
            </w:rPr>
          </w:pPr>
          <w:ins w:id="174"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"_Toc58187240"</w:instrText>
            </w:r>
            <w:r w:rsidRPr="00C5608B">
              <w:rPr>
                <w:rStyle w:val="Hyperlink"/>
                <w:noProof/>
              </w:rPr>
              <w:instrText xml:space="preserve"> </w:instrText>
            </w:r>
            <w:r w:rsidRPr="00C5608B">
              <w:rPr>
                <w:rStyle w:val="Hyperlink"/>
                <w:noProof/>
              </w:rPr>
              <w:fldChar w:fldCharType="separate"/>
            </w:r>
            <w:r w:rsidRPr="00C5608B">
              <w:rPr>
                <w:rStyle w:val="Hyperlink"/>
                <w:noProof/>
              </w:rPr>
              <w:t>3.2.3</w:t>
            </w:r>
            <w:r>
              <w:rPr>
                <w:rFonts w:eastAsiaTheme="minorEastAsia"/>
                <w:noProof/>
              </w:rPr>
              <w:tab/>
            </w:r>
            <w:r w:rsidRPr="00C5608B">
              <w:rPr>
                <w:rStyle w:val="Hyperlink"/>
                <w:noProof/>
              </w:rPr>
              <w:t>Technical Services Interface Diagrams</w:t>
            </w:r>
            <w:r>
              <w:rPr>
                <w:noProof/>
                <w:webHidden/>
              </w:rPr>
              <w:tab/>
            </w:r>
            <w:r>
              <w:rPr>
                <w:noProof/>
                <w:webHidden/>
              </w:rPr>
              <w:fldChar w:fldCharType="begin"/>
            </w:r>
            <w:r>
              <w:rPr>
                <w:noProof/>
                <w:webHidden/>
              </w:rPr>
              <w:instrText xml:space="preserve"> PAGEREF _Toc58187240 \h </w:instrText>
            </w:r>
          </w:ins>
          <w:r>
            <w:rPr>
              <w:noProof/>
              <w:webHidden/>
            </w:rPr>
          </w:r>
          <w:r>
            <w:rPr>
              <w:noProof/>
              <w:webHidden/>
            </w:rPr>
            <w:fldChar w:fldCharType="separate"/>
          </w:r>
          <w:ins w:id="175" w:author="Jared Castaneda" w:date="2020-12-06T22:46:00Z">
            <w:r>
              <w:rPr>
                <w:noProof/>
                <w:webHidden/>
              </w:rPr>
              <w:t>12</w:t>
            </w:r>
            <w:r>
              <w:rPr>
                <w:noProof/>
                <w:webHidden/>
              </w:rPr>
              <w:fldChar w:fldCharType="end"/>
            </w:r>
            <w:r w:rsidRPr="00C5608B">
              <w:rPr>
                <w:rStyle w:val="Hyperlink"/>
                <w:noProof/>
              </w:rPr>
              <w:fldChar w:fldCharType="end"/>
            </w:r>
          </w:ins>
        </w:p>
        <w:p w14:paraId="53FE965E" w14:textId="0A9A8536" w:rsidR="00BB77F6" w:rsidRDefault="00BB77F6">
          <w:pPr>
            <w:pStyle w:val="TOC2"/>
            <w:rPr>
              <w:ins w:id="176" w:author="Jared Castaneda" w:date="2020-12-06T22:46:00Z"/>
              <w:rFonts w:eastAsiaTheme="minorEastAsia"/>
              <w:noProof/>
            </w:rPr>
          </w:pPr>
          <w:ins w:id="177" w:author="Jared Castaneda" w:date="2020-12-06T22:46:00Z">
            <w:r w:rsidRPr="00C5608B">
              <w:rPr>
                <w:rStyle w:val="Hyperlink"/>
                <w:noProof/>
              </w:rPr>
              <w:lastRenderedPageBreak/>
              <w:fldChar w:fldCharType="begin"/>
            </w:r>
            <w:r w:rsidRPr="00C5608B">
              <w:rPr>
                <w:rStyle w:val="Hyperlink"/>
                <w:noProof/>
              </w:rPr>
              <w:instrText xml:space="preserve"> </w:instrText>
            </w:r>
            <w:r>
              <w:rPr>
                <w:noProof/>
              </w:rPr>
              <w:instrText>HYPERLINK \l "_Toc58187241"</w:instrText>
            </w:r>
            <w:r w:rsidRPr="00C5608B">
              <w:rPr>
                <w:rStyle w:val="Hyperlink"/>
                <w:noProof/>
              </w:rPr>
              <w:instrText xml:space="preserve"> </w:instrText>
            </w:r>
            <w:r w:rsidRPr="00C5608B">
              <w:rPr>
                <w:rStyle w:val="Hyperlink"/>
                <w:noProof/>
              </w:rPr>
              <w:fldChar w:fldCharType="separate"/>
            </w:r>
            <w:r>
              <w:rPr>
                <w:rFonts w:eastAsiaTheme="minorEastAsia"/>
                <w:noProof/>
              </w:rPr>
              <w:tab/>
            </w:r>
            <w:r>
              <w:rPr>
                <w:noProof/>
                <w:webHidden/>
              </w:rPr>
              <w:tab/>
            </w:r>
            <w:r>
              <w:rPr>
                <w:noProof/>
                <w:webHidden/>
              </w:rPr>
              <w:fldChar w:fldCharType="begin"/>
            </w:r>
            <w:r>
              <w:rPr>
                <w:noProof/>
                <w:webHidden/>
              </w:rPr>
              <w:instrText xml:space="preserve"> PAGEREF _Toc58187241 \h </w:instrText>
            </w:r>
          </w:ins>
          <w:r>
            <w:rPr>
              <w:noProof/>
              <w:webHidden/>
            </w:rPr>
          </w:r>
          <w:r>
            <w:rPr>
              <w:noProof/>
              <w:webHidden/>
            </w:rPr>
            <w:fldChar w:fldCharType="separate"/>
          </w:r>
          <w:ins w:id="178" w:author="Jared Castaneda" w:date="2020-12-06T22:46:00Z">
            <w:r>
              <w:rPr>
                <w:noProof/>
                <w:webHidden/>
              </w:rPr>
              <w:t>12</w:t>
            </w:r>
            <w:r>
              <w:rPr>
                <w:noProof/>
                <w:webHidden/>
              </w:rPr>
              <w:fldChar w:fldCharType="end"/>
            </w:r>
            <w:r w:rsidRPr="00C5608B">
              <w:rPr>
                <w:rStyle w:val="Hyperlink"/>
                <w:noProof/>
              </w:rPr>
              <w:fldChar w:fldCharType="end"/>
            </w:r>
          </w:ins>
        </w:p>
        <w:p w14:paraId="68DB6D76" w14:textId="51AC03B2" w:rsidR="00BB77F6" w:rsidRDefault="00BB77F6">
          <w:pPr>
            <w:pStyle w:val="TOC2"/>
            <w:rPr>
              <w:ins w:id="179" w:author="Jared Castaneda" w:date="2020-12-06T22:46:00Z"/>
              <w:rFonts w:eastAsiaTheme="minorEastAsia"/>
              <w:noProof/>
            </w:rPr>
          </w:pPr>
          <w:ins w:id="180"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"_Toc58187242"</w:instrText>
            </w:r>
            <w:r w:rsidRPr="00C5608B">
              <w:rPr>
                <w:rStyle w:val="Hyperlink"/>
                <w:noProof/>
              </w:rPr>
              <w:instrText xml:space="preserve"> </w:instrText>
            </w:r>
            <w:r w:rsidRPr="00C5608B">
              <w:rPr>
                <w:rStyle w:val="Hyperlink"/>
                <w:noProof/>
              </w:rPr>
              <w:fldChar w:fldCharType="separate"/>
            </w:r>
            <w:r w:rsidRPr="00C5608B">
              <w:rPr>
                <w:rStyle w:val="Hyperlink"/>
                <w:noProof/>
              </w:rPr>
              <w:t>3.3</w:t>
            </w:r>
            <w:r>
              <w:rPr>
                <w:rFonts w:eastAsiaTheme="minorEastAsia"/>
                <w:noProof/>
              </w:rPr>
              <w:tab/>
            </w:r>
            <w:r w:rsidRPr="00C5608B">
              <w:rPr>
                <w:rStyle w:val="Hyperlink"/>
                <w:noProof/>
              </w:rPr>
              <w:t>Design Patterns</w:t>
            </w:r>
            <w:r>
              <w:rPr>
                <w:noProof/>
                <w:webHidden/>
              </w:rPr>
              <w:tab/>
            </w:r>
            <w:r>
              <w:rPr>
                <w:noProof/>
                <w:webHidden/>
              </w:rPr>
              <w:fldChar w:fldCharType="begin"/>
            </w:r>
            <w:r>
              <w:rPr>
                <w:noProof/>
                <w:webHidden/>
              </w:rPr>
              <w:instrText xml:space="preserve"> PAGEREF _Toc58187242 \h </w:instrText>
            </w:r>
          </w:ins>
          <w:r>
            <w:rPr>
              <w:noProof/>
              <w:webHidden/>
            </w:rPr>
          </w:r>
          <w:r>
            <w:rPr>
              <w:noProof/>
              <w:webHidden/>
            </w:rPr>
            <w:fldChar w:fldCharType="separate"/>
          </w:r>
          <w:ins w:id="181" w:author="Jared Castaneda" w:date="2020-12-06T22:46:00Z">
            <w:r>
              <w:rPr>
                <w:noProof/>
                <w:webHidden/>
              </w:rPr>
              <w:t>12</w:t>
            </w:r>
            <w:r>
              <w:rPr>
                <w:noProof/>
                <w:webHidden/>
              </w:rPr>
              <w:fldChar w:fldCharType="end"/>
            </w:r>
            <w:r w:rsidRPr="00C5608B">
              <w:rPr>
                <w:rStyle w:val="Hyperlink"/>
                <w:noProof/>
              </w:rPr>
              <w:fldChar w:fldCharType="end"/>
            </w:r>
          </w:ins>
        </w:p>
        <w:p w14:paraId="4503357D" w14:textId="72DDFCDE" w:rsidR="00BB77F6" w:rsidRDefault="00BB77F6">
          <w:pPr>
            <w:pStyle w:val="TOC3"/>
            <w:rPr>
              <w:ins w:id="182" w:author="Jared Castaneda" w:date="2020-12-06T22:46:00Z"/>
              <w:rFonts w:eastAsiaTheme="minorEastAsia"/>
              <w:noProof/>
            </w:rPr>
          </w:pPr>
          <w:ins w:id="183"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"_Toc58187243"</w:instrText>
            </w:r>
            <w:r w:rsidRPr="00C5608B">
              <w:rPr>
                <w:rStyle w:val="Hyperlink"/>
                <w:noProof/>
              </w:rPr>
              <w:instrText xml:space="preserve"> </w:instrText>
            </w:r>
            <w:r w:rsidRPr="00C5608B">
              <w:rPr>
                <w:rStyle w:val="Hyperlink"/>
                <w:noProof/>
              </w:rPr>
              <w:fldChar w:fldCharType="separate"/>
            </w:r>
            <w:r w:rsidRPr="00C5608B">
              <w:rPr>
                <w:rStyle w:val="Hyperlink"/>
                <w:noProof/>
              </w:rPr>
              <w:t>3.3.1</w:t>
            </w:r>
            <w:r>
              <w:rPr>
                <w:rFonts w:eastAsiaTheme="minorEastAsia"/>
                <w:noProof/>
              </w:rPr>
              <w:tab/>
            </w:r>
            <w:r w:rsidRPr="00C5608B">
              <w:rPr>
                <w:rStyle w:val="Hyperlink"/>
                <w:noProof/>
              </w:rPr>
              <w:t>Polymorphism GRASP Pattern</w:t>
            </w:r>
            <w:r>
              <w:rPr>
                <w:noProof/>
                <w:webHidden/>
              </w:rPr>
              <w:tab/>
            </w:r>
            <w:r>
              <w:rPr>
                <w:noProof/>
                <w:webHidden/>
              </w:rPr>
              <w:fldChar w:fldCharType="begin"/>
            </w:r>
            <w:r>
              <w:rPr>
                <w:noProof/>
                <w:webHidden/>
              </w:rPr>
              <w:instrText xml:space="preserve"> PAGEREF _Toc58187243 \h </w:instrText>
            </w:r>
          </w:ins>
          <w:r>
            <w:rPr>
              <w:noProof/>
              <w:webHidden/>
            </w:rPr>
          </w:r>
          <w:r>
            <w:rPr>
              <w:noProof/>
              <w:webHidden/>
            </w:rPr>
            <w:fldChar w:fldCharType="separate"/>
          </w:r>
          <w:ins w:id="184" w:author="Jared Castaneda" w:date="2020-12-06T22:46:00Z">
            <w:r>
              <w:rPr>
                <w:noProof/>
                <w:webHidden/>
              </w:rPr>
              <w:t>12</w:t>
            </w:r>
            <w:r>
              <w:rPr>
                <w:noProof/>
                <w:webHidden/>
              </w:rPr>
              <w:fldChar w:fldCharType="end"/>
            </w:r>
            <w:r w:rsidRPr="00C5608B">
              <w:rPr>
                <w:rStyle w:val="Hyperlink"/>
                <w:noProof/>
              </w:rPr>
              <w:fldChar w:fldCharType="end"/>
            </w:r>
          </w:ins>
        </w:p>
        <w:p w14:paraId="2727CC49" w14:textId="3B326039" w:rsidR="00BB77F6" w:rsidRDefault="00BB77F6">
          <w:pPr>
            <w:pStyle w:val="TOC4"/>
            <w:tabs>
              <w:tab w:val="left" w:pos="2453"/>
            </w:tabs>
            <w:rPr>
              <w:ins w:id="185" w:author="Jared Castaneda" w:date="2020-12-06T22:46:00Z"/>
              <w:rFonts w:eastAsiaTheme="minorEastAsia"/>
              <w:noProof/>
            </w:rPr>
          </w:pPr>
          <w:ins w:id="186"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"_Toc58187244"</w:instrText>
            </w:r>
            <w:r w:rsidRPr="00C5608B">
              <w:rPr>
                <w:rStyle w:val="Hyperlink"/>
                <w:noProof/>
              </w:rPr>
              <w:instrText xml:space="preserve"> </w:instrText>
            </w:r>
            <w:r w:rsidRPr="00C5608B">
              <w:rPr>
                <w:rStyle w:val="Hyperlink"/>
                <w:noProof/>
              </w:rPr>
              <w:fldChar w:fldCharType="separate"/>
            </w:r>
            <w:r w:rsidRPr="00C5608B">
              <w:rPr>
                <w:rStyle w:val="Hyperlink"/>
                <w:noProof/>
              </w:rPr>
              <w:t>3.3.1.1</w:t>
            </w:r>
            <w:r>
              <w:rPr>
                <w:rFonts w:eastAsiaTheme="minorEastAsia"/>
                <w:noProof/>
              </w:rPr>
              <w:tab/>
            </w:r>
            <w:r w:rsidRPr="00C5608B">
              <w:rPr>
                <w:rStyle w:val="Hyperlink"/>
                <w:noProof/>
              </w:rPr>
              <w:t>Generalization / Specialization Diagrams</w:t>
            </w:r>
            <w:r>
              <w:rPr>
                <w:noProof/>
                <w:webHidden/>
              </w:rPr>
              <w:tab/>
            </w:r>
            <w:r>
              <w:rPr>
                <w:noProof/>
                <w:webHidden/>
              </w:rPr>
              <w:fldChar w:fldCharType="begin"/>
            </w:r>
            <w:r>
              <w:rPr>
                <w:noProof/>
                <w:webHidden/>
              </w:rPr>
              <w:instrText xml:space="preserve"> PAGEREF _Toc58187244 \h </w:instrText>
            </w:r>
          </w:ins>
          <w:r>
            <w:rPr>
              <w:noProof/>
              <w:webHidden/>
            </w:rPr>
          </w:r>
          <w:r>
            <w:rPr>
              <w:noProof/>
              <w:webHidden/>
            </w:rPr>
            <w:fldChar w:fldCharType="separate"/>
          </w:r>
          <w:ins w:id="187" w:author="Jared Castaneda" w:date="2020-12-06T22:46:00Z">
            <w:r>
              <w:rPr>
                <w:noProof/>
                <w:webHidden/>
              </w:rPr>
              <w:t>12</w:t>
            </w:r>
            <w:r>
              <w:rPr>
                <w:noProof/>
                <w:webHidden/>
              </w:rPr>
              <w:fldChar w:fldCharType="end"/>
            </w:r>
            <w:r w:rsidRPr="00C5608B">
              <w:rPr>
                <w:rStyle w:val="Hyperlink"/>
                <w:noProof/>
              </w:rPr>
              <w:fldChar w:fldCharType="end"/>
            </w:r>
          </w:ins>
        </w:p>
        <w:p w14:paraId="3CD4D81F" w14:textId="17D701B3" w:rsidR="00BB77F6" w:rsidRDefault="00BB77F6">
          <w:pPr>
            <w:pStyle w:val="TOC4"/>
            <w:tabs>
              <w:tab w:val="left" w:pos="2453"/>
            </w:tabs>
            <w:rPr>
              <w:ins w:id="188" w:author="Jared Castaneda" w:date="2020-12-06T22:46:00Z"/>
              <w:rFonts w:eastAsiaTheme="minorEastAsia"/>
              <w:noProof/>
            </w:rPr>
          </w:pPr>
          <w:ins w:id="189"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"_Toc58187245"</w:instrText>
            </w:r>
            <w:r w:rsidRPr="00C5608B">
              <w:rPr>
                <w:rStyle w:val="Hyperlink"/>
                <w:noProof/>
              </w:rPr>
              <w:instrText xml:space="preserve"> </w:instrText>
            </w:r>
            <w:r w:rsidRPr="00C5608B">
              <w:rPr>
                <w:rStyle w:val="Hyperlink"/>
                <w:noProof/>
              </w:rPr>
              <w:fldChar w:fldCharType="separate"/>
            </w:r>
            <w:r w:rsidRPr="00C5608B">
              <w:rPr>
                <w:rStyle w:val="Hyperlink"/>
                <w:noProof/>
              </w:rPr>
              <w:t>3.3.1.2</w:t>
            </w:r>
            <w:r>
              <w:rPr>
                <w:rFonts w:eastAsiaTheme="minorEastAsia"/>
                <w:noProof/>
              </w:rPr>
              <w:tab/>
            </w:r>
            <w:r w:rsidRPr="00C5608B">
              <w:rPr>
                <w:rStyle w:val="Hyperlink"/>
                <w:noProof/>
              </w:rPr>
              <w:t>Factory Pattern Diagrams</w:t>
            </w:r>
            <w:r>
              <w:rPr>
                <w:noProof/>
                <w:webHidden/>
              </w:rPr>
              <w:tab/>
            </w:r>
            <w:r>
              <w:rPr>
                <w:noProof/>
                <w:webHidden/>
              </w:rPr>
              <w:fldChar w:fldCharType="begin"/>
            </w:r>
            <w:r>
              <w:rPr>
                <w:noProof/>
                <w:webHidden/>
              </w:rPr>
              <w:instrText xml:space="preserve"> PAGEREF _Toc58187245 \h </w:instrText>
            </w:r>
          </w:ins>
          <w:r>
            <w:rPr>
              <w:noProof/>
              <w:webHidden/>
            </w:rPr>
          </w:r>
          <w:r>
            <w:rPr>
              <w:noProof/>
              <w:webHidden/>
            </w:rPr>
            <w:fldChar w:fldCharType="separate"/>
          </w:r>
          <w:ins w:id="190" w:author="Jared Castaneda" w:date="2020-12-06T22:46:00Z">
            <w:r>
              <w:rPr>
                <w:noProof/>
                <w:webHidden/>
              </w:rPr>
              <w:t>13</w:t>
            </w:r>
            <w:r>
              <w:rPr>
                <w:noProof/>
                <w:webHidden/>
              </w:rPr>
              <w:fldChar w:fldCharType="end"/>
            </w:r>
            <w:r w:rsidRPr="00C5608B">
              <w:rPr>
                <w:rStyle w:val="Hyperlink"/>
                <w:noProof/>
              </w:rPr>
              <w:fldChar w:fldCharType="end"/>
            </w:r>
          </w:ins>
        </w:p>
        <w:p w14:paraId="4C7401AA" w14:textId="3BEA7981" w:rsidR="00BB77F6" w:rsidRDefault="00BB77F6">
          <w:pPr>
            <w:pStyle w:val="TOC4"/>
            <w:tabs>
              <w:tab w:val="left" w:pos="2453"/>
            </w:tabs>
            <w:rPr>
              <w:ins w:id="191" w:author="Jared Castaneda" w:date="2020-12-06T22:46:00Z"/>
              <w:rFonts w:eastAsiaTheme="minorEastAsia"/>
              <w:noProof/>
            </w:rPr>
          </w:pPr>
          <w:ins w:id="192"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"_Toc58187246"</w:instrText>
            </w:r>
            <w:r w:rsidRPr="00C5608B">
              <w:rPr>
                <w:rStyle w:val="Hyperlink"/>
                <w:noProof/>
              </w:rPr>
              <w:instrText xml:space="preserve"> </w:instrText>
            </w:r>
            <w:r w:rsidRPr="00C5608B">
              <w:rPr>
                <w:rStyle w:val="Hyperlink"/>
                <w:noProof/>
              </w:rPr>
              <w:fldChar w:fldCharType="separate"/>
            </w:r>
            <w:r w:rsidRPr="00C5608B">
              <w:rPr>
                <w:rStyle w:val="Hyperlink"/>
                <w:noProof/>
              </w:rPr>
              <w:t>3.3.1.3</w:t>
            </w:r>
            <w:r>
              <w:rPr>
                <w:rFonts w:eastAsiaTheme="minorEastAsia"/>
                <w:noProof/>
              </w:rPr>
              <w:tab/>
            </w:r>
            <w:r w:rsidRPr="00C5608B">
              <w:rPr>
                <w:rStyle w:val="Hyperlink"/>
                <w:noProof/>
              </w:rPr>
              <w:t>Source Code References</w:t>
            </w:r>
            <w:r>
              <w:rPr>
                <w:noProof/>
                <w:webHidden/>
              </w:rPr>
              <w:tab/>
            </w:r>
            <w:r>
              <w:rPr>
                <w:noProof/>
                <w:webHidden/>
              </w:rPr>
              <w:fldChar w:fldCharType="begin"/>
            </w:r>
            <w:r>
              <w:rPr>
                <w:noProof/>
                <w:webHidden/>
              </w:rPr>
              <w:instrText xml:space="preserve"> PAGEREF _Toc58187246 \h </w:instrText>
            </w:r>
          </w:ins>
          <w:r>
            <w:rPr>
              <w:noProof/>
              <w:webHidden/>
            </w:rPr>
          </w:r>
          <w:r>
            <w:rPr>
              <w:noProof/>
              <w:webHidden/>
            </w:rPr>
            <w:fldChar w:fldCharType="separate"/>
          </w:r>
          <w:ins w:id="193" w:author="Jared Castaneda" w:date="2020-12-06T22:46:00Z">
            <w:r>
              <w:rPr>
                <w:noProof/>
                <w:webHidden/>
              </w:rPr>
              <w:t>13</w:t>
            </w:r>
            <w:r>
              <w:rPr>
                <w:noProof/>
                <w:webHidden/>
              </w:rPr>
              <w:fldChar w:fldCharType="end"/>
            </w:r>
            <w:r w:rsidRPr="00C5608B">
              <w:rPr>
                <w:rStyle w:val="Hyperlink"/>
                <w:noProof/>
              </w:rPr>
              <w:fldChar w:fldCharType="end"/>
            </w:r>
          </w:ins>
        </w:p>
        <w:p w14:paraId="1970BFE3" w14:textId="5A8987A8" w:rsidR="00BB77F6" w:rsidRDefault="00BB77F6">
          <w:pPr>
            <w:pStyle w:val="TOC3"/>
            <w:rPr>
              <w:ins w:id="194" w:author="Jared Castaneda" w:date="2020-12-06T22:46:00Z"/>
              <w:rFonts w:eastAsiaTheme="minorEastAsia"/>
              <w:noProof/>
            </w:rPr>
          </w:pPr>
          <w:ins w:id="195"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"_Toc58187247"</w:instrText>
            </w:r>
            <w:r w:rsidRPr="00C5608B">
              <w:rPr>
                <w:rStyle w:val="Hyperlink"/>
                <w:noProof/>
              </w:rPr>
              <w:instrText xml:space="preserve"> </w:instrText>
            </w:r>
            <w:r w:rsidRPr="00C5608B">
              <w:rPr>
                <w:rStyle w:val="Hyperlink"/>
                <w:noProof/>
              </w:rPr>
              <w:fldChar w:fldCharType="separate"/>
            </w:r>
            <w:r w:rsidRPr="00C5608B">
              <w:rPr>
                <w:rStyle w:val="Hyperlink"/>
                <w:noProof/>
              </w:rPr>
              <w:t>3.3.2</w:t>
            </w:r>
            <w:r>
              <w:rPr>
                <w:rFonts w:eastAsiaTheme="minorEastAsia"/>
                <w:noProof/>
              </w:rPr>
              <w:tab/>
            </w:r>
            <w:r w:rsidRPr="00C5608B">
              <w:rPr>
                <w:rStyle w:val="Hyperlink"/>
                <w:noProof/>
              </w:rPr>
              <w:t>Protected Variations GRASP Pattern</w:t>
            </w:r>
            <w:r>
              <w:rPr>
                <w:noProof/>
                <w:webHidden/>
              </w:rPr>
              <w:tab/>
            </w:r>
            <w:r>
              <w:rPr>
                <w:noProof/>
                <w:webHidden/>
              </w:rPr>
              <w:fldChar w:fldCharType="begin"/>
            </w:r>
            <w:r>
              <w:rPr>
                <w:noProof/>
                <w:webHidden/>
              </w:rPr>
              <w:instrText xml:space="preserve"> PAGEREF _Toc58187247 \h </w:instrText>
            </w:r>
          </w:ins>
          <w:r>
            <w:rPr>
              <w:noProof/>
              <w:webHidden/>
            </w:rPr>
          </w:r>
          <w:r>
            <w:rPr>
              <w:noProof/>
              <w:webHidden/>
            </w:rPr>
            <w:fldChar w:fldCharType="separate"/>
          </w:r>
          <w:ins w:id="196" w:author="Jared Castaneda" w:date="2020-12-06T22:46:00Z">
            <w:r>
              <w:rPr>
                <w:noProof/>
                <w:webHidden/>
              </w:rPr>
              <w:t>13</w:t>
            </w:r>
            <w:r>
              <w:rPr>
                <w:noProof/>
                <w:webHidden/>
              </w:rPr>
              <w:fldChar w:fldCharType="end"/>
            </w:r>
            <w:r w:rsidRPr="00C5608B">
              <w:rPr>
                <w:rStyle w:val="Hyperlink"/>
                <w:noProof/>
              </w:rPr>
              <w:fldChar w:fldCharType="end"/>
            </w:r>
          </w:ins>
        </w:p>
        <w:p w14:paraId="157E14E0" w14:textId="0EC4C87C" w:rsidR="00BB77F6" w:rsidRDefault="00BB77F6">
          <w:pPr>
            <w:pStyle w:val="TOC4"/>
            <w:tabs>
              <w:tab w:val="left" w:pos="2453"/>
            </w:tabs>
            <w:rPr>
              <w:ins w:id="197" w:author="Jared Castaneda" w:date="2020-12-06T22:46:00Z"/>
              <w:rFonts w:eastAsiaTheme="minorEastAsia"/>
              <w:noProof/>
            </w:rPr>
          </w:pPr>
          <w:ins w:id="198"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"_Toc58187248"</w:instrText>
            </w:r>
            <w:r w:rsidRPr="00C5608B">
              <w:rPr>
                <w:rStyle w:val="Hyperlink"/>
                <w:noProof/>
              </w:rPr>
              <w:instrText xml:space="preserve"> </w:instrText>
            </w:r>
            <w:r w:rsidRPr="00C5608B">
              <w:rPr>
                <w:rStyle w:val="Hyperlink"/>
                <w:noProof/>
              </w:rPr>
              <w:fldChar w:fldCharType="separate"/>
            </w:r>
            <w:r w:rsidRPr="00C5608B">
              <w:rPr>
                <w:rStyle w:val="Hyperlink"/>
                <w:noProof/>
              </w:rPr>
              <w:t>3.3.2.1</w:t>
            </w:r>
            <w:r>
              <w:rPr>
                <w:rFonts w:eastAsiaTheme="minorEastAsia"/>
                <w:noProof/>
              </w:rPr>
              <w:tab/>
            </w:r>
            <w:r w:rsidRPr="00C5608B">
              <w:rPr>
                <w:rStyle w:val="Hyperlink"/>
                <w:noProof/>
              </w:rPr>
              <w:t>Generalization / Specialization Diagrams</w:t>
            </w:r>
            <w:r>
              <w:rPr>
                <w:noProof/>
                <w:webHidden/>
              </w:rPr>
              <w:tab/>
            </w:r>
            <w:r>
              <w:rPr>
                <w:noProof/>
                <w:webHidden/>
              </w:rPr>
              <w:fldChar w:fldCharType="begin"/>
            </w:r>
            <w:r>
              <w:rPr>
                <w:noProof/>
                <w:webHidden/>
              </w:rPr>
              <w:instrText xml:space="preserve"> PAGEREF _Toc58187248 \h </w:instrText>
            </w:r>
          </w:ins>
          <w:r>
            <w:rPr>
              <w:noProof/>
              <w:webHidden/>
            </w:rPr>
          </w:r>
          <w:r>
            <w:rPr>
              <w:noProof/>
              <w:webHidden/>
            </w:rPr>
            <w:fldChar w:fldCharType="separate"/>
          </w:r>
          <w:ins w:id="199" w:author="Jared Castaneda" w:date="2020-12-06T22:46:00Z">
            <w:r>
              <w:rPr>
                <w:noProof/>
                <w:webHidden/>
              </w:rPr>
              <w:t>13</w:t>
            </w:r>
            <w:r>
              <w:rPr>
                <w:noProof/>
                <w:webHidden/>
              </w:rPr>
              <w:fldChar w:fldCharType="end"/>
            </w:r>
            <w:r w:rsidRPr="00C5608B">
              <w:rPr>
                <w:rStyle w:val="Hyperlink"/>
                <w:noProof/>
              </w:rPr>
              <w:fldChar w:fldCharType="end"/>
            </w:r>
          </w:ins>
        </w:p>
        <w:p w14:paraId="20F38BB3" w14:textId="67B8DEA3" w:rsidR="00BB77F6" w:rsidRDefault="00BB77F6">
          <w:pPr>
            <w:pStyle w:val="TOC4"/>
            <w:tabs>
              <w:tab w:val="left" w:pos="2453"/>
            </w:tabs>
            <w:rPr>
              <w:ins w:id="200" w:author="Jared Castaneda" w:date="2020-12-06T22:46:00Z"/>
              <w:rFonts w:eastAsiaTheme="minorEastAsia"/>
              <w:noProof/>
            </w:rPr>
          </w:pPr>
          <w:ins w:id="201"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"_Toc58187249"</w:instrText>
            </w:r>
            <w:r w:rsidRPr="00C5608B">
              <w:rPr>
                <w:rStyle w:val="Hyperlink"/>
                <w:noProof/>
              </w:rPr>
              <w:instrText xml:space="preserve"> </w:instrText>
            </w:r>
            <w:r w:rsidRPr="00C5608B">
              <w:rPr>
                <w:rStyle w:val="Hyperlink"/>
                <w:noProof/>
              </w:rPr>
              <w:fldChar w:fldCharType="separate"/>
            </w:r>
            <w:r w:rsidRPr="00C5608B">
              <w:rPr>
                <w:rStyle w:val="Hyperlink"/>
                <w:noProof/>
              </w:rPr>
              <w:t>3.3.2.2</w:t>
            </w:r>
            <w:r>
              <w:rPr>
                <w:rFonts w:eastAsiaTheme="minorEastAsia"/>
                <w:noProof/>
              </w:rPr>
              <w:tab/>
            </w:r>
            <w:r w:rsidRPr="00C5608B">
              <w:rPr>
                <w:rStyle w:val="Hyperlink"/>
                <w:noProof/>
              </w:rPr>
              <w:t>Abstract Factory Pattern Diagrams</w:t>
            </w:r>
            <w:r>
              <w:rPr>
                <w:noProof/>
                <w:webHidden/>
              </w:rPr>
              <w:tab/>
            </w:r>
            <w:r>
              <w:rPr>
                <w:noProof/>
                <w:webHidden/>
              </w:rPr>
              <w:fldChar w:fldCharType="begin"/>
            </w:r>
            <w:r>
              <w:rPr>
                <w:noProof/>
                <w:webHidden/>
              </w:rPr>
              <w:instrText xml:space="preserve"> PAGEREF _Toc58187249 \h </w:instrText>
            </w:r>
          </w:ins>
          <w:r>
            <w:rPr>
              <w:noProof/>
              <w:webHidden/>
            </w:rPr>
          </w:r>
          <w:r>
            <w:rPr>
              <w:noProof/>
              <w:webHidden/>
            </w:rPr>
            <w:fldChar w:fldCharType="separate"/>
          </w:r>
          <w:ins w:id="202" w:author="Jared Castaneda" w:date="2020-12-06T22:46:00Z">
            <w:r>
              <w:rPr>
                <w:noProof/>
                <w:webHidden/>
              </w:rPr>
              <w:t>13</w:t>
            </w:r>
            <w:r>
              <w:rPr>
                <w:noProof/>
                <w:webHidden/>
              </w:rPr>
              <w:fldChar w:fldCharType="end"/>
            </w:r>
            <w:r w:rsidRPr="00C5608B">
              <w:rPr>
                <w:rStyle w:val="Hyperlink"/>
                <w:noProof/>
              </w:rPr>
              <w:fldChar w:fldCharType="end"/>
            </w:r>
          </w:ins>
        </w:p>
        <w:p w14:paraId="3A431FF4" w14:textId="01E72186" w:rsidR="00BB77F6" w:rsidRDefault="00BB77F6">
          <w:pPr>
            <w:pStyle w:val="TOC4"/>
            <w:tabs>
              <w:tab w:val="left" w:pos="2453"/>
            </w:tabs>
            <w:rPr>
              <w:ins w:id="203" w:author="Jared Castaneda" w:date="2020-12-06T22:46:00Z"/>
              <w:rFonts w:eastAsiaTheme="minorEastAsia"/>
              <w:noProof/>
            </w:rPr>
          </w:pPr>
          <w:ins w:id="204" w:author="Jared Castaneda" w:date="2020-12-06T22:46:00Z">
            <w:r w:rsidRPr="00C5608B">
              <w:rPr>
                <w:rStyle w:val="Hyperlink"/>
                <w:noProof/>
              </w:rPr>
              <w:fldChar w:fldCharType="begin"/>
            </w:r>
            <w:r w:rsidRPr="00C5608B">
              <w:rPr>
                <w:rStyle w:val="Hyperlink"/>
                <w:noProof/>
              </w:rPr>
              <w:instrText xml:space="preserve"> </w:instrText>
            </w:r>
            <w:r>
              <w:rPr>
                <w:noProof/>
              </w:rPr>
              <w:instrText>HYPERLINK \l "_Toc58187250"</w:instrText>
            </w:r>
            <w:r w:rsidRPr="00C5608B">
              <w:rPr>
                <w:rStyle w:val="Hyperlink"/>
                <w:noProof/>
              </w:rPr>
              <w:instrText xml:space="preserve"> </w:instrText>
            </w:r>
            <w:r w:rsidRPr="00C5608B">
              <w:rPr>
                <w:rStyle w:val="Hyperlink"/>
                <w:noProof/>
              </w:rPr>
              <w:fldChar w:fldCharType="separate"/>
            </w:r>
            <w:r w:rsidRPr="00C5608B">
              <w:rPr>
                <w:rStyle w:val="Hyperlink"/>
                <w:noProof/>
              </w:rPr>
              <w:t>3.3.2.3</w:t>
            </w:r>
            <w:r>
              <w:rPr>
                <w:rFonts w:eastAsiaTheme="minorEastAsia"/>
                <w:noProof/>
              </w:rPr>
              <w:tab/>
            </w:r>
            <w:r w:rsidRPr="00C5608B">
              <w:rPr>
                <w:rStyle w:val="Hyperlink"/>
                <w:noProof/>
              </w:rPr>
              <w:t>Source Code References</w:t>
            </w:r>
            <w:r>
              <w:rPr>
                <w:noProof/>
                <w:webHidden/>
              </w:rPr>
              <w:tab/>
            </w:r>
            <w:r>
              <w:rPr>
                <w:noProof/>
                <w:webHidden/>
              </w:rPr>
              <w:fldChar w:fldCharType="begin"/>
            </w:r>
            <w:r>
              <w:rPr>
                <w:noProof/>
                <w:webHidden/>
              </w:rPr>
              <w:instrText xml:space="preserve"> PAGEREF _Toc58187250 \h </w:instrText>
            </w:r>
          </w:ins>
          <w:r>
            <w:rPr>
              <w:noProof/>
              <w:webHidden/>
            </w:rPr>
          </w:r>
          <w:r>
            <w:rPr>
              <w:noProof/>
              <w:webHidden/>
            </w:rPr>
            <w:fldChar w:fldCharType="separate"/>
          </w:r>
          <w:ins w:id="205" w:author="Jared Castaneda" w:date="2020-12-06T22:46:00Z">
            <w:r>
              <w:rPr>
                <w:noProof/>
                <w:webHidden/>
              </w:rPr>
              <w:t>13</w:t>
            </w:r>
            <w:r>
              <w:rPr>
                <w:noProof/>
                <w:webHidden/>
              </w:rPr>
              <w:fldChar w:fldCharType="end"/>
            </w:r>
            <w:r w:rsidRPr="00C5608B">
              <w:rPr>
                <w:rStyle w:val="Hyperlink"/>
                <w:noProof/>
              </w:rPr>
              <w:fldChar w:fldCharType="end"/>
            </w:r>
          </w:ins>
        </w:p>
        <w:p w14:paraId="5EA8E2C9" w14:textId="119322F6" w:rsidR="001C33F3" w:rsidDel="00BB77F6" w:rsidRDefault="00AC0BBE">
          <w:pPr>
            <w:pStyle w:val="TOC1"/>
            <w:rPr>
              <w:del w:id="206" w:author="Jared Castaneda" w:date="2020-12-06T22:46:00Z"/>
              <w:rFonts w:eastAsiaTheme="minorEastAsia"/>
              <w:sz w:val="22"/>
            </w:rPr>
          </w:pPr>
          <w:del w:id="207" w:author="Jared Castaneda" w:date="2020-12-06T22:46:00Z">
            <w:r w:rsidDel="00BB77F6">
              <w:fldChar w:fldCharType="begin"/>
            </w:r>
            <w:r w:rsidDel="00BB77F6">
              <w:delInstrText xml:space="preserve"> HYPERLINK \l "_Toc50289891" </w:delInstrText>
            </w:r>
            <w:r w:rsidDel="00BB77F6">
              <w:fldChar w:fldCharType="separate"/>
            </w:r>
          </w:del>
          <w:ins w:id="208" w:author="Jared Castaneda" w:date="2020-12-06T22:46:00Z">
            <w:r w:rsidR="00BB77F6">
              <w:rPr>
                <w:b/>
                <w:bCs/>
              </w:rPr>
              <w:t>Error! Hyperlink reference not valid.</w:t>
            </w:r>
          </w:ins>
          <w:ins w:id="209" w:author="Marcos, Nathan" w:date="2020-11-09T10:28:00Z">
            <w:del w:id="210" w:author="Jared Castaneda" w:date="2020-12-06T22:46:00Z">
              <w:r w:rsidR="00B458F6" w:rsidDel="00BB77F6">
                <w:rPr>
                  <w:b/>
                  <w:bCs/>
                </w:rPr>
                <w:delText>Error! Hyperlink reference not valid.</w:delText>
              </w:r>
            </w:del>
          </w:ins>
          <w:del w:id="211" w:author="Jared Castaneda" w:date="2020-12-06T22:46:00Z">
            <w:r w:rsidR="001C33F3" w:rsidRPr="00696473" w:rsidDel="00BB77F6">
              <w:rPr>
                <w:rStyle w:val="Hyperlink"/>
              </w:rPr>
              <w:delText>1</w:delText>
            </w:r>
            <w:r w:rsidR="001C33F3" w:rsidDel="00BB77F6">
              <w:rPr>
                <w:rFonts w:eastAsiaTheme="minorEastAsia"/>
                <w:sz w:val="22"/>
              </w:rPr>
              <w:tab/>
            </w:r>
            <w:r w:rsidR="001C33F3" w:rsidRPr="00696473" w:rsidDel="00BB77F6">
              <w:rPr>
                <w:rStyle w:val="Hyperlink"/>
              </w:rPr>
              <w:delText>Architectural Representation</w:delText>
            </w:r>
            <w:r w:rsidR="001C33F3" w:rsidDel="00BB77F6">
              <w:rPr>
                <w:webHidden/>
              </w:rPr>
              <w:tab/>
            </w:r>
            <w:r w:rsidR="001C33F3" w:rsidDel="00BB77F6">
              <w:rPr>
                <w:webHidden/>
              </w:rPr>
              <w:fldChar w:fldCharType="begin"/>
            </w:r>
            <w:r w:rsidR="001C33F3" w:rsidDel="00BB77F6">
              <w:rPr>
                <w:webHidden/>
              </w:rPr>
              <w:delInstrText xml:space="preserve"> PAGEREF _Toc50289891 \h </w:delInstrText>
            </w:r>
            <w:r w:rsidR="001C33F3" w:rsidDel="00BB77F6">
              <w:rPr>
                <w:webHidden/>
              </w:rPr>
            </w:r>
            <w:r w:rsidR="001C33F3" w:rsidDel="00BB77F6">
              <w:rPr>
                <w:webHidden/>
              </w:rPr>
              <w:fldChar w:fldCharType="separate"/>
            </w:r>
            <w:r w:rsidR="001C33F3" w:rsidDel="00BB77F6">
              <w:rPr>
                <w:webHidden/>
              </w:rPr>
              <w:delText>1</w:delText>
            </w:r>
            <w:r w:rsidR="001C33F3" w:rsidDel="00BB77F6">
              <w:rPr>
                <w:webHidden/>
              </w:rPr>
              <w:fldChar w:fldCharType="end"/>
            </w:r>
            <w:r w:rsidDel="00BB77F6">
              <w:fldChar w:fldCharType="end"/>
            </w:r>
          </w:del>
        </w:p>
        <w:p w14:paraId="1011340E" w14:textId="25C608C2" w:rsidR="001C33F3" w:rsidDel="00BB77F6" w:rsidRDefault="00AC0BBE">
          <w:pPr>
            <w:pStyle w:val="TOC1"/>
            <w:rPr>
              <w:del w:id="212" w:author="Jared Castaneda" w:date="2020-12-06T22:46:00Z"/>
              <w:rFonts w:eastAsiaTheme="minorEastAsia"/>
              <w:sz w:val="22"/>
            </w:rPr>
          </w:pPr>
          <w:del w:id="213" w:author="Jared Castaneda" w:date="2020-12-06T22:46:00Z">
            <w:r w:rsidDel="00BB77F6">
              <w:fldChar w:fldCharType="begin"/>
            </w:r>
            <w:r w:rsidDel="00BB77F6">
              <w:delInstrText xml:space="preserve"> HYPERLINK \l "_Toc50289892" </w:delInstrText>
            </w:r>
            <w:r w:rsidDel="00BB77F6">
              <w:fldChar w:fldCharType="separate"/>
            </w:r>
          </w:del>
          <w:ins w:id="214" w:author="Jared Castaneda" w:date="2020-12-06T22:46:00Z">
            <w:r w:rsidR="00BB77F6">
              <w:rPr>
                <w:b/>
                <w:bCs/>
              </w:rPr>
              <w:t>Error! Hyperlink reference not valid.</w:t>
            </w:r>
          </w:ins>
          <w:ins w:id="215" w:author="Marcos, Nathan" w:date="2020-11-09T10:28:00Z">
            <w:del w:id="216" w:author="Jared Castaneda" w:date="2020-12-06T22:46:00Z">
              <w:r w:rsidR="00B458F6" w:rsidDel="00BB77F6">
                <w:rPr>
                  <w:b/>
                  <w:bCs/>
                </w:rPr>
                <w:delText>Error! Hyperlink reference not valid.</w:delText>
              </w:r>
            </w:del>
          </w:ins>
          <w:del w:id="217" w:author="Jared Castaneda" w:date="2020-12-06T22:46:00Z">
            <w:r w:rsidR="001C33F3" w:rsidRPr="00696473" w:rsidDel="00BB77F6">
              <w:rPr>
                <w:rStyle w:val="Hyperlink"/>
              </w:rPr>
              <w:delText>2</w:delText>
            </w:r>
            <w:r w:rsidR="001C33F3" w:rsidDel="00BB77F6">
              <w:rPr>
                <w:rFonts w:eastAsiaTheme="minorEastAsia"/>
                <w:sz w:val="22"/>
              </w:rPr>
              <w:tab/>
            </w:r>
            <w:r w:rsidR="001C33F3" w:rsidRPr="00696473" w:rsidDel="00BB77F6">
              <w:rPr>
                <w:rStyle w:val="Hyperlink"/>
              </w:rPr>
              <w:delText>Architectural Decisions</w:delText>
            </w:r>
            <w:r w:rsidR="001C33F3" w:rsidDel="00BB77F6">
              <w:rPr>
                <w:webHidden/>
              </w:rPr>
              <w:tab/>
            </w:r>
            <w:r w:rsidR="001C33F3" w:rsidDel="00BB77F6">
              <w:rPr>
                <w:webHidden/>
              </w:rPr>
              <w:fldChar w:fldCharType="begin"/>
            </w:r>
            <w:r w:rsidR="001C33F3" w:rsidDel="00BB77F6">
              <w:rPr>
                <w:webHidden/>
              </w:rPr>
              <w:delInstrText xml:space="preserve"> PAGEREF _Toc50289892 \h </w:delInstrText>
            </w:r>
            <w:r w:rsidR="001C33F3" w:rsidDel="00BB77F6">
              <w:rPr>
                <w:webHidden/>
              </w:rPr>
            </w:r>
            <w:r w:rsidR="001C33F3" w:rsidDel="00BB77F6">
              <w:rPr>
                <w:webHidden/>
              </w:rPr>
              <w:fldChar w:fldCharType="separate"/>
            </w:r>
            <w:r w:rsidR="001C33F3" w:rsidDel="00BB77F6">
              <w:rPr>
                <w:webHidden/>
              </w:rPr>
              <w:delText>2</w:delText>
            </w:r>
            <w:r w:rsidR="001C33F3" w:rsidDel="00BB77F6">
              <w:rPr>
                <w:webHidden/>
              </w:rPr>
              <w:fldChar w:fldCharType="end"/>
            </w:r>
            <w:r w:rsidDel="00BB77F6">
              <w:fldChar w:fldCharType="end"/>
            </w:r>
          </w:del>
        </w:p>
        <w:p w14:paraId="7F06BA4D" w14:textId="0486D2B5" w:rsidR="001C33F3" w:rsidDel="00BB77F6" w:rsidRDefault="00AC0BBE">
          <w:pPr>
            <w:pStyle w:val="TOC2"/>
            <w:rPr>
              <w:del w:id="218" w:author="Jared Castaneda" w:date="2020-12-06T22:46:00Z"/>
              <w:rFonts w:eastAsiaTheme="minorEastAsia"/>
              <w:noProof/>
            </w:rPr>
          </w:pPr>
          <w:del w:id="219" w:author="Jared Castaneda" w:date="2020-12-06T22:46:00Z">
            <w:r w:rsidDel="00BB77F6">
              <w:rPr>
                <w:noProof/>
              </w:rPr>
              <w:fldChar w:fldCharType="begin"/>
            </w:r>
            <w:r w:rsidDel="00BB77F6">
              <w:rPr>
                <w:noProof/>
              </w:rPr>
              <w:delInstrText xml:space="preserve"> HYPERLINK \l "_Toc50289893" </w:delInstrText>
            </w:r>
            <w:r w:rsidDel="00BB77F6">
              <w:rPr>
                <w:noProof/>
              </w:rPr>
              <w:fldChar w:fldCharType="separate"/>
            </w:r>
          </w:del>
          <w:ins w:id="220" w:author="Jared Castaneda" w:date="2020-12-06T22:46:00Z">
            <w:r w:rsidR="00BB77F6">
              <w:rPr>
                <w:b/>
                <w:bCs/>
                <w:noProof/>
              </w:rPr>
              <w:t>Error! Hyperlink reference not valid.</w:t>
            </w:r>
          </w:ins>
          <w:ins w:id="221" w:author="Marcos, Nathan" w:date="2020-11-09T10:28:00Z">
            <w:del w:id="222" w:author="Jared Castaneda" w:date="2020-12-06T22:46:00Z">
              <w:r w:rsidR="00B458F6" w:rsidDel="00BB77F6">
                <w:rPr>
                  <w:b/>
                  <w:bCs/>
                  <w:noProof/>
                </w:rPr>
                <w:delText>Error! Hyperlink reference not valid.</w:delText>
              </w:r>
            </w:del>
          </w:ins>
          <w:del w:id="223" w:author="Jared Castaneda" w:date="2020-12-06T22:46:00Z">
            <w:r w:rsidR="001C33F3" w:rsidRPr="00696473" w:rsidDel="00BB77F6">
              <w:rPr>
                <w:rStyle w:val="Hyperlink"/>
                <w:noProof/>
              </w:rPr>
              <w:delText>2.1</w:delText>
            </w:r>
            <w:r w:rsidR="001C33F3" w:rsidDel="00BB77F6">
              <w:rPr>
                <w:rFonts w:eastAsiaTheme="minorEastAsia"/>
                <w:noProof/>
              </w:rPr>
              <w:tab/>
            </w:r>
            <w:r w:rsidR="001C33F3" w:rsidRPr="00696473" w:rsidDel="00BB77F6">
              <w:rPr>
                <w:rStyle w:val="Hyperlink"/>
                <w:noProof/>
              </w:rPr>
              <w:delText>Low Coupling / High Cohesion GRASP Decision</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_Toc50289893 \h </w:delInstrText>
            </w:r>
            <w:r w:rsidR="001C33F3" w:rsidDel="00BB77F6">
              <w:rPr>
                <w:noProof/>
                <w:webHidden/>
              </w:rPr>
            </w:r>
            <w:r w:rsidR="001C33F3" w:rsidDel="00BB77F6">
              <w:rPr>
                <w:noProof/>
                <w:webHidden/>
              </w:rPr>
              <w:fldChar w:fldCharType="separate"/>
            </w:r>
            <w:r w:rsidR="001C33F3" w:rsidDel="00BB77F6">
              <w:rPr>
                <w:noProof/>
                <w:webHidden/>
              </w:rPr>
              <w:delText>2</w:delText>
            </w:r>
            <w:r w:rsidR="001C33F3" w:rsidDel="00BB77F6">
              <w:rPr>
                <w:noProof/>
                <w:webHidden/>
              </w:rPr>
              <w:fldChar w:fldCharType="end"/>
            </w:r>
            <w:r w:rsidDel="00BB77F6">
              <w:rPr>
                <w:noProof/>
              </w:rPr>
              <w:fldChar w:fldCharType="end"/>
            </w:r>
          </w:del>
        </w:p>
        <w:p w14:paraId="4026052C" w14:textId="283FA109" w:rsidR="001C33F3" w:rsidDel="00BB77F6" w:rsidRDefault="00AC0BBE">
          <w:pPr>
            <w:pStyle w:val="TOC3"/>
            <w:rPr>
              <w:del w:id="224" w:author="Jared Castaneda" w:date="2020-12-06T22:46:00Z"/>
              <w:rFonts w:eastAsiaTheme="minorEastAsia"/>
              <w:noProof/>
            </w:rPr>
          </w:pPr>
          <w:del w:id="225" w:author="Jared Castaneda" w:date="2020-12-06T22:46:00Z">
            <w:r w:rsidDel="00BB77F6">
              <w:rPr>
                <w:noProof/>
              </w:rPr>
              <w:fldChar w:fldCharType="begin"/>
            </w:r>
            <w:r w:rsidDel="00BB77F6">
              <w:rPr>
                <w:noProof/>
              </w:rPr>
              <w:delInstrText xml:space="preserve"> HYPERLINK \l "_Toc50289894" </w:delInstrText>
            </w:r>
            <w:r w:rsidDel="00BB77F6">
              <w:rPr>
                <w:noProof/>
              </w:rPr>
              <w:fldChar w:fldCharType="separate"/>
            </w:r>
          </w:del>
          <w:ins w:id="226" w:author="Jared Castaneda" w:date="2020-12-06T22:46:00Z">
            <w:r w:rsidR="00BB77F6">
              <w:rPr>
                <w:b/>
                <w:bCs/>
                <w:noProof/>
              </w:rPr>
              <w:t>Error! Hyperlink reference not valid.</w:t>
            </w:r>
          </w:ins>
          <w:ins w:id="227" w:author="Marcos, Nathan" w:date="2020-11-09T10:28:00Z">
            <w:del w:id="228" w:author="Jared Castaneda" w:date="2020-12-06T22:46:00Z">
              <w:r w:rsidR="00B458F6" w:rsidDel="00BB77F6">
                <w:rPr>
                  <w:b/>
                  <w:bCs/>
                  <w:noProof/>
                </w:rPr>
                <w:delText>Error! Hyperlink reference not valid.</w:delText>
              </w:r>
            </w:del>
          </w:ins>
          <w:del w:id="229" w:author="Jared Castaneda" w:date="2020-12-06T22:46:00Z">
            <w:r w:rsidR="001C33F3" w:rsidRPr="00696473" w:rsidDel="00BB77F6">
              <w:rPr>
                <w:rStyle w:val="Hyperlink"/>
                <w:noProof/>
              </w:rPr>
              <w:delText>2.1.1</w:delText>
            </w:r>
            <w:r w:rsidR="001C33F3" w:rsidDel="00BB77F6">
              <w:rPr>
                <w:rFonts w:eastAsiaTheme="minorEastAsia"/>
                <w:noProof/>
              </w:rPr>
              <w:tab/>
            </w:r>
            <w:r w:rsidR="001C33F3" w:rsidRPr="00696473" w:rsidDel="00BB77F6">
              <w:rPr>
                <w:rStyle w:val="Hyperlink"/>
                <w:noProof/>
              </w:rPr>
              <w:delText>Decision to be made</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_Toc50289894 \h </w:delInstrText>
            </w:r>
            <w:r w:rsidR="001C33F3" w:rsidDel="00BB77F6">
              <w:rPr>
                <w:noProof/>
                <w:webHidden/>
              </w:rPr>
            </w:r>
            <w:r w:rsidR="001C33F3" w:rsidDel="00BB77F6">
              <w:rPr>
                <w:noProof/>
                <w:webHidden/>
              </w:rPr>
              <w:fldChar w:fldCharType="separate"/>
            </w:r>
            <w:r w:rsidR="001C33F3" w:rsidDel="00BB77F6">
              <w:rPr>
                <w:noProof/>
                <w:webHidden/>
              </w:rPr>
              <w:delText>2</w:delText>
            </w:r>
            <w:r w:rsidR="001C33F3" w:rsidDel="00BB77F6">
              <w:rPr>
                <w:noProof/>
                <w:webHidden/>
              </w:rPr>
              <w:fldChar w:fldCharType="end"/>
            </w:r>
            <w:r w:rsidDel="00BB77F6">
              <w:rPr>
                <w:noProof/>
              </w:rPr>
              <w:fldChar w:fldCharType="end"/>
            </w:r>
          </w:del>
        </w:p>
        <w:p w14:paraId="0DA143BA" w14:textId="3C844085" w:rsidR="001C33F3" w:rsidDel="00BB77F6" w:rsidRDefault="00AC0BBE">
          <w:pPr>
            <w:pStyle w:val="TOC3"/>
            <w:rPr>
              <w:del w:id="230" w:author="Jared Castaneda" w:date="2020-12-06T22:46:00Z"/>
              <w:rFonts w:eastAsiaTheme="minorEastAsia"/>
              <w:noProof/>
            </w:rPr>
          </w:pPr>
          <w:del w:id="231" w:author="Jared Castaneda" w:date="2020-12-06T22:46:00Z">
            <w:r w:rsidDel="00BB77F6">
              <w:rPr>
                <w:noProof/>
              </w:rPr>
              <w:fldChar w:fldCharType="begin"/>
            </w:r>
            <w:r w:rsidDel="00BB77F6">
              <w:rPr>
                <w:noProof/>
              </w:rPr>
              <w:delInstrText xml:space="preserve"> HYPERLINK \l "_Toc50289895" </w:delInstrText>
            </w:r>
            <w:r w:rsidDel="00BB77F6">
              <w:rPr>
                <w:noProof/>
              </w:rPr>
              <w:fldChar w:fldCharType="separate"/>
            </w:r>
          </w:del>
          <w:ins w:id="232" w:author="Jared Castaneda" w:date="2020-12-06T22:46:00Z">
            <w:r w:rsidR="00BB77F6">
              <w:rPr>
                <w:b/>
                <w:bCs/>
                <w:noProof/>
              </w:rPr>
              <w:t>Error! Hyperlink reference not valid.</w:t>
            </w:r>
          </w:ins>
          <w:ins w:id="233" w:author="Marcos, Nathan" w:date="2020-11-09T10:28:00Z">
            <w:del w:id="234" w:author="Jared Castaneda" w:date="2020-12-06T22:46:00Z">
              <w:r w:rsidR="00B458F6" w:rsidDel="00BB77F6">
                <w:rPr>
                  <w:b/>
                  <w:bCs/>
                  <w:noProof/>
                </w:rPr>
                <w:delText>Error! Hyperlink reference not valid.</w:delText>
              </w:r>
            </w:del>
          </w:ins>
          <w:del w:id="235" w:author="Jared Castaneda" w:date="2020-12-06T22:46:00Z">
            <w:r w:rsidR="001C33F3" w:rsidRPr="00696473" w:rsidDel="00BB77F6">
              <w:rPr>
                <w:rStyle w:val="Hyperlink"/>
                <w:noProof/>
              </w:rPr>
              <w:delText>2.1.2</w:delText>
            </w:r>
            <w:r w:rsidR="001C33F3" w:rsidDel="00BB77F6">
              <w:rPr>
                <w:rFonts w:eastAsiaTheme="minorEastAsia"/>
                <w:noProof/>
              </w:rPr>
              <w:tab/>
            </w:r>
            <w:r w:rsidR="001C33F3" w:rsidRPr="00696473" w:rsidDel="00BB77F6">
              <w:rPr>
                <w:rStyle w:val="Hyperlink"/>
                <w:noProof/>
              </w:rPr>
              <w:delText>Options Considered</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_Toc50289895 \h </w:delInstrText>
            </w:r>
            <w:r w:rsidR="001C33F3" w:rsidDel="00BB77F6">
              <w:rPr>
                <w:noProof/>
                <w:webHidden/>
              </w:rPr>
            </w:r>
            <w:r w:rsidR="001C33F3" w:rsidDel="00BB77F6">
              <w:rPr>
                <w:noProof/>
                <w:webHidden/>
              </w:rPr>
              <w:fldChar w:fldCharType="separate"/>
            </w:r>
            <w:r w:rsidR="001C33F3" w:rsidDel="00BB77F6">
              <w:rPr>
                <w:noProof/>
                <w:webHidden/>
              </w:rPr>
              <w:delText>2</w:delText>
            </w:r>
            <w:r w:rsidR="001C33F3" w:rsidDel="00BB77F6">
              <w:rPr>
                <w:noProof/>
                <w:webHidden/>
              </w:rPr>
              <w:fldChar w:fldCharType="end"/>
            </w:r>
            <w:r w:rsidDel="00BB77F6">
              <w:rPr>
                <w:noProof/>
              </w:rPr>
              <w:fldChar w:fldCharType="end"/>
            </w:r>
          </w:del>
        </w:p>
        <w:p w14:paraId="7EAFE8C5" w14:textId="37F8D847" w:rsidR="001C33F3" w:rsidDel="00BB77F6" w:rsidRDefault="00AC0BBE">
          <w:pPr>
            <w:pStyle w:val="TOC3"/>
            <w:rPr>
              <w:del w:id="236" w:author="Jared Castaneda" w:date="2020-12-06T22:46:00Z"/>
              <w:rFonts w:eastAsiaTheme="minorEastAsia"/>
              <w:noProof/>
            </w:rPr>
          </w:pPr>
          <w:del w:id="237" w:author="Jared Castaneda" w:date="2020-12-06T22:46:00Z">
            <w:r w:rsidDel="00BB77F6">
              <w:rPr>
                <w:noProof/>
              </w:rPr>
              <w:fldChar w:fldCharType="begin"/>
            </w:r>
            <w:r w:rsidDel="00BB77F6">
              <w:rPr>
                <w:noProof/>
              </w:rPr>
              <w:delInstrText xml:space="preserve"> HYPERLINK \l "_Toc50289896" </w:delInstrText>
            </w:r>
            <w:r w:rsidDel="00BB77F6">
              <w:rPr>
                <w:noProof/>
              </w:rPr>
              <w:fldChar w:fldCharType="separate"/>
            </w:r>
          </w:del>
          <w:ins w:id="238" w:author="Jared Castaneda" w:date="2020-12-06T22:46:00Z">
            <w:r w:rsidR="00BB77F6">
              <w:rPr>
                <w:b/>
                <w:bCs/>
                <w:noProof/>
              </w:rPr>
              <w:t>Error! Hyperlink reference not valid.</w:t>
            </w:r>
          </w:ins>
          <w:ins w:id="239" w:author="Marcos, Nathan" w:date="2020-11-09T10:28:00Z">
            <w:del w:id="240" w:author="Jared Castaneda" w:date="2020-12-06T22:46:00Z">
              <w:r w:rsidR="00B458F6" w:rsidDel="00BB77F6">
                <w:rPr>
                  <w:b/>
                  <w:bCs/>
                  <w:noProof/>
                </w:rPr>
                <w:delText>Error! Hyperlink reference not valid.</w:delText>
              </w:r>
            </w:del>
          </w:ins>
          <w:del w:id="241" w:author="Jared Castaneda" w:date="2020-12-06T22:46:00Z">
            <w:r w:rsidR="001C33F3" w:rsidRPr="00696473" w:rsidDel="00BB77F6">
              <w:rPr>
                <w:rStyle w:val="Hyperlink"/>
                <w:noProof/>
              </w:rPr>
              <w:delText>2.1.3</w:delText>
            </w:r>
            <w:r w:rsidR="001C33F3" w:rsidDel="00BB77F6">
              <w:rPr>
                <w:rFonts w:eastAsiaTheme="minorEastAsia"/>
                <w:noProof/>
              </w:rPr>
              <w:tab/>
            </w:r>
            <w:r w:rsidR="001C33F3" w:rsidRPr="00696473" w:rsidDel="00BB77F6">
              <w:rPr>
                <w:rStyle w:val="Hyperlink"/>
                <w:noProof/>
              </w:rPr>
              <w:delText>Selection and Rationale</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_Toc50289896 \h </w:delInstrText>
            </w:r>
            <w:r w:rsidR="001C33F3" w:rsidDel="00BB77F6">
              <w:rPr>
                <w:noProof/>
                <w:webHidden/>
              </w:rPr>
            </w:r>
            <w:r w:rsidR="001C33F3" w:rsidDel="00BB77F6">
              <w:rPr>
                <w:noProof/>
                <w:webHidden/>
              </w:rPr>
              <w:fldChar w:fldCharType="separate"/>
            </w:r>
            <w:r w:rsidR="001C33F3" w:rsidDel="00BB77F6">
              <w:rPr>
                <w:noProof/>
                <w:webHidden/>
              </w:rPr>
              <w:delText>2</w:delText>
            </w:r>
            <w:r w:rsidR="001C33F3" w:rsidDel="00BB77F6">
              <w:rPr>
                <w:noProof/>
                <w:webHidden/>
              </w:rPr>
              <w:fldChar w:fldCharType="end"/>
            </w:r>
            <w:r w:rsidDel="00BB77F6">
              <w:rPr>
                <w:noProof/>
              </w:rPr>
              <w:fldChar w:fldCharType="end"/>
            </w:r>
          </w:del>
        </w:p>
        <w:p w14:paraId="3D81C23B" w14:textId="3EF2F219" w:rsidR="001C33F3" w:rsidDel="00BB77F6" w:rsidRDefault="00AC0BBE">
          <w:pPr>
            <w:pStyle w:val="TOC2"/>
            <w:rPr>
              <w:del w:id="242" w:author="Jared Castaneda" w:date="2020-12-06T22:46:00Z"/>
              <w:rFonts w:eastAsiaTheme="minorEastAsia"/>
              <w:noProof/>
            </w:rPr>
          </w:pPr>
          <w:del w:id="243" w:author="Jared Castaneda" w:date="2020-12-06T22:46:00Z">
            <w:r w:rsidDel="00BB77F6">
              <w:rPr>
                <w:noProof/>
              </w:rPr>
              <w:fldChar w:fldCharType="begin"/>
            </w:r>
            <w:r w:rsidDel="00BB77F6">
              <w:rPr>
                <w:noProof/>
              </w:rPr>
              <w:delInstrText xml:space="preserve"> HYPERLINK \l "_Toc50289897" </w:delInstrText>
            </w:r>
            <w:r w:rsidDel="00BB77F6">
              <w:rPr>
                <w:noProof/>
              </w:rPr>
              <w:fldChar w:fldCharType="separate"/>
            </w:r>
          </w:del>
          <w:ins w:id="244" w:author="Jared Castaneda" w:date="2020-12-06T22:46:00Z">
            <w:r w:rsidR="00BB77F6">
              <w:rPr>
                <w:b/>
                <w:bCs/>
                <w:noProof/>
              </w:rPr>
              <w:t>Error! Hyperlink reference not valid.</w:t>
            </w:r>
          </w:ins>
          <w:ins w:id="245" w:author="Marcos, Nathan" w:date="2020-11-09T10:28:00Z">
            <w:del w:id="246" w:author="Jared Castaneda" w:date="2020-12-06T22:46:00Z">
              <w:r w:rsidR="00B458F6" w:rsidDel="00BB77F6">
                <w:rPr>
                  <w:b/>
                  <w:bCs/>
                  <w:noProof/>
                </w:rPr>
                <w:delText>Error! Hyperlink reference not valid.</w:delText>
              </w:r>
            </w:del>
          </w:ins>
          <w:del w:id="247" w:author="Jared Castaneda" w:date="2020-12-06T22:46:00Z">
            <w:r w:rsidR="001C33F3" w:rsidRPr="00696473" w:rsidDel="00BB77F6">
              <w:rPr>
                <w:rStyle w:val="Hyperlink"/>
                <w:noProof/>
              </w:rPr>
              <w:delText>2.2</w:delText>
            </w:r>
            <w:r w:rsidR="001C33F3" w:rsidDel="00BB77F6">
              <w:rPr>
                <w:rFonts w:eastAsiaTheme="minorEastAsia"/>
                <w:noProof/>
              </w:rPr>
              <w:tab/>
            </w:r>
            <w:r w:rsidR="001C33F3" w:rsidRPr="00696473" w:rsidDel="00BB77F6">
              <w:rPr>
                <w:rStyle w:val="Hyperlink"/>
                <w:noProof/>
              </w:rPr>
              <w:delText>Creator GRASP Decision</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_Toc50289897 \h </w:delInstrText>
            </w:r>
            <w:r w:rsidR="001C33F3" w:rsidDel="00BB77F6">
              <w:rPr>
                <w:noProof/>
                <w:webHidden/>
              </w:rPr>
            </w:r>
            <w:r w:rsidR="001C33F3" w:rsidDel="00BB77F6">
              <w:rPr>
                <w:noProof/>
                <w:webHidden/>
              </w:rPr>
              <w:fldChar w:fldCharType="separate"/>
            </w:r>
            <w:r w:rsidR="001C33F3" w:rsidDel="00BB77F6">
              <w:rPr>
                <w:noProof/>
                <w:webHidden/>
              </w:rPr>
              <w:delText>2</w:delText>
            </w:r>
            <w:r w:rsidR="001C33F3" w:rsidDel="00BB77F6">
              <w:rPr>
                <w:noProof/>
                <w:webHidden/>
              </w:rPr>
              <w:fldChar w:fldCharType="end"/>
            </w:r>
            <w:r w:rsidDel="00BB77F6">
              <w:rPr>
                <w:noProof/>
              </w:rPr>
              <w:fldChar w:fldCharType="end"/>
            </w:r>
          </w:del>
        </w:p>
        <w:p w14:paraId="3605243B" w14:textId="3ABC113D" w:rsidR="001C33F3" w:rsidDel="00BB77F6" w:rsidRDefault="00AC0BBE">
          <w:pPr>
            <w:pStyle w:val="TOC3"/>
            <w:rPr>
              <w:del w:id="248" w:author="Jared Castaneda" w:date="2020-12-06T22:46:00Z"/>
              <w:rFonts w:eastAsiaTheme="minorEastAsia"/>
              <w:noProof/>
            </w:rPr>
          </w:pPr>
          <w:del w:id="249" w:author="Jared Castaneda" w:date="2020-12-06T22:46:00Z">
            <w:r w:rsidDel="00BB77F6">
              <w:rPr>
                <w:noProof/>
              </w:rPr>
              <w:fldChar w:fldCharType="begin"/>
            </w:r>
            <w:r w:rsidDel="00BB77F6">
              <w:rPr>
                <w:noProof/>
              </w:rPr>
              <w:delInstrText xml:space="preserve"> HYPERLINK \l "_Toc50289898" </w:delInstrText>
            </w:r>
            <w:r w:rsidDel="00BB77F6">
              <w:rPr>
                <w:noProof/>
              </w:rPr>
              <w:fldChar w:fldCharType="separate"/>
            </w:r>
          </w:del>
          <w:ins w:id="250" w:author="Jared Castaneda" w:date="2020-12-06T22:46:00Z">
            <w:r w:rsidR="00BB77F6">
              <w:rPr>
                <w:b/>
                <w:bCs/>
                <w:noProof/>
              </w:rPr>
              <w:t>Error! Hyperlink reference not valid.</w:t>
            </w:r>
          </w:ins>
          <w:ins w:id="251" w:author="Marcos, Nathan" w:date="2020-11-09T10:28:00Z">
            <w:del w:id="252" w:author="Jared Castaneda" w:date="2020-12-06T22:46:00Z">
              <w:r w:rsidR="00B458F6" w:rsidDel="00BB77F6">
                <w:rPr>
                  <w:b/>
                  <w:bCs/>
                  <w:noProof/>
                </w:rPr>
                <w:delText>Error! Hyperlink reference not valid.</w:delText>
              </w:r>
            </w:del>
          </w:ins>
          <w:del w:id="253" w:author="Jared Castaneda" w:date="2020-12-06T22:46:00Z">
            <w:r w:rsidR="001C33F3" w:rsidRPr="00696473" w:rsidDel="00BB77F6">
              <w:rPr>
                <w:rStyle w:val="Hyperlink"/>
                <w:noProof/>
              </w:rPr>
              <w:delText>2.2.1</w:delText>
            </w:r>
            <w:r w:rsidR="001C33F3" w:rsidDel="00BB77F6">
              <w:rPr>
                <w:rFonts w:eastAsiaTheme="minorEastAsia"/>
                <w:noProof/>
              </w:rPr>
              <w:tab/>
            </w:r>
            <w:r w:rsidR="001C33F3" w:rsidRPr="00696473" w:rsidDel="00BB77F6">
              <w:rPr>
                <w:rStyle w:val="Hyperlink"/>
                <w:noProof/>
              </w:rPr>
              <w:delText>Decision to be made</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_Toc50289898 \h </w:delInstrText>
            </w:r>
            <w:r w:rsidR="001C33F3" w:rsidDel="00BB77F6">
              <w:rPr>
                <w:noProof/>
                <w:webHidden/>
              </w:rPr>
            </w:r>
            <w:r w:rsidR="001C33F3" w:rsidDel="00BB77F6">
              <w:rPr>
                <w:noProof/>
                <w:webHidden/>
              </w:rPr>
              <w:fldChar w:fldCharType="separate"/>
            </w:r>
            <w:r w:rsidR="001C33F3" w:rsidDel="00BB77F6">
              <w:rPr>
                <w:noProof/>
                <w:webHidden/>
              </w:rPr>
              <w:delText>2</w:delText>
            </w:r>
            <w:r w:rsidR="001C33F3" w:rsidDel="00BB77F6">
              <w:rPr>
                <w:noProof/>
                <w:webHidden/>
              </w:rPr>
              <w:fldChar w:fldCharType="end"/>
            </w:r>
            <w:r w:rsidDel="00BB77F6">
              <w:rPr>
                <w:noProof/>
              </w:rPr>
              <w:fldChar w:fldCharType="end"/>
            </w:r>
          </w:del>
        </w:p>
        <w:p w14:paraId="7E4BBA41" w14:textId="5B61ABC2" w:rsidR="001C33F3" w:rsidDel="00BB77F6" w:rsidRDefault="00AC0BBE">
          <w:pPr>
            <w:pStyle w:val="TOC3"/>
            <w:rPr>
              <w:del w:id="254" w:author="Jared Castaneda" w:date="2020-12-06T22:46:00Z"/>
              <w:rFonts w:eastAsiaTheme="minorEastAsia"/>
              <w:noProof/>
            </w:rPr>
          </w:pPr>
          <w:del w:id="255" w:author="Jared Castaneda" w:date="2020-12-06T22:46:00Z">
            <w:r w:rsidDel="00BB77F6">
              <w:rPr>
                <w:noProof/>
              </w:rPr>
              <w:fldChar w:fldCharType="begin"/>
            </w:r>
            <w:r w:rsidDel="00BB77F6">
              <w:rPr>
                <w:noProof/>
              </w:rPr>
              <w:delInstrText xml:space="preserve"> HYPERLINK \l "_Toc50289899" </w:delInstrText>
            </w:r>
            <w:r w:rsidDel="00BB77F6">
              <w:rPr>
                <w:noProof/>
              </w:rPr>
              <w:fldChar w:fldCharType="separate"/>
            </w:r>
          </w:del>
          <w:ins w:id="256" w:author="Jared Castaneda" w:date="2020-12-06T22:46:00Z">
            <w:r w:rsidR="00BB77F6">
              <w:rPr>
                <w:b/>
                <w:bCs/>
                <w:noProof/>
              </w:rPr>
              <w:t>Error! Hyperlink reference not valid.</w:t>
            </w:r>
          </w:ins>
          <w:ins w:id="257" w:author="Marcos, Nathan" w:date="2020-11-09T10:28:00Z">
            <w:del w:id="258" w:author="Jared Castaneda" w:date="2020-12-06T22:46:00Z">
              <w:r w:rsidR="00B458F6" w:rsidDel="00BB77F6">
                <w:rPr>
                  <w:b/>
                  <w:bCs/>
                  <w:noProof/>
                </w:rPr>
                <w:delText>Error! Hyperlink reference not valid.</w:delText>
              </w:r>
            </w:del>
          </w:ins>
          <w:del w:id="259" w:author="Jared Castaneda" w:date="2020-12-06T22:46:00Z">
            <w:r w:rsidR="001C33F3" w:rsidRPr="00696473" w:rsidDel="00BB77F6">
              <w:rPr>
                <w:rStyle w:val="Hyperlink"/>
                <w:noProof/>
              </w:rPr>
              <w:delText>2.2.2</w:delText>
            </w:r>
            <w:r w:rsidR="001C33F3" w:rsidDel="00BB77F6">
              <w:rPr>
                <w:rFonts w:eastAsiaTheme="minorEastAsia"/>
                <w:noProof/>
              </w:rPr>
              <w:tab/>
            </w:r>
            <w:r w:rsidR="001C33F3" w:rsidRPr="00696473" w:rsidDel="00BB77F6">
              <w:rPr>
                <w:rStyle w:val="Hyperlink"/>
                <w:noProof/>
              </w:rPr>
              <w:delText>Options Considered</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_Toc50289899 \h </w:delInstrText>
            </w:r>
            <w:r w:rsidR="001C33F3" w:rsidDel="00BB77F6">
              <w:rPr>
                <w:noProof/>
                <w:webHidden/>
              </w:rPr>
            </w:r>
            <w:r w:rsidR="001C33F3" w:rsidDel="00BB77F6">
              <w:rPr>
                <w:noProof/>
                <w:webHidden/>
              </w:rPr>
              <w:fldChar w:fldCharType="separate"/>
            </w:r>
            <w:r w:rsidR="001C33F3" w:rsidDel="00BB77F6">
              <w:rPr>
                <w:noProof/>
                <w:webHidden/>
              </w:rPr>
              <w:delText>2</w:delText>
            </w:r>
            <w:r w:rsidR="001C33F3" w:rsidDel="00BB77F6">
              <w:rPr>
                <w:noProof/>
                <w:webHidden/>
              </w:rPr>
              <w:fldChar w:fldCharType="end"/>
            </w:r>
            <w:r w:rsidDel="00BB77F6">
              <w:rPr>
                <w:noProof/>
              </w:rPr>
              <w:fldChar w:fldCharType="end"/>
            </w:r>
          </w:del>
        </w:p>
        <w:p w14:paraId="3A35531D" w14:textId="21BFFA4F" w:rsidR="001C33F3" w:rsidDel="00BB77F6" w:rsidRDefault="00AC0BBE">
          <w:pPr>
            <w:pStyle w:val="TOC3"/>
            <w:rPr>
              <w:del w:id="260" w:author="Jared Castaneda" w:date="2020-12-06T22:46:00Z"/>
              <w:rFonts w:eastAsiaTheme="minorEastAsia"/>
              <w:noProof/>
            </w:rPr>
          </w:pPr>
          <w:del w:id="261" w:author="Jared Castaneda" w:date="2020-12-06T22:46:00Z">
            <w:r w:rsidDel="00BB77F6">
              <w:rPr>
                <w:noProof/>
              </w:rPr>
              <w:fldChar w:fldCharType="begin"/>
            </w:r>
            <w:r w:rsidDel="00BB77F6">
              <w:rPr>
                <w:noProof/>
              </w:rPr>
              <w:delInstrText xml:space="preserve"> HYPERLINK \l "_Toc50289900" </w:delInstrText>
            </w:r>
            <w:r w:rsidDel="00BB77F6">
              <w:rPr>
                <w:noProof/>
              </w:rPr>
              <w:fldChar w:fldCharType="separate"/>
            </w:r>
          </w:del>
          <w:ins w:id="262" w:author="Jared Castaneda" w:date="2020-12-06T22:46:00Z">
            <w:r w:rsidR="00BB77F6">
              <w:rPr>
                <w:b/>
                <w:bCs/>
                <w:noProof/>
              </w:rPr>
              <w:t>Error! Hyperlink reference not valid.</w:t>
            </w:r>
          </w:ins>
          <w:ins w:id="263" w:author="Marcos, Nathan" w:date="2020-11-09T10:28:00Z">
            <w:del w:id="264" w:author="Jared Castaneda" w:date="2020-12-06T22:46:00Z">
              <w:r w:rsidR="00B458F6" w:rsidDel="00BB77F6">
                <w:rPr>
                  <w:b/>
                  <w:bCs/>
                  <w:noProof/>
                </w:rPr>
                <w:delText>Error! Hyperlink reference not valid.</w:delText>
              </w:r>
            </w:del>
          </w:ins>
          <w:del w:id="265" w:author="Jared Castaneda" w:date="2020-12-06T22:46:00Z">
            <w:r w:rsidR="001C33F3" w:rsidRPr="00696473" w:rsidDel="00BB77F6">
              <w:rPr>
                <w:rStyle w:val="Hyperlink"/>
                <w:noProof/>
              </w:rPr>
              <w:delText>2.2.3</w:delText>
            </w:r>
            <w:r w:rsidR="001C33F3" w:rsidDel="00BB77F6">
              <w:rPr>
                <w:rFonts w:eastAsiaTheme="minorEastAsia"/>
                <w:noProof/>
              </w:rPr>
              <w:tab/>
            </w:r>
            <w:r w:rsidR="001C33F3" w:rsidRPr="00696473" w:rsidDel="00BB77F6">
              <w:rPr>
                <w:rStyle w:val="Hyperlink"/>
                <w:noProof/>
              </w:rPr>
              <w:delText>Selection and Rationale</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_Toc50289900 \h </w:delInstrText>
            </w:r>
            <w:r w:rsidR="001C33F3" w:rsidDel="00BB77F6">
              <w:rPr>
                <w:noProof/>
                <w:webHidden/>
              </w:rPr>
            </w:r>
            <w:r w:rsidR="001C33F3" w:rsidDel="00BB77F6">
              <w:rPr>
                <w:noProof/>
                <w:webHidden/>
              </w:rPr>
              <w:fldChar w:fldCharType="separate"/>
            </w:r>
            <w:r w:rsidR="001C33F3" w:rsidDel="00BB77F6">
              <w:rPr>
                <w:noProof/>
                <w:webHidden/>
              </w:rPr>
              <w:delText>3</w:delText>
            </w:r>
            <w:r w:rsidR="001C33F3" w:rsidDel="00BB77F6">
              <w:rPr>
                <w:noProof/>
                <w:webHidden/>
              </w:rPr>
              <w:fldChar w:fldCharType="end"/>
            </w:r>
            <w:r w:rsidDel="00BB77F6">
              <w:rPr>
                <w:noProof/>
              </w:rPr>
              <w:fldChar w:fldCharType="end"/>
            </w:r>
          </w:del>
        </w:p>
        <w:p w14:paraId="2AC250FC" w14:textId="599BB273" w:rsidR="001C33F3" w:rsidDel="00BB77F6" w:rsidRDefault="00AC0BBE">
          <w:pPr>
            <w:pStyle w:val="TOC2"/>
            <w:rPr>
              <w:del w:id="266" w:author="Jared Castaneda" w:date="2020-12-06T22:46:00Z"/>
              <w:rFonts w:eastAsiaTheme="minorEastAsia"/>
              <w:noProof/>
            </w:rPr>
          </w:pPr>
          <w:del w:id="267" w:author="Jared Castaneda" w:date="2020-12-06T22:46:00Z">
            <w:r w:rsidDel="00BB77F6">
              <w:rPr>
                <w:noProof/>
              </w:rPr>
              <w:fldChar w:fldCharType="begin"/>
            </w:r>
            <w:r w:rsidDel="00BB77F6">
              <w:rPr>
                <w:noProof/>
              </w:rPr>
              <w:delInstrText xml:space="preserve"> HYPERLINK \l "_Toc50289901" </w:delInstrText>
            </w:r>
            <w:r w:rsidDel="00BB77F6">
              <w:rPr>
                <w:noProof/>
              </w:rPr>
              <w:fldChar w:fldCharType="separate"/>
            </w:r>
          </w:del>
          <w:ins w:id="268" w:author="Jared Castaneda" w:date="2020-12-06T22:46:00Z">
            <w:r w:rsidR="00BB77F6">
              <w:rPr>
                <w:b/>
                <w:bCs/>
                <w:noProof/>
              </w:rPr>
              <w:t>Error! Hyperlink reference not valid.</w:t>
            </w:r>
          </w:ins>
          <w:ins w:id="269" w:author="Marcos, Nathan" w:date="2020-11-09T10:28:00Z">
            <w:del w:id="270" w:author="Jared Castaneda" w:date="2020-12-06T22:46:00Z">
              <w:r w:rsidR="00B458F6" w:rsidDel="00BB77F6">
                <w:rPr>
                  <w:b/>
                  <w:bCs/>
                  <w:noProof/>
                </w:rPr>
                <w:delText>Error! Hyperlink reference not valid.</w:delText>
              </w:r>
            </w:del>
          </w:ins>
          <w:del w:id="271" w:author="Jared Castaneda" w:date="2020-12-06T22:46:00Z">
            <w:r w:rsidR="001C33F3" w:rsidRPr="00696473" w:rsidDel="00BB77F6">
              <w:rPr>
                <w:rStyle w:val="Hyperlink"/>
                <w:noProof/>
              </w:rPr>
              <w:delText>2.3</w:delText>
            </w:r>
            <w:r w:rsidR="001C33F3" w:rsidDel="00BB77F6">
              <w:rPr>
                <w:rFonts w:eastAsiaTheme="minorEastAsia"/>
                <w:noProof/>
              </w:rPr>
              <w:tab/>
            </w:r>
            <w:r w:rsidR="001C33F3" w:rsidRPr="00696473" w:rsidDel="00BB77F6">
              <w:rPr>
                <w:rStyle w:val="Hyperlink"/>
                <w:noProof/>
              </w:rPr>
              <w:delText>Information Expert GRASP Decision</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_Toc50289901 \h </w:delInstrText>
            </w:r>
            <w:r w:rsidR="001C33F3" w:rsidDel="00BB77F6">
              <w:rPr>
                <w:noProof/>
                <w:webHidden/>
              </w:rPr>
            </w:r>
            <w:r w:rsidR="001C33F3" w:rsidDel="00BB77F6">
              <w:rPr>
                <w:noProof/>
                <w:webHidden/>
              </w:rPr>
              <w:fldChar w:fldCharType="separate"/>
            </w:r>
            <w:r w:rsidR="001C33F3" w:rsidDel="00BB77F6">
              <w:rPr>
                <w:noProof/>
                <w:webHidden/>
              </w:rPr>
              <w:delText>3</w:delText>
            </w:r>
            <w:r w:rsidR="001C33F3" w:rsidDel="00BB77F6">
              <w:rPr>
                <w:noProof/>
                <w:webHidden/>
              </w:rPr>
              <w:fldChar w:fldCharType="end"/>
            </w:r>
            <w:r w:rsidDel="00BB77F6">
              <w:rPr>
                <w:noProof/>
              </w:rPr>
              <w:fldChar w:fldCharType="end"/>
            </w:r>
          </w:del>
        </w:p>
        <w:p w14:paraId="7BA99807" w14:textId="08125F7D" w:rsidR="001C33F3" w:rsidDel="00BB77F6" w:rsidRDefault="00AC0BBE">
          <w:pPr>
            <w:pStyle w:val="TOC3"/>
            <w:rPr>
              <w:del w:id="272" w:author="Jared Castaneda" w:date="2020-12-06T22:46:00Z"/>
              <w:rFonts w:eastAsiaTheme="minorEastAsia"/>
              <w:noProof/>
            </w:rPr>
          </w:pPr>
          <w:del w:id="273" w:author="Jared Castaneda" w:date="2020-12-06T22:46:00Z">
            <w:r w:rsidDel="00BB77F6">
              <w:rPr>
                <w:noProof/>
              </w:rPr>
              <w:fldChar w:fldCharType="begin"/>
            </w:r>
            <w:r w:rsidDel="00BB77F6">
              <w:rPr>
                <w:noProof/>
              </w:rPr>
              <w:delInstrText xml:space="preserve"> HYPERLINK \l "_Toc50289902" </w:delInstrText>
            </w:r>
            <w:r w:rsidDel="00BB77F6">
              <w:rPr>
                <w:noProof/>
              </w:rPr>
              <w:fldChar w:fldCharType="separate"/>
            </w:r>
          </w:del>
          <w:ins w:id="274" w:author="Jared Castaneda" w:date="2020-12-06T22:46:00Z">
            <w:r w:rsidR="00BB77F6">
              <w:rPr>
                <w:b/>
                <w:bCs/>
                <w:noProof/>
              </w:rPr>
              <w:t>Error! Hyperlink reference not valid.</w:t>
            </w:r>
          </w:ins>
          <w:ins w:id="275" w:author="Marcos, Nathan" w:date="2020-11-09T10:28:00Z">
            <w:del w:id="276" w:author="Jared Castaneda" w:date="2020-12-06T22:46:00Z">
              <w:r w:rsidR="00B458F6" w:rsidDel="00BB77F6">
                <w:rPr>
                  <w:b/>
                  <w:bCs/>
                  <w:noProof/>
                </w:rPr>
                <w:delText>Error! Hyperlink reference not valid.</w:delText>
              </w:r>
            </w:del>
          </w:ins>
          <w:del w:id="277" w:author="Jared Castaneda" w:date="2020-12-06T22:46:00Z">
            <w:r w:rsidR="001C33F3" w:rsidRPr="00696473" w:rsidDel="00BB77F6">
              <w:rPr>
                <w:rStyle w:val="Hyperlink"/>
                <w:noProof/>
              </w:rPr>
              <w:delText>2.3.1</w:delText>
            </w:r>
            <w:r w:rsidR="001C33F3" w:rsidDel="00BB77F6">
              <w:rPr>
                <w:rFonts w:eastAsiaTheme="minorEastAsia"/>
                <w:noProof/>
              </w:rPr>
              <w:tab/>
            </w:r>
            <w:r w:rsidR="001C33F3" w:rsidRPr="00696473" w:rsidDel="00BB77F6">
              <w:rPr>
                <w:rStyle w:val="Hyperlink"/>
                <w:noProof/>
              </w:rPr>
              <w:delText>Decision to be made</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_Toc50289902 \h </w:delInstrText>
            </w:r>
            <w:r w:rsidR="001C33F3" w:rsidDel="00BB77F6">
              <w:rPr>
                <w:noProof/>
                <w:webHidden/>
              </w:rPr>
            </w:r>
            <w:r w:rsidR="001C33F3" w:rsidDel="00BB77F6">
              <w:rPr>
                <w:noProof/>
                <w:webHidden/>
              </w:rPr>
              <w:fldChar w:fldCharType="separate"/>
            </w:r>
            <w:r w:rsidR="001C33F3" w:rsidDel="00BB77F6">
              <w:rPr>
                <w:noProof/>
                <w:webHidden/>
              </w:rPr>
              <w:delText>3</w:delText>
            </w:r>
            <w:r w:rsidR="001C33F3" w:rsidDel="00BB77F6">
              <w:rPr>
                <w:noProof/>
                <w:webHidden/>
              </w:rPr>
              <w:fldChar w:fldCharType="end"/>
            </w:r>
            <w:r w:rsidDel="00BB77F6">
              <w:rPr>
                <w:noProof/>
              </w:rPr>
              <w:fldChar w:fldCharType="end"/>
            </w:r>
          </w:del>
        </w:p>
        <w:p w14:paraId="343A457F" w14:textId="6691ADBD" w:rsidR="001C33F3" w:rsidDel="00BB77F6" w:rsidRDefault="00AC0BBE">
          <w:pPr>
            <w:pStyle w:val="TOC3"/>
            <w:rPr>
              <w:del w:id="278" w:author="Jared Castaneda" w:date="2020-12-06T22:46:00Z"/>
              <w:rFonts w:eastAsiaTheme="minorEastAsia"/>
              <w:noProof/>
            </w:rPr>
          </w:pPr>
          <w:del w:id="279" w:author="Jared Castaneda" w:date="2020-12-06T22:46:00Z">
            <w:r w:rsidDel="00BB77F6">
              <w:rPr>
                <w:noProof/>
              </w:rPr>
              <w:fldChar w:fldCharType="begin"/>
            </w:r>
            <w:r w:rsidDel="00BB77F6">
              <w:rPr>
                <w:noProof/>
              </w:rPr>
              <w:delInstrText xml:space="preserve"> HYPERLINK \l "_Toc50289903" </w:delInstrText>
            </w:r>
            <w:r w:rsidDel="00BB77F6">
              <w:rPr>
                <w:noProof/>
              </w:rPr>
              <w:fldChar w:fldCharType="separate"/>
            </w:r>
          </w:del>
          <w:ins w:id="280" w:author="Jared Castaneda" w:date="2020-12-06T22:46:00Z">
            <w:r w:rsidR="00BB77F6">
              <w:rPr>
                <w:b/>
                <w:bCs/>
                <w:noProof/>
              </w:rPr>
              <w:t>Error! Hyperlink reference not valid.</w:t>
            </w:r>
          </w:ins>
          <w:ins w:id="281" w:author="Marcos, Nathan" w:date="2020-11-09T10:28:00Z">
            <w:del w:id="282" w:author="Jared Castaneda" w:date="2020-12-06T22:46:00Z">
              <w:r w:rsidR="00B458F6" w:rsidDel="00BB77F6">
                <w:rPr>
                  <w:b/>
                  <w:bCs/>
                  <w:noProof/>
                </w:rPr>
                <w:delText>Error! Hyperlink reference not valid.</w:delText>
              </w:r>
            </w:del>
          </w:ins>
          <w:del w:id="283" w:author="Jared Castaneda" w:date="2020-12-06T22:46:00Z">
            <w:r w:rsidR="001C33F3" w:rsidRPr="00696473" w:rsidDel="00BB77F6">
              <w:rPr>
                <w:rStyle w:val="Hyperlink"/>
                <w:noProof/>
              </w:rPr>
              <w:delText>2.3.2</w:delText>
            </w:r>
            <w:r w:rsidR="001C33F3" w:rsidDel="00BB77F6">
              <w:rPr>
                <w:rFonts w:eastAsiaTheme="minorEastAsia"/>
                <w:noProof/>
              </w:rPr>
              <w:tab/>
            </w:r>
            <w:r w:rsidR="001C33F3" w:rsidRPr="00696473" w:rsidDel="00BB77F6">
              <w:rPr>
                <w:rStyle w:val="Hyperlink"/>
                <w:noProof/>
              </w:rPr>
              <w:delText>Options Considered</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_Toc50289903 \h </w:delInstrText>
            </w:r>
            <w:r w:rsidR="001C33F3" w:rsidDel="00BB77F6">
              <w:rPr>
                <w:noProof/>
                <w:webHidden/>
              </w:rPr>
            </w:r>
            <w:r w:rsidR="001C33F3" w:rsidDel="00BB77F6">
              <w:rPr>
                <w:noProof/>
                <w:webHidden/>
              </w:rPr>
              <w:fldChar w:fldCharType="separate"/>
            </w:r>
            <w:r w:rsidR="001C33F3" w:rsidDel="00BB77F6">
              <w:rPr>
                <w:noProof/>
                <w:webHidden/>
              </w:rPr>
              <w:delText>3</w:delText>
            </w:r>
            <w:r w:rsidR="001C33F3" w:rsidDel="00BB77F6">
              <w:rPr>
                <w:noProof/>
                <w:webHidden/>
              </w:rPr>
              <w:fldChar w:fldCharType="end"/>
            </w:r>
            <w:r w:rsidDel="00BB77F6">
              <w:rPr>
                <w:noProof/>
              </w:rPr>
              <w:fldChar w:fldCharType="end"/>
            </w:r>
          </w:del>
        </w:p>
        <w:p w14:paraId="3A88E3D7" w14:textId="424B9C68" w:rsidR="001C33F3" w:rsidDel="00BB77F6" w:rsidRDefault="00AC0BBE">
          <w:pPr>
            <w:pStyle w:val="TOC3"/>
            <w:rPr>
              <w:del w:id="284" w:author="Jared Castaneda" w:date="2020-12-06T22:46:00Z"/>
              <w:rFonts w:eastAsiaTheme="minorEastAsia"/>
              <w:noProof/>
            </w:rPr>
          </w:pPr>
          <w:del w:id="285" w:author="Jared Castaneda" w:date="2020-12-06T22:46:00Z">
            <w:r w:rsidDel="00BB77F6">
              <w:rPr>
                <w:noProof/>
              </w:rPr>
              <w:fldChar w:fldCharType="begin"/>
            </w:r>
            <w:r w:rsidDel="00BB77F6">
              <w:rPr>
                <w:noProof/>
              </w:rPr>
              <w:delInstrText xml:space="preserve"> HYPERLINK \l "_Toc50289904" </w:delInstrText>
            </w:r>
            <w:r w:rsidDel="00BB77F6">
              <w:rPr>
                <w:noProof/>
              </w:rPr>
              <w:fldChar w:fldCharType="separate"/>
            </w:r>
          </w:del>
          <w:ins w:id="286" w:author="Jared Castaneda" w:date="2020-12-06T22:46:00Z">
            <w:r w:rsidR="00BB77F6">
              <w:rPr>
                <w:b/>
                <w:bCs/>
                <w:noProof/>
              </w:rPr>
              <w:t>Error! Hyperlink reference not valid.</w:t>
            </w:r>
          </w:ins>
          <w:ins w:id="287" w:author="Marcos, Nathan" w:date="2020-11-09T10:28:00Z">
            <w:del w:id="288" w:author="Jared Castaneda" w:date="2020-12-06T22:46:00Z">
              <w:r w:rsidR="00B458F6" w:rsidDel="00BB77F6">
                <w:rPr>
                  <w:b/>
                  <w:bCs/>
                  <w:noProof/>
                </w:rPr>
                <w:delText>Error! Hyperlink reference not valid.</w:delText>
              </w:r>
            </w:del>
          </w:ins>
          <w:del w:id="289" w:author="Jared Castaneda" w:date="2020-12-06T22:46:00Z">
            <w:r w:rsidR="001C33F3" w:rsidRPr="00696473" w:rsidDel="00BB77F6">
              <w:rPr>
                <w:rStyle w:val="Hyperlink"/>
                <w:noProof/>
              </w:rPr>
              <w:delText>2.3.3</w:delText>
            </w:r>
            <w:r w:rsidR="001C33F3" w:rsidDel="00BB77F6">
              <w:rPr>
                <w:rFonts w:eastAsiaTheme="minorEastAsia"/>
                <w:noProof/>
              </w:rPr>
              <w:tab/>
            </w:r>
            <w:r w:rsidR="001C33F3" w:rsidRPr="00696473" w:rsidDel="00BB77F6">
              <w:rPr>
                <w:rStyle w:val="Hyperlink"/>
                <w:noProof/>
              </w:rPr>
              <w:delText>Selection and Rationale</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_Toc50289904 \h </w:delInstrText>
            </w:r>
            <w:r w:rsidR="001C33F3" w:rsidDel="00BB77F6">
              <w:rPr>
                <w:noProof/>
                <w:webHidden/>
              </w:rPr>
            </w:r>
            <w:r w:rsidR="001C33F3" w:rsidDel="00BB77F6">
              <w:rPr>
                <w:noProof/>
                <w:webHidden/>
              </w:rPr>
              <w:fldChar w:fldCharType="separate"/>
            </w:r>
            <w:r w:rsidR="001C33F3" w:rsidDel="00BB77F6">
              <w:rPr>
                <w:noProof/>
                <w:webHidden/>
              </w:rPr>
              <w:delText>3</w:delText>
            </w:r>
            <w:r w:rsidR="001C33F3" w:rsidDel="00BB77F6">
              <w:rPr>
                <w:noProof/>
                <w:webHidden/>
              </w:rPr>
              <w:fldChar w:fldCharType="end"/>
            </w:r>
            <w:r w:rsidDel="00BB77F6">
              <w:rPr>
                <w:noProof/>
              </w:rPr>
              <w:fldChar w:fldCharType="end"/>
            </w:r>
          </w:del>
        </w:p>
        <w:p w14:paraId="30998C9E" w14:textId="716DE991" w:rsidR="001C33F3" w:rsidDel="00BB77F6" w:rsidRDefault="00AC0BBE">
          <w:pPr>
            <w:pStyle w:val="TOC2"/>
            <w:rPr>
              <w:del w:id="290" w:author="Jared Castaneda" w:date="2020-12-06T22:46:00Z"/>
              <w:rFonts w:eastAsiaTheme="minorEastAsia"/>
              <w:noProof/>
            </w:rPr>
          </w:pPr>
          <w:del w:id="291" w:author="Jared Castaneda" w:date="2020-12-06T22:46:00Z">
            <w:r w:rsidDel="00BB77F6">
              <w:rPr>
                <w:noProof/>
              </w:rPr>
              <w:fldChar w:fldCharType="begin"/>
            </w:r>
            <w:r w:rsidDel="00BB77F6">
              <w:rPr>
                <w:noProof/>
              </w:rPr>
              <w:delInstrText xml:space="preserve"> HYPERLINK \l "_Toc50289905" </w:delInstrText>
            </w:r>
            <w:r w:rsidDel="00BB77F6">
              <w:rPr>
                <w:noProof/>
              </w:rPr>
              <w:fldChar w:fldCharType="separate"/>
            </w:r>
          </w:del>
          <w:ins w:id="292" w:author="Jared Castaneda" w:date="2020-12-06T22:46:00Z">
            <w:r w:rsidR="00BB77F6">
              <w:rPr>
                <w:b/>
                <w:bCs/>
                <w:noProof/>
              </w:rPr>
              <w:t>Error! Hyperlink reference not valid.</w:t>
            </w:r>
          </w:ins>
          <w:ins w:id="293" w:author="Marcos, Nathan" w:date="2020-11-09T10:28:00Z">
            <w:del w:id="294" w:author="Jared Castaneda" w:date="2020-12-06T22:46:00Z">
              <w:r w:rsidR="00B458F6" w:rsidDel="00BB77F6">
                <w:rPr>
                  <w:b/>
                  <w:bCs/>
                  <w:noProof/>
                </w:rPr>
                <w:delText>Error! Hyperlink reference not valid.</w:delText>
              </w:r>
            </w:del>
          </w:ins>
          <w:del w:id="295" w:author="Jared Castaneda" w:date="2020-12-06T22:46:00Z">
            <w:r w:rsidR="001C33F3" w:rsidRPr="00696473" w:rsidDel="00BB77F6">
              <w:rPr>
                <w:rStyle w:val="Hyperlink"/>
                <w:noProof/>
              </w:rPr>
              <w:delText>2.4</w:delText>
            </w:r>
            <w:r w:rsidR="001C33F3" w:rsidDel="00BB77F6">
              <w:rPr>
                <w:rFonts w:eastAsiaTheme="minorEastAsia"/>
                <w:noProof/>
              </w:rPr>
              <w:tab/>
            </w:r>
            <w:r w:rsidR="001C33F3" w:rsidRPr="00696473" w:rsidDel="00BB77F6">
              <w:rPr>
                <w:rStyle w:val="Hyperlink"/>
                <w:noProof/>
              </w:rPr>
              <w:delText>Controller GRASP Decision</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_Toc50289905 \h </w:delInstrText>
            </w:r>
            <w:r w:rsidR="001C33F3" w:rsidDel="00BB77F6">
              <w:rPr>
                <w:noProof/>
                <w:webHidden/>
              </w:rPr>
            </w:r>
            <w:r w:rsidR="001C33F3" w:rsidDel="00BB77F6">
              <w:rPr>
                <w:noProof/>
                <w:webHidden/>
              </w:rPr>
              <w:fldChar w:fldCharType="separate"/>
            </w:r>
            <w:r w:rsidR="001C33F3" w:rsidDel="00BB77F6">
              <w:rPr>
                <w:noProof/>
                <w:webHidden/>
              </w:rPr>
              <w:delText>3</w:delText>
            </w:r>
            <w:r w:rsidR="001C33F3" w:rsidDel="00BB77F6">
              <w:rPr>
                <w:noProof/>
                <w:webHidden/>
              </w:rPr>
              <w:fldChar w:fldCharType="end"/>
            </w:r>
            <w:r w:rsidDel="00BB77F6">
              <w:rPr>
                <w:noProof/>
              </w:rPr>
              <w:fldChar w:fldCharType="end"/>
            </w:r>
          </w:del>
        </w:p>
        <w:p w14:paraId="0DB45741" w14:textId="29854ED1" w:rsidR="001C33F3" w:rsidDel="00BB77F6" w:rsidRDefault="00AC0BBE">
          <w:pPr>
            <w:pStyle w:val="TOC3"/>
            <w:rPr>
              <w:del w:id="296" w:author="Jared Castaneda" w:date="2020-12-06T22:46:00Z"/>
              <w:rFonts w:eastAsiaTheme="minorEastAsia"/>
              <w:noProof/>
            </w:rPr>
          </w:pPr>
          <w:del w:id="297" w:author="Jared Castaneda" w:date="2020-12-06T22:46:00Z">
            <w:r w:rsidDel="00BB77F6">
              <w:rPr>
                <w:noProof/>
              </w:rPr>
              <w:fldChar w:fldCharType="begin"/>
            </w:r>
            <w:r w:rsidDel="00BB77F6">
              <w:rPr>
                <w:noProof/>
              </w:rPr>
              <w:delInstrText xml:space="preserve"> HYPERLINK \l "_Toc50289906" </w:delInstrText>
            </w:r>
            <w:r w:rsidDel="00BB77F6">
              <w:rPr>
                <w:noProof/>
              </w:rPr>
              <w:fldChar w:fldCharType="separate"/>
            </w:r>
          </w:del>
          <w:ins w:id="298" w:author="Jared Castaneda" w:date="2020-12-06T22:46:00Z">
            <w:r w:rsidR="00BB77F6">
              <w:rPr>
                <w:b/>
                <w:bCs/>
                <w:noProof/>
              </w:rPr>
              <w:t>Error! Hyperlink reference not valid.</w:t>
            </w:r>
          </w:ins>
          <w:ins w:id="299" w:author="Marcos, Nathan" w:date="2020-11-09T10:28:00Z">
            <w:del w:id="300" w:author="Jared Castaneda" w:date="2020-12-06T22:46:00Z">
              <w:r w:rsidR="00B458F6" w:rsidDel="00BB77F6">
                <w:rPr>
                  <w:b/>
                  <w:bCs/>
                  <w:noProof/>
                </w:rPr>
                <w:delText>Error! Hyperlink reference not valid.</w:delText>
              </w:r>
            </w:del>
          </w:ins>
          <w:del w:id="301" w:author="Jared Castaneda" w:date="2020-12-06T22:46:00Z">
            <w:r w:rsidR="001C33F3" w:rsidRPr="00696473" w:rsidDel="00BB77F6">
              <w:rPr>
                <w:rStyle w:val="Hyperlink"/>
                <w:noProof/>
              </w:rPr>
              <w:delText>2.4.1</w:delText>
            </w:r>
            <w:r w:rsidR="001C33F3" w:rsidDel="00BB77F6">
              <w:rPr>
                <w:rFonts w:eastAsiaTheme="minorEastAsia"/>
                <w:noProof/>
              </w:rPr>
              <w:tab/>
            </w:r>
            <w:r w:rsidR="001C33F3" w:rsidRPr="00696473" w:rsidDel="00BB77F6">
              <w:rPr>
                <w:rStyle w:val="Hyperlink"/>
                <w:noProof/>
              </w:rPr>
              <w:delText>Decision to be made</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_Toc50289906 \h </w:delInstrText>
            </w:r>
            <w:r w:rsidR="001C33F3" w:rsidDel="00BB77F6">
              <w:rPr>
                <w:noProof/>
                <w:webHidden/>
              </w:rPr>
            </w:r>
            <w:r w:rsidR="001C33F3" w:rsidDel="00BB77F6">
              <w:rPr>
                <w:noProof/>
                <w:webHidden/>
              </w:rPr>
              <w:fldChar w:fldCharType="separate"/>
            </w:r>
            <w:r w:rsidR="001C33F3" w:rsidDel="00BB77F6">
              <w:rPr>
                <w:noProof/>
                <w:webHidden/>
              </w:rPr>
              <w:delText>3</w:delText>
            </w:r>
            <w:r w:rsidR="001C33F3" w:rsidDel="00BB77F6">
              <w:rPr>
                <w:noProof/>
                <w:webHidden/>
              </w:rPr>
              <w:fldChar w:fldCharType="end"/>
            </w:r>
            <w:r w:rsidDel="00BB77F6">
              <w:rPr>
                <w:noProof/>
              </w:rPr>
              <w:fldChar w:fldCharType="end"/>
            </w:r>
          </w:del>
        </w:p>
        <w:p w14:paraId="5A840186" w14:textId="39B0A93C" w:rsidR="001C33F3" w:rsidDel="00BB77F6" w:rsidRDefault="00AC0BBE">
          <w:pPr>
            <w:pStyle w:val="TOC3"/>
            <w:rPr>
              <w:del w:id="302" w:author="Jared Castaneda" w:date="2020-12-06T22:46:00Z"/>
              <w:rFonts w:eastAsiaTheme="minorEastAsia"/>
              <w:noProof/>
            </w:rPr>
          </w:pPr>
          <w:del w:id="303" w:author="Jared Castaneda" w:date="2020-12-06T22:46:00Z">
            <w:r w:rsidDel="00BB77F6">
              <w:rPr>
                <w:noProof/>
              </w:rPr>
              <w:fldChar w:fldCharType="begin"/>
            </w:r>
            <w:r w:rsidDel="00BB77F6">
              <w:rPr>
                <w:noProof/>
              </w:rPr>
              <w:delInstrText xml:space="preserve"> HYPERLINK \l "_Toc50289907" </w:delInstrText>
            </w:r>
            <w:r w:rsidDel="00BB77F6">
              <w:rPr>
                <w:noProof/>
              </w:rPr>
              <w:fldChar w:fldCharType="separate"/>
            </w:r>
          </w:del>
          <w:ins w:id="304" w:author="Jared Castaneda" w:date="2020-12-06T22:46:00Z">
            <w:r w:rsidR="00BB77F6">
              <w:rPr>
                <w:b/>
                <w:bCs/>
                <w:noProof/>
              </w:rPr>
              <w:t>Error! Hyperlink reference not valid.</w:t>
            </w:r>
          </w:ins>
          <w:ins w:id="305" w:author="Marcos, Nathan" w:date="2020-11-09T10:28:00Z">
            <w:del w:id="306" w:author="Jared Castaneda" w:date="2020-12-06T22:46:00Z">
              <w:r w:rsidR="00B458F6" w:rsidDel="00BB77F6">
                <w:rPr>
                  <w:b/>
                  <w:bCs/>
                  <w:noProof/>
                </w:rPr>
                <w:delText>Error! Hyperlink reference not valid.</w:delText>
              </w:r>
            </w:del>
          </w:ins>
          <w:del w:id="307" w:author="Jared Castaneda" w:date="2020-12-06T22:46:00Z">
            <w:r w:rsidR="001C33F3" w:rsidRPr="00696473" w:rsidDel="00BB77F6">
              <w:rPr>
                <w:rStyle w:val="Hyperlink"/>
                <w:noProof/>
              </w:rPr>
              <w:delText>2.4.2</w:delText>
            </w:r>
            <w:r w:rsidR="001C33F3" w:rsidDel="00BB77F6">
              <w:rPr>
                <w:rFonts w:eastAsiaTheme="minorEastAsia"/>
                <w:noProof/>
              </w:rPr>
              <w:tab/>
            </w:r>
            <w:r w:rsidR="001C33F3" w:rsidRPr="00696473" w:rsidDel="00BB77F6">
              <w:rPr>
                <w:rStyle w:val="Hyperlink"/>
                <w:noProof/>
              </w:rPr>
              <w:delText>Options Considered</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_Toc50289907 \h </w:delInstrText>
            </w:r>
            <w:r w:rsidR="001C33F3" w:rsidDel="00BB77F6">
              <w:rPr>
                <w:noProof/>
                <w:webHidden/>
              </w:rPr>
            </w:r>
            <w:r w:rsidR="001C33F3" w:rsidDel="00BB77F6">
              <w:rPr>
                <w:noProof/>
                <w:webHidden/>
              </w:rPr>
              <w:fldChar w:fldCharType="separate"/>
            </w:r>
            <w:r w:rsidR="001C33F3" w:rsidDel="00BB77F6">
              <w:rPr>
                <w:noProof/>
                <w:webHidden/>
              </w:rPr>
              <w:delText>4</w:delText>
            </w:r>
            <w:r w:rsidR="001C33F3" w:rsidDel="00BB77F6">
              <w:rPr>
                <w:noProof/>
                <w:webHidden/>
              </w:rPr>
              <w:fldChar w:fldCharType="end"/>
            </w:r>
            <w:r w:rsidDel="00BB77F6">
              <w:rPr>
                <w:noProof/>
              </w:rPr>
              <w:fldChar w:fldCharType="end"/>
            </w:r>
          </w:del>
        </w:p>
        <w:p w14:paraId="153B5244" w14:textId="012CF73C" w:rsidR="001C33F3" w:rsidDel="00BB77F6" w:rsidRDefault="00AC0BBE">
          <w:pPr>
            <w:pStyle w:val="TOC3"/>
            <w:rPr>
              <w:del w:id="308" w:author="Jared Castaneda" w:date="2020-12-06T22:46:00Z"/>
              <w:rFonts w:eastAsiaTheme="minorEastAsia"/>
              <w:noProof/>
            </w:rPr>
          </w:pPr>
          <w:del w:id="309" w:author="Jared Castaneda" w:date="2020-12-06T22:46:00Z">
            <w:r w:rsidDel="00BB77F6">
              <w:rPr>
                <w:noProof/>
              </w:rPr>
              <w:fldChar w:fldCharType="begin"/>
            </w:r>
            <w:r w:rsidDel="00BB77F6">
              <w:rPr>
                <w:noProof/>
              </w:rPr>
              <w:delInstrText xml:space="preserve"> HYPERLINK \l "_Toc50289908" </w:delInstrText>
            </w:r>
            <w:r w:rsidDel="00BB77F6">
              <w:rPr>
                <w:noProof/>
              </w:rPr>
              <w:fldChar w:fldCharType="separate"/>
            </w:r>
          </w:del>
          <w:ins w:id="310" w:author="Jared Castaneda" w:date="2020-12-06T22:46:00Z">
            <w:r w:rsidR="00BB77F6">
              <w:rPr>
                <w:b/>
                <w:bCs/>
                <w:noProof/>
              </w:rPr>
              <w:t>Error! Hyperlink reference not valid.</w:t>
            </w:r>
          </w:ins>
          <w:ins w:id="311" w:author="Marcos, Nathan" w:date="2020-11-09T10:28:00Z">
            <w:del w:id="312" w:author="Jared Castaneda" w:date="2020-12-06T22:46:00Z">
              <w:r w:rsidR="00B458F6" w:rsidDel="00BB77F6">
                <w:rPr>
                  <w:b/>
                  <w:bCs/>
                  <w:noProof/>
                </w:rPr>
                <w:delText>Error! Hyperlink reference not valid.</w:delText>
              </w:r>
            </w:del>
          </w:ins>
          <w:del w:id="313" w:author="Jared Castaneda" w:date="2020-12-06T22:46:00Z">
            <w:r w:rsidR="001C33F3" w:rsidRPr="00696473" w:rsidDel="00BB77F6">
              <w:rPr>
                <w:rStyle w:val="Hyperlink"/>
                <w:noProof/>
              </w:rPr>
              <w:delText>2.4.3</w:delText>
            </w:r>
            <w:r w:rsidR="001C33F3" w:rsidDel="00BB77F6">
              <w:rPr>
                <w:rFonts w:eastAsiaTheme="minorEastAsia"/>
                <w:noProof/>
              </w:rPr>
              <w:tab/>
            </w:r>
            <w:r w:rsidR="001C33F3" w:rsidRPr="00696473" w:rsidDel="00BB77F6">
              <w:rPr>
                <w:rStyle w:val="Hyperlink"/>
                <w:noProof/>
              </w:rPr>
              <w:delText>Selection and Rationale</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_Toc50289908 \h </w:delInstrText>
            </w:r>
            <w:r w:rsidR="001C33F3" w:rsidDel="00BB77F6">
              <w:rPr>
                <w:noProof/>
                <w:webHidden/>
              </w:rPr>
            </w:r>
            <w:r w:rsidR="001C33F3" w:rsidDel="00BB77F6">
              <w:rPr>
                <w:noProof/>
                <w:webHidden/>
              </w:rPr>
              <w:fldChar w:fldCharType="separate"/>
            </w:r>
            <w:r w:rsidR="001C33F3" w:rsidDel="00BB77F6">
              <w:rPr>
                <w:noProof/>
                <w:webHidden/>
              </w:rPr>
              <w:delText>4</w:delText>
            </w:r>
            <w:r w:rsidR="001C33F3" w:rsidDel="00BB77F6">
              <w:rPr>
                <w:noProof/>
                <w:webHidden/>
              </w:rPr>
              <w:fldChar w:fldCharType="end"/>
            </w:r>
            <w:r w:rsidDel="00BB77F6">
              <w:rPr>
                <w:noProof/>
              </w:rPr>
              <w:fldChar w:fldCharType="end"/>
            </w:r>
          </w:del>
        </w:p>
        <w:p w14:paraId="1FCFB35A" w14:textId="0FF3619C" w:rsidR="001C33F3" w:rsidDel="00BB77F6" w:rsidRDefault="00AC0BBE">
          <w:pPr>
            <w:pStyle w:val="TOC1"/>
            <w:rPr>
              <w:del w:id="314" w:author="Jared Castaneda" w:date="2020-12-06T22:46:00Z"/>
              <w:rFonts w:eastAsiaTheme="minorEastAsia"/>
              <w:sz w:val="22"/>
            </w:rPr>
          </w:pPr>
          <w:del w:id="315" w:author="Jared Castaneda" w:date="2020-12-06T22:46:00Z">
            <w:r w:rsidDel="00BB77F6">
              <w:fldChar w:fldCharType="begin"/>
            </w:r>
            <w:r w:rsidDel="00BB77F6">
              <w:delInstrText xml:space="preserve"> HYPERLINK \l "_Toc50289909" </w:delInstrText>
            </w:r>
            <w:r w:rsidDel="00BB77F6">
              <w:fldChar w:fldCharType="separate"/>
            </w:r>
          </w:del>
          <w:ins w:id="316" w:author="Jared Castaneda" w:date="2020-12-06T22:46:00Z">
            <w:r w:rsidR="00BB77F6">
              <w:rPr>
                <w:b/>
                <w:bCs/>
              </w:rPr>
              <w:t>Error! Hyperlink reference not valid.</w:t>
            </w:r>
          </w:ins>
          <w:ins w:id="317" w:author="Marcos, Nathan" w:date="2020-11-09T10:28:00Z">
            <w:del w:id="318" w:author="Jared Castaneda" w:date="2020-12-06T22:46:00Z">
              <w:r w:rsidR="00B458F6" w:rsidDel="00BB77F6">
                <w:rPr>
                  <w:b/>
                  <w:bCs/>
                </w:rPr>
                <w:delText>Error! Hyperlink reference not valid.</w:delText>
              </w:r>
            </w:del>
          </w:ins>
          <w:del w:id="319" w:author="Jared Castaneda" w:date="2020-12-06T22:46:00Z">
            <w:r w:rsidR="001C33F3" w:rsidRPr="00696473" w:rsidDel="00BB77F6">
              <w:rPr>
                <w:rStyle w:val="Hyperlink"/>
              </w:rPr>
              <w:delText>3</w:delText>
            </w:r>
            <w:r w:rsidR="001C33F3" w:rsidDel="00BB77F6">
              <w:rPr>
                <w:rFonts w:eastAsiaTheme="minorEastAsia"/>
                <w:sz w:val="22"/>
              </w:rPr>
              <w:tab/>
            </w:r>
            <w:r w:rsidR="001C33F3" w:rsidRPr="00696473" w:rsidDel="00BB77F6">
              <w:rPr>
                <w:rStyle w:val="Hyperlink"/>
              </w:rPr>
              <w:delText>Logical View</w:delText>
            </w:r>
            <w:r w:rsidR="001C33F3" w:rsidDel="00BB77F6">
              <w:rPr>
                <w:webHidden/>
              </w:rPr>
              <w:tab/>
            </w:r>
            <w:r w:rsidR="001C33F3" w:rsidDel="00BB77F6">
              <w:rPr>
                <w:webHidden/>
              </w:rPr>
              <w:fldChar w:fldCharType="begin"/>
            </w:r>
            <w:r w:rsidR="001C33F3" w:rsidDel="00BB77F6">
              <w:rPr>
                <w:webHidden/>
              </w:rPr>
              <w:delInstrText xml:space="preserve"> PAGEREF _Toc50289909 \h </w:delInstrText>
            </w:r>
            <w:r w:rsidR="001C33F3" w:rsidDel="00BB77F6">
              <w:rPr>
                <w:webHidden/>
              </w:rPr>
            </w:r>
            <w:r w:rsidR="001C33F3" w:rsidDel="00BB77F6">
              <w:rPr>
                <w:webHidden/>
              </w:rPr>
              <w:fldChar w:fldCharType="separate"/>
            </w:r>
            <w:r w:rsidR="001C33F3" w:rsidDel="00BB77F6">
              <w:rPr>
                <w:webHidden/>
              </w:rPr>
              <w:delText>5</w:delText>
            </w:r>
            <w:r w:rsidR="001C33F3" w:rsidDel="00BB77F6">
              <w:rPr>
                <w:webHidden/>
              </w:rPr>
              <w:fldChar w:fldCharType="end"/>
            </w:r>
            <w:r w:rsidDel="00BB77F6">
              <w:fldChar w:fldCharType="end"/>
            </w:r>
          </w:del>
        </w:p>
        <w:p w14:paraId="7E204375" w14:textId="65BBC1D5" w:rsidR="001C33F3" w:rsidDel="00BB77F6" w:rsidRDefault="00AC0BBE">
          <w:pPr>
            <w:pStyle w:val="TOC2"/>
            <w:rPr>
              <w:del w:id="320" w:author="Jared Castaneda" w:date="2020-12-06T22:46:00Z"/>
              <w:rFonts w:eastAsiaTheme="minorEastAsia"/>
              <w:noProof/>
            </w:rPr>
          </w:pPr>
          <w:del w:id="321" w:author="Jared Castaneda" w:date="2020-12-06T22:46:00Z">
            <w:r w:rsidDel="00BB77F6">
              <w:rPr>
                <w:noProof/>
              </w:rPr>
              <w:fldChar w:fldCharType="begin"/>
            </w:r>
            <w:r w:rsidDel="00BB77F6">
              <w:rPr>
                <w:noProof/>
              </w:rPr>
              <w:delInstrText xml:space="preserve"> HYPERLINK \l "_Toc50289910" </w:delInstrText>
            </w:r>
            <w:r w:rsidDel="00BB77F6">
              <w:rPr>
                <w:noProof/>
              </w:rPr>
              <w:fldChar w:fldCharType="separate"/>
            </w:r>
          </w:del>
          <w:ins w:id="322" w:author="Jared Castaneda" w:date="2020-12-06T22:46:00Z">
            <w:r w:rsidR="00BB77F6">
              <w:rPr>
                <w:b/>
                <w:bCs/>
                <w:noProof/>
              </w:rPr>
              <w:t>Error! Hyperlink reference not valid.</w:t>
            </w:r>
          </w:ins>
          <w:ins w:id="323" w:author="Marcos, Nathan" w:date="2020-11-09T10:28:00Z">
            <w:del w:id="324" w:author="Jared Castaneda" w:date="2020-12-06T22:46:00Z">
              <w:r w:rsidR="00B458F6" w:rsidDel="00BB77F6">
                <w:rPr>
                  <w:b/>
                  <w:bCs/>
                  <w:noProof/>
                </w:rPr>
                <w:delText>Error! Hyperlink reference not valid.</w:delText>
              </w:r>
            </w:del>
          </w:ins>
          <w:del w:id="325" w:author="Jared Castaneda" w:date="2020-12-06T22:46:00Z">
            <w:r w:rsidR="001C33F3" w:rsidRPr="00696473" w:rsidDel="00BB77F6">
              <w:rPr>
                <w:rStyle w:val="Hyperlink"/>
                <w:noProof/>
              </w:rPr>
              <w:delText>3.1</w:delText>
            </w:r>
            <w:r w:rsidR="001C33F3" w:rsidDel="00BB77F6">
              <w:rPr>
                <w:rFonts w:eastAsiaTheme="minorEastAsia"/>
                <w:noProof/>
              </w:rPr>
              <w:tab/>
            </w:r>
            <w:r w:rsidR="001C33F3" w:rsidRPr="00696473" w:rsidDel="00BB77F6">
              <w:rPr>
                <w:rStyle w:val="Hyperlink"/>
                <w:noProof/>
              </w:rPr>
              <w:delText>Package Diagrams</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_Toc50289910 \h </w:delInstrText>
            </w:r>
            <w:r w:rsidR="001C33F3" w:rsidDel="00BB77F6">
              <w:rPr>
                <w:noProof/>
                <w:webHidden/>
              </w:rPr>
            </w:r>
            <w:r w:rsidR="001C33F3" w:rsidDel="00BB77F6">
              <w:rPr>
                <w:noProof/>
                <w:webHidden/>
              </w:rPr>
              <w:fldChar w:fldCharType="separate"/>
            </w:r>
            <w:r w:rsidR="001C33F3" w:rsidDel="00BB77F6">
              <w:rPr>
                <w:noProof/>
                <w:webHidden/>
              </w:rPr>
              <w:delText>5</w:delText>
            </w:r>
            <w:r w:rsidR="001C33F3" w:rsidDel="00BB77F6">
              <w:rPr>
                <w:noProof/>
                <w:webHidden/>
              </w:rPr>
              <w:fldChar w:fldCharType="end"/>
            </w:r>
            <w:r w:rsidDel="00BB77F6">
              <w:rPr>
                <w:noProof/>
              </w:rPr>
              <w:fldChar w:fldCharType="end"/>
            </w:r>
          </w:del>
        </w:p>
        <w:p w14:paraId="36C8CF73" w14:textId="20093741" w:rsidR="001C33F3" w:rsidDel="00BB77F6" w:rsidRDefault="00AC0BBE">
          <w:pPr>
            <w:pStyle w:val="TOC3"/>
            <w:rPr>
              <w:del w:id="326" w:author="Jared Castaneda" w:date="2020-12-06T22:46:00Z"/>
              <w:rFonts w:eastAsiaTheme="minorEastAsia"/>
              <w:noProof/>
            </w:rPr>
          </w:pPr>
          <w:del w:id="327" w:author="Jared Castaneda" w:date="2020-12-06T22:46:00Z">
            <w:r w:rsidDel="00BB77F6">
              <w:rPr>
                <w:noProof/>
              </w:rPr>
              <w:fldChar w:fldCharType="begin"/>
            </w:r>
            <w:r w:rsidDel="00BB77F6">
              <w:rPr>
                <w:noProof/>
              </w:rPr>
              <w:delInstrText xml:space="preserve"> HYPERLINK \l "_Toc50289911" </w:delInstrText>
            </w:r>
            <w:r w:rsidDel="00BB77F6">
              <w:rPr>
                <w:noProof/>
              </w:rPr>
              <w:fldChar w:fldCharType="separate"/>
            </w:r>
          </w:del>
          <w:ins w:id="328" w:author="Jared Castaneda" w:date="2020-12-06T22:46:00Z">
            <w:r w:rsidR="00BB77F6">
              <w:rPr>
                <w:b/>
                <w:bCs/>
                <w:noProof/>
              </w:rPr>
              <w:t>Error! Hyperlink reference not valid.</w:t>
            </w:r>
          </w:ins>
          <w:ins w:id="329" w:author="Marcos, Nathan" w:date="2020-11-09T10:28:00Z">
            <w:del w:id="330" w:author="Jared Castaneda" w:date="2020-12-06T22:46:00Z">
              <w:r w:rsidR="00B458F6" w:rsidDel="00BB77F6">
                <w:rPr>
                  <w:b/>
                  <w:bCs/>
                  <w:noProof/>
                </w:rPr>
                <w:delText>Error! Hyperlink reference not valid.</w:delText>
              </w:r>
            </w:del>
          </w:ins>
          <w:del w:id="331" w:author="Jared Castaneda" w:date="2020-12-06T22:46:00Z">
            <w:r w:rsidR="001C33F3" w:rsidRPr="00696473" w:rsidDel="00BB77F6">
              <w:rPr>
                <w:rStyle w:val="Hyperlink"/>
                <w:noProof/>
              </w:rPr>
              <w:delText>3.1.1</w:delText>
            </w:r>
            <w:r w:rsidR="001C33F3" w:rsidDel="00BB77F6">
              <w:rPr>
                <w:rFonts w:eastAsiaTheme="minorEastAsia"/>
                <w:noProof/>
              </w:rPr>
              <w:tab/>
            </w:r>
            <w:r w:rsidR="001C33F3" w:rsidRPr="00696473" w:rsidDel="00BB77F6">
              <w:rPr>
                <w:rStyle w:val="Hyperlink"/>
                <w:noProof/>
              </w:rPr>
              <w:delText>Presentation (UI) Layer Components</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_Toc50289911 \h </w:delInstrText>
            </w:r>
            <w:r w:rsidR="001C33F3" w:rsidDel="00BB77F6">
              <w:rPr>
                <w:noProof/>
                <w:webHidden/>
              </w:rPr>
            </w:r>
            <w:r w:rsidR="001C33F3" w:rsidDel="00BB77F6">
              <w:rPr>
                <w:noProof/>
                <w:webHidden/>
              </w:rPr>
              <w:fldChar w:fldCharType="separate"/>
            </w:r>
            <w:r w:rsidR="001C33F3" w:rsidDel="00BB77F6">
              <w:rPr>
                <w:noProof/>
                <w:webHidden/>
              </w:rPr>
              <w:delText>5</w:delText>
            </w:r>
            <w:r w:rsidR="001C33F3" w:rsidDel="00BB77F6">
              <w:rPr>
                <w:noProof/>
                <w:webHidden/>
              </w:rPr>
              <w:fldChar w:fldCharType="end"/>
            </w:r>
            <w:r w:rsidDel="00BB77F6">
              <w:rPr>
                <w:noProof/>
              </w:rPr>
              <w:fldChar w:fldCharType="end"/>
            </w:r>
          </w:del>
        </w:p>
        <w:p w14:paraId="50CB30A3" w14:textId="45E8739D" w:rsidR="001C33F3" w:rsidDel="00BB77F6" w:rsidRDefault="00AC0BBE">
          <w:pPr>
            <w:pStyle w:val="TOC3"/>
            <w:rPr>
              <w:del w:id="332" w:author="Jared Castaneda" w:date="2020-12-06T22:46:00Z"/>
              <w:rFonts w:eastAsiaTheme="minorEastAsia"/>
              <w:noProof/>
            </w:rPr>
          </w:pPr>
          <w:del w:id="333" w:author="Jared Castaneda" w:date="2020-12-06T22:46:00Z">
            <w:r w:rsidDel="00BB77F6">
              <w:rPr>
                <w:noProof/>
              </w:rPr>
              <w:fldChar w:fldCharType="begin"/>
            </w:r>
            <w:r w:rsidDel="00BB77F6">
              <w:rPr>
                <w:noProof/>
              </w:rPr>
              <w:delInstrText xml:space="preserve"> HYPERLINK \l "_Toc50289912" </w:delInstrText>
            </w:r>
            <w:r w:rsidDel="00BB77F6">
              <w:rPr>
                <w:noProof/>
              </w:rPr>
              <w:fldChar w:fldCharType="separate"/>
            </w:r>
          </w:del>
          <w:ins w:id="334" w:author="Jared Castaneda" w:date="2020-12-06T22:46:00Z">
            <w:r w:rsidR="00BB77F6">
              <w:rPr>
                <w:b/>
                <w:bCs/>
                <w:noProof/>
              </w:rPr>
              <w:t>Error! Hyperlink reference not valid.</w:t>
            </w:r>
          </w:ins>
          <w:ins w:id="335" w:author="Marcos, Nathan" w:date="2020-11-09T10:28:00Z">
            <w:del w:id="336" w:author="Jared Castaneda" w:date="2020-12-06T22:46:00Z">
              <w:r w:rsidR="00B458F6" w:rsidDel="00BB77F6">
                <w:rPr>
                  <w:b/>
                  <w:bCs/>
                  <w:noProof/>
                </w:rPr>
                <w:delText>Error! Hyperlink reference not valid.</w:delText>
              </w:r>
            </w:del>
          </w:ins>
          <w:del w:id="337" w:author="Jared Castaneda" w:date="2020-12-06T22:46:00Z">
            <w:r w:rsidR="001C33F3" w:rsidRPr="00696473" w:rsidDel="00BB77F6">
              <w:rPr>
                <w:rStyle w:val="Hyperlink"/>
                <w:noProof/>
              </w:rPr>
              <w:delText>3.1.2</w:delText>
            </w:r>
            <w:r w:rsidR="001C33F3" w:rsidDel="00BB77F6">
              <w:rPr>
                <w:rFonts w:eastAsiaTheme="minorEastAsia"/>
                <w:noProof/>
              </w:rPr>
              <w:tab/>
            </w:r>
            <w:r w:rsidR="001C33F3" w:rsidRPr="00696473" w:rsidDel="00BB77F6">
              <w:rPr>
                <w:rStyle w:val="Hyperlink"/>
                <w:noProof/>
              </w:rPr>
              <w:delText>Domain (Application) Layer Components</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_Toc50289912 \h </w:delInstrText>
            </w:r>
            <w:r w:rsidR="001C33F3" w:rsidDel="00BB77F6">
              <w:rPr>
                <w:noProof/>
                <w:webHidden/>
              </w:rPr>
            </w:r>
            <w:r w:rsidR="001C33F3" w:rsidDel="00BB77F6">
              <w:rPr>
                <w:noProof/>
                <w:webHidden/>
              </w:rPr>
              <w:fldChar w:fldCharType="separate"/>
            </w:r>
            <w:r w:rsidR="001C33F3" w:rsidDel="00BB77F6">
              <w:rPr>
                <w:noProof/>
                <w:webHidden/>
              </w:rPr>
              <w:delText>5</w:delText>
            </w:r>
            <w:r w:rsidR="001C33F3" w:rsidDel="00BB77F6">
              <w:rPr>
                <w:noProof/>
                <w:webHidden/>
              </w:rPr>
              <w:fldChar w:fldCharType="end"/>
            </w:r>
            <w:r w:rsidDel="00BB77F6">
              <w:rPr>
                <w:noProof/>
              </w:rPr>
              <w:fldChar w:fldCharType="end"/>
            </w:r>
          </w:del>
        </w:p>
        <w:p w14:paraId="1E15D075" w14:textId="29316384" w:rsidR="001C33F3" w:rsidDel="00BB77F6" w:rsidRDefault="00AC0BBE">
          <w:pPr>
            <w:pStyle w:val="TOC4"/>
            <w:tabs>
              <w:tab w:val="left" w:pos="2453"/>
            </w:tabs>
            <w:rPr>
              <w:del w:id="338" w:author="Jared Castaneda" w:date="2020-12-06T22:46:00Z"/>
              <w:rFonts w:eastAsiaTheme="minorEastAsia"/>
              <w:noProof/>
            </w:rPr>
          </w:pPr>
          <w:del w:id="339" w:author="Jared Castaneda" w:date="2020-12-06T22:46:00Z">
            <w:r w:rsidDel="00BB77F6">
              <w:rPr>
                <w:noProof/>
              </w:rPr>
              <w:fldChar w:fldCharType="begin"/>
            </w:r>
            <w:r w:rsidDel="00BB77F6">
              <w:rPr>
                <w:noProof/>
              </w:rPr>
              <w:delInstrText xml:space="preserve"> HYPERLINK \l "_Toc50289913" </w:delInstrText>
            </w:r>
            <w:r w:rsidDel="00BB77F6">
              <w:rPr>
                <w:noProof/>
              </w:rPr>
              <w:fldChar w:fldCharType="separate"/>
            </w:r>
          </w:del>
          <w:ins w:id="340" w:author="Jared Castaneda" w:date="2020-12-06T22:46:00Z">
            <w:r w:rsidR="00BB77F6">
              <w:rPr>
                <w:b/>
                <w:bCs/>
                <w:noProof/>
              </w:rPr>
              <w:t>Error! Hyperlink reference not valid.</w:t>
            </w:r>
          </w:ins>
          <w:ins w:id="341" w:author="Marcos, Nathan" w:date="2020-11-09T10:28:00Z">
            <w:del w:id="342" w:author="Jared Castaneda" w:date="2020-12-06T22:46:00Z">
              <w:r w:rsidR="00B458F6" w:rsidDel="00BB77F6">
                <w:rPr>
                  <w:b/>
                  <w:bCs/>
                  <w:noProof/>
                </w:rPr>
                <w:delText>Error! Hyperlink reference not valid.</w:delText>
              </w:r>
            </w:del>
          </w:ins>
          <w:del w:id="343" w:author="Jared Castaneda" w:date="2020-12-06T22:46:00Z">
            <w:r w:rsidR="001C33F3" w:rsidRPr="00696473" w:rsidDel="00BB77F6">
              <w:rPr>
                <w:rStyle w:val="Hyperlink"/>
                <w:noProof/>
              </w:rPr>
              <w:delText>3.1.2.1</w:delText>
            </w:r>
            <w:r w:rsidR="001C33F3" w:rsidDel="00BB77F6">
              <w:rPr>
                <w:rFonts w:eastAsiaTheme="minorEastAsia"/>
                <w:noProof/>
              </w:rPr>
              <w:tab/>
            </w:r>
            <w:r w:rsidR="001C33F3" w:rsidRPr="00696473" w:rsidDel="00BB77F6">
              <w:rPr>
                <w:rStyle w:val="Hyperlink"/>
                <w:noProof/>
              </w:rPr>
              <w:delText>&lt;Component 1&gt;</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_Toc50289913 \h </w:delInstrText>
            </w:r>
            <w:r w:rsidR="001C33F3" w:rsidDel="00BB77F6">
              <w:rPr>
                <w:noProof/>
                <w:webHidden/>
              </w:rPr>
            </w:r>
            <w:r w:rsidR="001C33F3" w:rsidDel="00BB77F6">
              <w:rPr>
                <w:noProof/>
                <w:webHidden/>
              </w:rPr>
              <w:fldChar w:fldCharType="separate"/>
            </w:r>
            <w:r w:rsidR="001C33F3" w:rsidDel="00BB77F6">
              <w:rPr>
                <w:noProof/>
                <w:webHidden/>
              </w:rPr>
              <w:delText>5</w:delText>
            </w:r>
            <w:r w:rsidR="001C33F3" w:rsidDel="00BB77F6">
              <w:rPr>
                <w:noProof/>
                <w:webHidden/>
              </w:rPr>
              <w:fldChar w:fldCharType="end"/>
            </w:r>
            <w:r w:rsidDel="00BB77F6">
              <w:rPr>
                <w:noProof/>
              </w:rPr>
              <w:fldChar w:fldCharType="end"/>
            </w:r>
          </w:del>
        </w:p>
        <w:p w14:paraId="45EAD9EB" w14:textId="77C10CD0" w:rsidR="001C33F3" w:rsidDel="00BB77F6" w:rsidRDefault="00AC0BBE">
          <w:pPr>
            <w:pStyle w:val="TOC4"/>
            <w:tabs>
              <w:tab w:val="left" w:pos="2453"/>
            </w:tabs>
            <w:rPr>
              <w:del w:id="344" w:author="Jared Castaneda" w:date="2020-12-06T22:46:00Z"/>
              <w:rFonts w:eastAsiaTheme="minorEastAsia"/>
              <w:noProof/>
            </w:rPr>
          </w:pPr>
          <w:del w:id="345" w:author="Jared Castaneda" w:date="2020-12-06T22:46:00Z">
            <w:r w:rsidDel="00BB77F6">
              <w:rPr>
                <w:noProof/>
              </w:rPr>
              <w:fldChar w:fldCharType="begin"/>
            </w:r>
            <w:r w:rsidDel="00BB77F6">
              <w:rPr>
                <w:noProof/>
              </w:rPr>
              <w:delInstrText xml:space="preserve"> HYPERLINK \l "_Toc50289914" </w:delInstrText>
            </w:r>
            <w:r w:rsidDel="00BB77F6">
              <w:rPr>
                <w:noProof/>
              </w:rPr>
              <w:fldChar w:fldCharType="separate"/>
            </w:r>
          </w:del>
          <w:ins w:id="346" w:author="Jared Castaneda" w:date="2020-12-06T22:46:00Z">
            <w:r w:rsidR="00BB77F6">
              <w:rPr>
                <w:b/>
                <w:bCs/>
                <w:noProof/>
              </w:rPr>
              <w:t>Error! Hyperlink reference not valid.</w:t>
            </w:r>
          </w:ins>
          <w:ins w:id="347" w:author="Marcos, Nathan" w:date="2020-11-09T10:28:00Z">
            <w:del w:id="348" w:author="Jared Castaneda" w:date="2020-12-06T22:46:00Z">
              <w:r w:rsidR="00B458F6" w:rsidDel="00BB77F6">
                <w:rPr>
                  <w:b/>
                  <w:bCs/>
                  <w:noProof/>
                </w:rPr>
                <w:delText>Error! Hyperlink reference not valid.</w:delText>
              </w:r>
            </w:del>
          </w:ins>
          <w:del w:id="349" w:author="Jared Castaneda" w:date="2020-12-06T22:46:00Z">
            <w:r w:rsidR="001C33F3" w:rsidRPr="00696473" w:rsidDel="00BB77F6">
              <w:rPr>
                <w:rStyle w:val="Hyperlink"/>
                <w:noProof/>
              </w:rPr>
              <w:delText>3.1.2.2</w:delText>
            </w:r>
            <w:r w:rsidR="001C33F3" w:rsidDel="00BB77F6">
              <w:rPr>
                <w:rFonts w:eastAsiaTheme="minorEastAsia"/>
                <w:noProof/>
              </w:rPr>
              <w:tab/>
            </w:r>
            <w:r w:rsidR="001C33F3" w:rsidRPr="00696473" w:rsidDel="00BB77F6">
              <w:rPr>
                <w:rStyle w:val="Hyperlink"/>
                <w:noProof/>
              </w:rPr>
              <w:delText>&lt;Component 2&gt;</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_Toc50289914 \h </w:delInstrText>
            </w:r>
            <w:r w:rsidR="001C33F3" w:rsidDel="00BB77F6">
              <w:rPr>
                <w:noProof/>
                <w:webHidden/>
              </w:rPr>
            </w:r>
            <w:r w:rsidR="001C33F3" w:rsidDel="00BB77F6">
              <w:rPr>
                <w:noProof/>
                <w:webHidden/>
              </w:rPr>
              <w:fldChar w:fldCharType="separate"/>
            </w:r>
            <w:r w:rsidR="001C33F3" w:rsidDel="00BB77F6">
              <w:rPr>
                <w:noProof/>
                <w:webHidden/>
              </w:rPr>
              <w:delText>5</w:delText>
            </w:r>
            <w:r w:rsidR="001C33F3" w:rsidDel="00BB77F6">
              <w:rPr>
                <w:noProof/>
                <w:webHidden/>
              </w:rPr>
              <w:fldChar w:fldCharType="end"/>
            </w:r>
            <w:r w:rsidDel="00BB77F6">
              <w:rPr>
                <w:noProof/>
              </w:rPr>
              <w:fldChar w:fldCharType="end"/>
            </w:r>
          </w:del>
        </w:p>
        <w:p w14:paraId="5DB6D5CD" w14:textId="0A790B32" w:rsidR="001C33F3" w:rsidDel="00BB77F6" w:rsidRDefault="00AC0BBE">
          <w:pPr>
            <w:pStyle w:val="TOC4"/>
            <w:tabs>
              <w:tab w:val="left" w:pos="2453"/>
            </w:tabs>
            <w:rPr>
              <w:del w:id="350" w:author="Jared Castaneda" w:date="2020-12-06T22:46:00Z"/>
              <w:rFonts w:eastAsiaTheme="minorEastAsia"/>
              <w:noProof/>
            </w:rPr>
          </w:pPr>
          <w:del w:id="351" w:author="Jared Castaneda" w:date="2020-12-06T22:46:00Z">
            <w:r w:rsidDel="00BB77F6">
              <w:rPr>
                <w:noProof/>
              </w:rPr>
              <w:fldChar w:fldCharType="begin"/>
            </w:r>
            <w:r w:rsidDel="00BB77F6">
              <w:rPr>
                <w:noProof/>
              </w:rPr>
              <w:delInstrText xml:space="preserve"> HYPERLINK \l "_Toc50289915" </w:delInstrText>
            </w:r>
            <w:r w:rsidDel="00BB77F6">
              <w:rPr>
                <w:noProof/>
              </w:rPr>
              <w:fldChar w:fldCharType="separate"/>
            </w:r>
          </w:del>
          <w:ins w:id="352" w:author="Jared Castaneda" w:date="2020-12-06T22:46:00Z">
            <w:r w:rsidR="00BB77F6">
              <w:rPr>
                <w:b/>
                <w:bCs/>
                <w:noProof/>
              </w:rPr>
              <w:t>Error! Hyperlink reference not valid.</w:t>
            </w:r>
          </w:ins>
          <w:ins w:id="353" w:author="Marcos, Nathan" w:date="2020-11-09T10:28:00Z">
            <w:del w:id="354" w:author="Jared Castaneda" w:date="2020-12-06T22:46:00Z">
              <w:r w:rsidR="00B458F6" w:rsidDel="00BB77F6">
                <w:rPr>
                  <w:b/>
                  <w:bCs/>
                  <w:noProof/>
                </w:rPr>
                <w:delText>Error! Hyperlink reference not valid.</w:delText>
              </w:r>
            </w:del>
          </w:ins>
          <w:del w:id="355" w:author="Jared Castaneda" w:date="2020-12-06T22:46:00Z">
            <w:r w:rsidR="001C33F3" w:rsidRPr="00696473" w:rsidDel="00BB77F6">
              <w:rPr>
                <w:rStyle w:val="Hyperlink"/>
                <w:noProof/>
              </w:rPr>
              <w:delText>3.1.2.3</w:delText>
            </w:r>
            <w:r w:rsidR="001C33F3" w:rsidDel="00BB77F6">
              <w:rPr>
                <w:rFonts w:eastAsiaTheme="minorEastAsia"/>
                <w:noProof/>
              </w:rPr>
              <w:tab/>
            </w:r>
            <w:r w:rsidR="001C33F3" w:rsidRPr="00696473" w:rsidDel="00BB77F6">
              <w:rPr>
                <w:rStyle w:val="Hyperlink"/>
                <w:noProof/>
              </w:rPr>
              <w:delText>&lt;Component …&gt;</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_Toc50289915 \h </w:delInstrText>
            </w:r>
            <w:r w:rsidR="001C33F3" w:rsidDel="00BB77F6">
              <w:rPr>
                <w:noProof/>
                <w:webHidden/>
              </w:rPr>
            </w:r>
            <w:r w:rsidR="001C33F3" w:rsidDel="00BB77F6">
              <w:rPr>
                <w:noProof/>
                <w:webHidden/>
              </w:rPr>
              <w:fldChar w:fldCharType="separate"/>
            </w:r>
            <w:r w:rsidR="001C33F3" w:rsidDel="00BB77F6">
              <w:rPr>
                <w:noProof/>
                <w:webHidden/>
              </w:rPr>
              <w:delText>5</w:delText>
            </w:r>
            <w:r w:rsidR="001C33F3" w:rsidDel="00BB77F6">
              <w:rPr>
                <w:noProof/>
                <w:webHidden/>
              </w:rPr>
              <w:fldChar w:fldCharType="end"/>
            </w:r>
            <w:r w:rsidDel="00BB77F6">
              <w:rPr>
                <w:noProof/>
              </w:rPr>
              <w:fldChar w:fldCharType="end"/>
            </w:r>
          </w:del>
        </w:p>
        <w:p w14:paraId="4A34F39C" w14:textId="3CAA6C96" w:rsidR="001C33F3" w:rsidDel="00BB77F6" w:rsidRDefault="00AC0BBE">
          <w:pPr>
            <w:pStyle w:val="TOC3"/>
            <w:rPr>
              <w:del w:id="356" w:author="Jared Castaneda" w:date="2020-12-06T22:46:00Z"/>
              <w:rFonts w:eastAsiaTheme="minorEastAsia"/>
              <w:noProof/>
            </w:rPr>
          </w:pPr>
          <w:del w:id="357" w:author="Jared Castaneda" w:date="2020-12-06T22:46:00Z">
            <w:r w:rsidDel="00BB77F6">
              <w:rPr>
                <w:noProof/>
              </w:rPr>
              <w:fldChar w:fldCharType="begin"/>
            </w:r>
            <w:r w:rsidDel="00BB77F6">
              <w:rPr>
                <w:noProof/>
              </w:rPr>
              <w:delInstrText xml:space="preserve"> HYPERLINK \l "_Toc50289916" </w:delInstrText>
            </w:r>
            <w:r w:rsidDel="00BB77F6">
              <w:rPr>
                <w:noProof/>
              </w:rPr>
              <w:fldChar w:fldCharType="separate"/>
            </w:r>
          </w:del>
          <w:ins w:id="358" w:author="Jared Castaneda" w:date="2020-12-06T22:46:00Z">
            <w:r w:rsidR="00BB77F6">
              <w:rPr>
                <w:b/>
                <w:bCs/>
                <w:noProof/>
              </w:rPr>
              <w:t>Error! Hyperlink reference not valid.</w:t>
            </w:r>
          </w:ins>
          <w:ins w:id="359" w:author="Marcos, Nathan" w:date="2020-11-09T10:28:00Z">
            <w:del w:id="360" w:author="Jared Castaneda" w:date="2020-12-06T22:46:00Z">
              <w:r w:rsidR="00B458F6" w:rsidDel="00BB77F6">
                <w:rPr>
                  <w:b/>
                  <w:bCs/>
                  <w:noProof/>
                </w:rPr>
                <w:delText>Error! Hyperlink reference not valid.</w:delText>
              </w:r>
            </w:del>
          </w:ins>
          <w:del w:id="361" w:author="Jared Castaneda" w:date="2020-12-06T22:46:00Z">
            <w:r w:rsidR="001C33F3" w:rsidRPr="00696473" w:rsidDel="00BB77F6">
              <w:rPr>
                <w:rStyle w:val="Hyperlink"/>
                <w:noProof/>
              </w:rPr>
              <w:delText>3.1.3</w:delText>
            </w:r>
            <w:r w:rsidR="001C33F3" w:rsidDel="00BB77F6">
              <w:rPr>
                <w:rFonts w:eastAsiaTheme="minorEastAsia"/>
                <w:noProof/>
              </w:rPr>
              <w:tab/>
            </w:r>
            <w:r w:rsidR="001C33F3" w:rsidRPr="00696473" w:rsidDel="00BB77F6">
              <w:rPr>
                <w:rStyle w:val="Hyperlink"/>
                <w:noProof/>
              </w:rPr>
              <w:delText>Technical Services Layer Components</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_Toc50289916 \h </w:delInstrText>
            </w:r>
            <w:r w:rsidR="001C33F3" w:rsidDel="00BB77F6">
              <w:rPr>
                <w:noProof/>
                <w:webHidden/>
              </w:rPr>
            </w:r>
            <w:r w:rsidR="001C33F3" w:rsidDel="00BB77F6">
              <w:rPr>
                <w:noProof/>
                <w:webHidden/>
              </w:rPr>
              <w:fldChar w:fldCharType="separate"/>
            </w:r>
            <w:r w:rsidR="001C33F3" w:rsidDel="00BB77F6">
              <w:rPr>
                <w:noProof/>
                <w:webHidden/>
              </w:rPr>
              <w:delText>5</w:delText>
            </w:r>
            <w:r w:rsidR="001C33F3" w:rsidDel="00BB77F6">
              <w:rPr>
                <w:noProof/>
                <w:webHidden/>
              </w:rPr>
              <w:fldChar w:fldCharType="end"/>
            </w:r>
            <w:r w:rsidDel="00BB77F6">
              <w:rPr>
                <w:noProof/>
              </w:rPr>
              <w:fldChar w:fldCharType="end"/>
            </w:r>
          </w:del>
        </w:p>
        <w:p w14:paraId="6C729537" w14:textId="3BBE4C64" w:rsidR="001C33F3" w:rsidDel="00BB77F6" w:rsidRDefault="00AC0BBE">
          <w:pPr>
            <w:pStyle w:val="TOC4"/>
            <w:tabs>
              <w:tab w:val="left" w:pos="2453"/>
            </w:tabs>
            <w:rPr>
              <w:del w:id="362" w:author="Jared Castaneda" w:date="2020-12-06T22:46:00Z"/>
              <w:rFonts w:eastAsiaTheme="minorEastAsia"/>
              <w:noProof/>
            </w:rPr>
          </w:pPr>
          <w:del w:id="363" w:author="Jared Castaneda" w:date="2020-12-06T22:46:00Z">
            <w:r w:rsidDel="00BB77F6">
              <w:rPr>
                <w:noProof/>
              </w:rPr>
              <w:fldChar w:fldCharType="begin"/>
            </w:r>
            <w:r w:rsidDel="00BB77F6">
              <w:rPr>
                <w:noProof/>
              </w:rPr>
              <w:delInstrText xml:space="preserve"> HYPERLINK \l "_Toc50289917" </w:delInstrText>
            </w:r>
            <w:r w:rsidDel="00BB77F6">
              <w:rPr>
                <w:noProof/>
              </w:rPr>
              <w:fldChar w:fldCharType="separate"/>
            </w:r>
          </w:del>
          <w:ins w:id="364" w:author="Jared Castaneda" w:date="2020-12-06T22:46:00Z">
            <w:r w:rsidR="00BB77F6">
              <w:rPr>
                <w:b/>
                <w:bCs/>
                <w:noProof/>
              </w:rPr>
              <w:t>Error! Hyperlink reference not valid.</w:t>
            </w:r>
          </w:ins>
          <w:ins w:id="365" w:author="Marcos, Nathan" w:date="2020-11-09T10:28:00Z">
            <w:del w:id="366" w:author="Jared Castaneda" w:date="2020-12-06T22:46:00Z">
              <w:r w:rsidR="00B458F6" w:rsidDel="00BB77F6">
                <w:rPr>
                  <w:b/>
                  <w:bCs/>
                  <w:noProof/>
                </w:rPr>
                <w:delText>Error! Hyperlink reference not valid.</w:delText>
              </w:r>
            </w:del>
          </w:ins>
          <w:del w:id="367" w:author="Jared Castaneda" w:date="2020-12-06T22:46:00Z">
            <w:r w:rsidR="001C33F3" w:rsidRPr="00696473" w:rsidDel="00BB77F6">
              <w:rPr>
                <w:rStyle w:val="Hyperlink"/>
                <w:noProof/>
              </w:rPr>
              <w:delText>3.1.3.1</w:delText>
            </w:r>
            <w:r w:rsidR="001C33F3" w:rsidDel="00BB77F6">
              <w:rPr>
                <w:rFonts w:eastAsiaTheme="minorEastAsia"/>
                <w:noProof/>
              </w:rPr>
              <w:tab/>
            </w:r>
            <w:r w:rsidR="001C33F3" w:rsidRPr="00696473" w:rsidDel="00BB77F6">
              <w:rPr>
                <w:rStyle w:val="Hyperlink"/>
                <w:noProof/>
              </w:rPr>
              <w:delText>&lt;Component 1&gt;</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_Toc50289917 \h </w:delInstrText>
            </w:r>
            <w:r w:rsidR="001C33F3" w:rsidDel="00BB77F6">
              <w:rPr>
                <w:noProof/>
                <w:webHidden/>
              </w:rPr>
            </w:r>
            <w:r w:rsidR="001C33F3" w:rsidDel="00BB77F6">
              <w:rPr>
                <w:noProof/>
                <w:webHidden/>
              </w:rPr>
              <w:fldChar w:fldCharType="separate"/>
            </w:r>
            <w:r w:rsidR="001C33F3" w:rsidDel="00BB77F6">
              <w:rPr>
                <w:noProof/>
                <w:webHidden/>
              </w:rPr>
              <w:delText>5</w:delText>
            </w:r>
            <w:r w:rsidR="001C33F3" w:rsidDel="00BB77F6">
              <w:rPr>
                <w:noProof/>
                <w:webHidden/>
              </w:rPr>
              <w:fldChar w:fldCharType="end"/>
            </w:r>
            <w:r w:rsidDel="00BB77F6">
              <w:rPr>
                <w:noProof/>
              </w:rPr>
              <w:fldChar w:fldCharType="end"/>
            </w:r>
          </w:del>
        </w:p>
        <w:p w14:paraId="02D34E41" w14:textId="2D82CF70" w:rsidR="001C33F3" w:rsidDel="00BB77F6" w:rsidRDefault="00AC0BBE">
          <w:pPr>
            <w:pStyle w:val="TOC4"/>
            <w:tabs>
              <w:tab w:val="left" w:pos="2453"/>
            </w:tabs>
            <w:rPr>
              <w:del w:id="368" w:author="Jared Castaneda" w:date="2020-12-06T22:46:00Z"/>
              <w:rFonts w:eastAsiaTheme="minorEastAsia"/>
              <w:noProof/>
            </w:rPr>
          </w:pPr>
          <w:del w:id="369" w:author="Jared Castaneda" w:date="2020-12-06T22:46:00Z">
            <w:r w:rsidDel="00BB77F6">
              <w:rPr>
                <w:noProof/>
              </w:rPr>
              <w:fldChar w:fldCharType="begin"/>
            </w:r>
            <w:r w:rsidDel="00BB77F6">
              <w:rPr>
                <w:noProof/>
              </w:rPr>
              <w:delInstrText xml:space="preserve"> HYPERLINK \l "_Toc50289918" </w:delInstrText>
            </w:r>
            <w:r w:rsidDel="00BB77F6">
              <w:rPr>
                <w:noProof/>
              </w:rPr>
              <w:fldChar w:fldCharType="separate"/>
            </w:r>
          </w:del>
          <w:ins w:id="370" w:author="Jared Castaneda" w:date="2020-12-06T22:46:00Z">
            <w:r w:rsidR="00BB77F6">
              <w:rPr>
                <w:b/>
                <w:bCs/>
                <w:noProof/>
              </w:rPr>
              <w:t>Error! Hyperlink reference not valid.</w:t>
            </w:r>
          </w:ins>
          <w:ins w:id="371" w:author="Marcos, Nathan" w:date="2020-11-09T10:28:00Z">
            <w:del w:id="372" w:author="Jared Castaneda" w:date="2020-12-06T22:46:00Z">
              <w:r w:rsidR="00B458F6" w:rsidDel="00BB77F6">
                <w:rPr>
                  <w:b/>
                  <w:bCs/>
                  <w:noProof/>
                </w:rPr>
                <w:delText>Error! Hyperlink reference not valid.</w:delText>
              </w:r>
            </w:del>
          </w:ins>
          <w:del w:id="373" w:author="Jared Castaneda" w:date="2020-12-06T22:46:00Z">
            <w:r w:rsidR="001C33F3" w:rsidRPr="00696473" w:rsidDel="00BB77F6">
              <w:rPr>
                <w:rStyle w:val="Hyperlink"/>
                <w:noProof/>
              </w:rPr>
              <w:delText>3.1.3.2</w:delText>
            </w:r>
            <w:r w:rsidR="001C33F3" w:rsidDel="00BB77F6">
              <w:rPr>
                <w:rFonts w:eastAsiaTheme="minorEastAsia"/>
                <w:noProof/>
              </w:rPr>
              <w:tab/>
            </w:r>
            <w:r w:rsidR="001C33F3" w:rsidRPr="00696473" w:rsidDel="00BB77F6">
              <w:rPr>
                <w:rStyle w:val="Hyperlink"/>
                <w:noProof/>
              </w:rPr>
              <w:delText>&lt;Component 2&gt;</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_Toc50289918 \h </w:delInstrText>
            </w:r>
            <w:r w:rsidR="001C33F3" w:rsidDel="00BB77F6">
              <w:rPr>
                <w:noProof/>
                <w:webHidden/>
              </w:rPr>
            </w:r>
            <w:r w:rsidR="001C33F3" w:rsidDel="00BB77F6">
              <w:rPr>
                <w:noProof/>
                <w:webHidden/>
              </w:rPr>
              <w:fldChar w:fldCharType="separate"/>
            </w:r>
            <w:r w:rsidR="001C33F3" w:rsidDel="00BB77F6">
              <w:rPr>
                <w:noProof/>
                <w:webHidden/>
              </w:rPr>
              <w:delText>5</w:delText>
            </w:r>
            <w:r w:rsidR="001C33F3" w:rsidDel="00BB77F6">
              <w:rPr>
                <w:noProof/>
                <w:webHidden/>
              </w:rPr>
              <w:fldChar w:fldCharType="end"/>
            </w:r>
            <w:r w:rsidDel="00BB77F6">
              <w:rPr>
                <w:noProof/>
              </w:rPr>
              <w:fldChar w:fldCharType="end"/>
            </w:r>
          </w:del>
        </w:p>
        <w:p w14:paraId="7F6DBD0C" w14:textId="16B858EA" w:rsidR="001C33F3" w:rsidDel="00BB77F6" w:rsidRDefault="00AC0BBE">
          <w:pPr>
            <w:pStyle w:val="TOC4"/>
            <w:tabs>
              <w:tab w:val="left" w:pos="2453"/>
            </w:tabs>
            <w:rPr>
              <w:del w:id="374" w:author="Jared Castaneda" w:date="2020-12-06T22:46:00Z"/>
              <w:rFonts w:eastAsiaTheme="minorEastAsia"/>
              <w:noProof/>
            </w:rPr>
          </w:pPr>
          <w:del w:id="375" w:author="Jared Castaneda" w:date="2020-12-06T22:46:00Z">
            <w:r w:rsidDel="00BB77F6">
              <w:rPr>
                <w:noProof/>
              </w:rPr>
              <w:fldChar w:fldCharType="begin"/>
            </w:r>
            <w:r w:rsidDel="00BB77F6">
              <w:rPr>
                <w:noProof/>
              </w:rPr>
              <w:delInstrText xml:space="preserve"> HYPERLINK \l "_Toc50289919" </w:delInstrText>
            </w:r>
            <w:r w:rsidDel="00BB77F6">
              <w:rPr>
                <w:noProof/>
              </w:rPr>
              <w:fldChar w:fldCharType="separate"/>
            </w:r>
          </w:del>
          <w:ins w:id="376" w:author="Jared Castaneda" w:date="2020-12-06T22:46:00Z">
            <w:r w:rsidR="00BB77F6">
              <w:rPr>
                <w:b/>
                <w:bCs/>
                <w:noProof/>
              </w:rPr>
              <w:t>Error! Hyperlink reference not valid.</w:t>
            </w:r>
          </w:ins>
          <w:ins w:id="377" w:author="Marcos, Nathan" w:date="2020-11-09T10:28:00Z">
            <w:del w:id="378" w:author="Jared Castaneda" w:date="2020-12-06T22:46:00Z">
              <w:r w:rsidR="00B458F6" w:rsidDel="00BB77F6">
                <w:rPr>
                  <w:b/>
                  <w:bCs/>
                  <w:noProof/>
                </w:rPr>
                <w:delText>Error! Hyperlink reference not valid.</w:delText>
              </w:r>
            </w:del>
          </w:ins>
          <w:del w:id="379" w:author="Jared Castaneda" w:date="2020-12-06T22:46:00Z">
            <w:r w:rsidR="001C33F3" w:rsidRPr="00696473" w:rsidDel="00BB77F6">
              <w:rPr>
                <w:rStyle w:val="Hyperlink"/>
                <w:noProof/>
              </w:rPr>
              <w:delText>3.1.3.3</w:delText>
            </w:r>
            <w:r w:rsidR="001C33F3" w:rsidDel="00BB77F6">
              <w:rPr>
                <w:rFonts w:eastAsiaTheme="minorEastAsia"/>
                <w:noProof/>
              </w:rPr>
              <w:tab/>
            </w:r>
            <w:r w:rsidR="001C33F3" w:rsidRPr="00696473" w:rsidDel="00BB77F6">
              <w:rPr>
                <w:rStyle w:val="Hyperlink"/>
                <w:noProof/>
              </w:rPr>
              <w:delText>&lt;Component …&gt;</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_Toc50289919 \h </w:delInstrText>
            </w:r>
            <w:r w:rsidR="001C33F3" w:rsidDel="00BB77F6">
              <w:rPr>
                <w:noProof/>
                <w:webHidden/>
              </w:rPr>
            </w:r>
            <w:r w:rsidR="001C33F3" w:rsidDel="00BB77F6">
              <w:rPr>
                <w:noProof/>
                <w:webHidden/>
              </w:rPr>
              <w:fldChar w:fldCharType="separate"/>
            </w:r>
            <w:r w:rsidR="001C33F3" w:rsidDel="00BB77F6">
              <w:rPr>
                <w:noProof/>
                <w:webHidden/>
              </w:rPr>
              <w:delText>5</w:delText>
            </w:r>
            <w:r w:rsidR="001C33F3" w:rsidDel="00BB77F6">
              <w:rPr>
                <w:noProof/>
                <w:webHidden/>
              </w:rPr>
              <w:fldChar w:fldCharType="end"/>
            </w:r>
            <w:r w:rsidDel="00BB77F6">
              <w:rPr>
                <w:noProof/>
              </w:rPr>
              <w:fldChar w:fldCharType="end"/>
            </w:r>
          </w:del>
        </w:p>
        <w:p w14:paraId="2FFA605C" w14:textId="29833B84" w:rsidR="001C33F3" w:rsidDel="00BB77F6" w:rsidRDefault="00AC0BBE">
          <w:pPr>
            <w:pStyle w:val="TOC2"/>
            <w:rPr>
              <w:del w:id="380" w:author="Jared Castaneda" w:date="2020-12-06T22:46:00Z"/>
              <w:rFonts w:eastAsiaTheme="minorEastAsia"/>
              <w:noProof/>
            </w:rPr>
          </w:pPr>
          <w:del w:id="381" w:author="Jared Castaneda" w:date="2020-12-06T22:46:00Z">
            <w:r w:rsidDel="00BB77F6">
              <w:rPr>
                <w:noProof/>
              </w:rPr>
              <w:fldChar w:fldCharType="begin"/>
            </w:r>
            <w:r w:rsidDel="00BB77F6">
              <w:rPr>
                <w:noProof/>
              </w:rPr>
              <w:delInstrText xml:space="preserve"> HYPERLINK \l "_Toc50289920" </w:delInstrText>
            </w:r>
            <w:r w:rsidDel="00BB77F6">
              <w:rPr>
                <w:noProof/>
              </w:rPr>
              <w:fldChar w:fldCharType="separate"/>
            </w:r>
          </w:del>
          <w:ins w:id="382" w:author="Jared Castaneda" w:date="2020-12-06T22:46:00Z">
            <w:r w:rsidR="00BB77F6">
              <w:rPr>
                <w:b/>
                <w:bCs/>
                <w:noProof/>
              </w:rPr>
              <w:t>Error! Hyperlink reference not valid.</w:t>
            </w:r>
          </w:ins>
          <w:ins w:id="383" w:author="Marcos, Nathan" w:date="2020-11-09T10:28:00Z">
            <w:del w:id="384" w:author="Jared Castaneda" w:date="2020-12-06T22:46:00Z">
              <w:r w:rsidR="00B458F6" w:rsidDel="00BB77F6">
                <w:rPr>
                  <w:b/>
                  <w:bCs/>
                  <w:noProof/>
                </w:rPr>
                <w:delText>Error! Hyperlink reference not valid.</w:delText>
              </w:r>
            </w:del>
          </w:ins>
          <w:del w:id="385" w:author="Jared Castaneda" w:date="2020-12-06T22:46:00Z">
            <w:r w:rsidR="001C33F3" w:rsidRPr="00696473" w:rsidDel="00BB77F6">
              <w:rPr>
                <w:rStyle w:val="Hyperlink"/>
                <w:noProof/>
              </w:rPr>
              <w:delText>3.2</w:delText>
            </w:r>
            <w:r w:rsidR="001C33F3" w:rsidDel="00BB77F6">
              <w:rPr>
                <w:rFonts w:eastAsiaTheme="minorEastAsia"/>
                <w:noProof/>
              </w:rPr>
              <w:tab/>
            </w:r>
            <w:r w:rsidR="001C33F3" w:rsidRPr="00696473" w:rsidDel="00BB77F6">
              <w:rPr>
                <w:rStyle w:val="Hyperlink"/>
                <w:noProof/>
              </w:rPr>
              <w:delText>Interface Diagrams</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_Toc50289920 \h </w:delInstrText>
            </w:r>
            <w:r w:rsidR="001C33F3" w:rsidDel="00BB77F6">
              <w:rPr>
                <w:noProof/>
                <w:webHidden/>
              </w:rPr>
            </w:r>
            <w:r w:rsidR="001C33F3" w:rsidDel="00BB77F6">
              <w:rPr>
                <w:noProof/>
                <w:webHidden/>
              </w:rPr>
              <w:fldChar w:fldCharType="separate"/>
            </w:r>
            <w:r w:rsidR="001C33F3" w:rsidDel="00BB77F6">
              <w:rPr>
                <w:noProof/>
                <w:webHidden/>
              </w:rPr>
              <w:delText>5</w:delText>
            </w:r>
            <w:r w:rsidR="001C33F3" w:rsidDel="00BB77F6">
              <w:rPr>
                <w:noProof/>
                <w:webHidden/>
              </w:rPr>
              <w:fldChar w:fldCharType="end"/>
            </w:r>
            <w:r w:rsidDel="00BB77F6">
              <w:rPr>
                <w:noProof/>
              </w:rPr>
              <w:fldChar w:fldCharType="end"/>
            </w:r>
          </w:del>
        </w:p>
        <w:p w14:paraId="334F82AA" w14:textId="49737C3C" w:rsidR="001C33F3" w:rsidDel="00BB77F6" w:rsidRDefault="00AC0BBE">
          <w:pPr>
            <w:pStyle w:val="TOC3"/>
            <w:rPr>
              <w:del w:id="386" w:author="Jared Castaneda" w:date="2020-12-06T22:46:00Z"/>
              <w:rFonts w:eastAsiaTheme="minorEastAsia"/>
              <w:noProof/>
            </w:rPr>
          </w:pPr>
          <w:del w:id="387" w:author="Jared Castaneda" w:date="2020-12-06T22:46:00Z">
            <w:r w:rsidDel="00BB77F6">
              <w:rPr>
                <w:noProof/>
              </w:rPr>
              <w:fldChar w:fldCharType="begin"/>
            </w:r>
            <w:r w:rsidDel="00BB77F6">
              <w:rPr>
                <w:noProof/>
              </w:rPr>
              <w:delInstrText xml:space="preserve"> HYPERLINK \l "_Toc50289921" </w:delInstrText>
            </w:r>
            <w:r w:rsidDel="00BB77F6">
              <w:rPr>
                <w:noProof/>
              </w:rPr>
              <w:fldChar w:fldCharType="separate"/>
            </w:r>
          </w:del>
          <w:ins w:id="388" w:author="Jared Castaneda" w:date="2020-12-06T22:46:00Z">
            <w:r w:rsidR="00BB77F6">
              <w:rPr>
                <w:b/>
                <w:bCs/>
                <w:noProof/>
              </w:rPr>
              <w:t>Error! Hyperlink reference not valid.</w:t>
            </w:r>
          </w:ins>
          <w:ins w:id="389" w:author="Marcos, Nathan" w:date="2020-11-09T10:28:00Z">
            <w:del w:id="390" w:author="Jared Castaneda" w:date="2020-12-06T22:46:00Z">
              <w:r w:rsidR="00B458F6" w:rsidDel="00BB77F6">
                <w:rPr>
                  <w:b/>
                  <w:bCs/>
                  <w:noProof/>
                </w:rPr>
                <w:delText>Error! Hyperlink reference not valid.</w:delText>
              </w:r>
            </w:del>
          </w:ins>
          <w:del w:id="391" w:author="Jared Castaneda" w:date="2020-12-06T22:46:00Z">
            <w:r w:rsidR="001C33F3" w:rsidRPr="00696473" w:rsidDel="00BB77F6">
              <w:rPr>
                <w:rStyle w:val="Hyperlink"/>
                <w:noProof/>
              </w:rPr>
              <w:delText>3.2.1</w:delText>
            </w:r>
            <w:r w:rsidR="001C33F3" w:rsidDel="00BB77F6">
              <w:rPr>
                <w:rFonts w:eastAsiaTheme="minorEastAsia"/>
                <w:noProof/>
              </w:rPr>
              <w:tab/>
            </w:r>
            <w:r w:rsidR="001C33F3" w:rsidRPr="00696473" w:rsidDel="00BB77F6">
              <w:rPr>
                <w:rStyle w:val="Hyperlink"/>
                <w:noProof/>
              </w:rPr>
              <w:delText>Presentation (UI) Layer Interface Diagram</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_Toc50289921 \h </w:delInstrText>
            </w:r>
            <w:r w:rsidR="001C33F3" w:rsidDel="00BB77F6">
              <w:rPr>
                <w:noProof/>
                <w:webHidden/>
              </w:rPr>
            </w:r>
            <w:r w:rsidR="001C33F3" w:rsidDel="00BB77F6">
              <w:rPr>
                <w:noProof/>
                <w:webHidden/>
              </w:rPr>
              <w:fldChar w:fldCharType="separate"/>
            </w:r>
            <w:r w:rsidR="001C33F3" w:rsidDel="00BB77F6">
              <w:rPr>
                <w:noProof/>
                <w:webHidden/>
              </w:rPr>
              <w:delText>5</w:delText>
            </w:r>
            <w:r w:rsidR="001C33F3" w:rsidDel="00BB77F6">
              <w:rPr>
                <w:noProof/>
                <w:webHidden/>
              </w:rPr>
              <w:fldChar w:fldCharType="end"/>
            </w:r>
            <w:r w:rsidDel="00BB77F6">
              <w:rPr>
                <w:noProof/>
              </w:rPr>
              <w:fldChar w:fldCharType="end"/>
            </w:r>
          </w:del>
        </w:p>
        <w:p w14:paraId="0C54740D" w14:textId="217EBE2A" w:rsidR="001C33F3" w:rsidDel="00BB77F6" w:rsidRDefault="00AC0BBE">
          <w:pPr>
            <w:pStyle w:val="TOC3"/>
            <w:rPr>
              <w:del w:id="392" w:author="Jared Castaneda" w:date="2020-12-06T22:46:00Z"/>
              <w:rFonts w:eastAsiaTheme="minorEastAsia"/>
              <w:noProof/>
            </w:rPr>
          </w:pPr>
          <w:del w:id="393" w:author="Jared Castaneda" w:date="2020-12-06T22:46:00Z">
            <w:r w:rsidDel="00BB77F6">
              <w:rPr>
                <w:noProof/>
              </w:rPr>
              <w:fldChar w:fldCharType="begin"/>
            </w:r>
            <w:r w:rsidDel="00BB77F6">
              <w:rPr>
                <w:noProof/>
              </w:rPr>
              <w:delInstrText xml:space="preserve"> HYPERLINK \l "_Toc50289922" </w:delInstrText>
            </w:r>
            <w:r w:rsidDel="00BB77F6">
              <w:rPr>
                <w:noProof/>
              </w:rPr>
              <w:fldChar w:fldCharType="separate"/>
            </w:r>
          </w:del>
          <w:ins w:id="394" w:author="Jared Castaneda" w:date="2020-12-06T22:46:00Z">
            <w:r w:rsidR="00BB77F6">
              <w:rPr>
                <w:b/>
                <w:bCs/>
                <w:noProof/>
              </w:rPr>
              <w:t>Error! Hyperlink reference not valid.</w:t>
            </w:r>
          </w:ins>
          <w:ins w:id="395" w:author="Marcos, Nathan" w:date="2020-11-09T10:28:00Z">
            <w:del w:id="396" w:author="Jared Castaneda" w:date="2020-12-06T22:46:00Z">
              <w:r w:rsidR="00B458F6" w:rsidDel="00BB77F6">
                <w:rPr>
                  <w:b/>
                  <w:bCs/>
                  <w:noProof/>
                </w:rPr>
                <w:delText>Error! Hyperlink reference not valid.</w:delText>
              </w:r>
            </w:del>
          </w:ins>
          <w:del w:id="397" w:author="Jared Castaneda" w:date="2020-12-06T22:46:00Z">
            <w:r w:rsidR="001C33F3" w:rsidRPr="00696473" w:rsidDel="00BB77F6">
              <w:rPr>
                <w:rStyle w:val="Hyperlink"/>
                <w:noProof/>
              </w:rPr>
              <w:delText>3.2.2</w:delText>
            </w:r>
            <w:r w:rsidR="001C33F3" w:rsidDel="00BB77F6">
              <w:rPr>
                <w:rFonts w:eastAsiaTheme="minorEastAsia"/>
                <w:noProof/>
              </w:rPr>
              <w:tab/>
            </w:r>
            <w:r w:rsidR="001C33F3" w:rsidRPr="00696473" w:rsidDel="00BB77F6">
              <w:rPr>
                <w:rStyle w:val="Hyperlink"/>
                <w:noProof/>
              </w:rPr>
              <w:delText>Domain Layer Interface Diagram</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_Toc50289922 \h </w:delInstrText>
            </w:r>
            <w:r w:rsidR="001C33F3" w:rsidDel="00BB77F6">
              <w:rPr>
                <w:noProof/>
                <w:webHidden/>
              </w:rPr>
            </w:r>
            <w:r w:rsidR="001C33F3" w:rsidDel="00BB77F6">
              <w:rPr>
                <w:noProof/>
                <w:webHidden/>
              </w:rPr>
              <w:fldChar w:fldCharType="separate"/>
            </w:r>
            <w:r w:rsidR="001C33F3" w:rsidDel="00BB77F6">
              <w:rPr>
                <w:noProof/>
                <w:webHidden/>
              </w:rPr>
              <w:delText>5</w:delText>
            </w:r>
            <w:r w:rsidR="001C33F3" w:rsidDel="00BB77F6">
              <w:rPr>
                <w:noProof/>
                <w:webHidden/>
              </w:rPr>
              <w:fldChar w:fldCharType="end"/>
            </w:r>
            <w:r w:rsidDel="00BB77F6">
              <w:rPr>
                <w:noProof/>
              </w:rPr>
              <w:fldChar w:fldCharType="end"/>
            </w:r>
          </w:del>
        </w:p>
        <w:p w14:paraId="1EF4C45B" w14:textId="6888B88C" w:rsidR="001C33F3" w:rsidDel="00BB77F6" w:rsidRDefault="00AC0BBE">
          <w:pPr>
            <w:pStyle w:val="TOC3"/>
            <w:rPr>
              <w:del w:id="398" w:author="Jared Castaneda" w:date="2020-12-06T22:46:00Z"/>
              <w:rFonts w:eastAsiaTheme="minorEastAsia"/>
              <w:noProof/>
            </w:rPr>
          </w:pPr>
          <w:del w:id="399" w:author="Jared Castaneda" w:date="2020-12-06T22:46:00Z">
            <w:r w:rsidDel="00BB77F6">
              <w:rPr>
                <w:noProof/>
              </w:rPr>
              <w:fldChar w:fldCharType="begin"/>
            </w:r>
            <w:r w:rsidDel="00BB77F6">
              <w:rPr>
                <w:noProof/>
              </w:rPr>
              <w:delInstrText xml:space="preserve"> HYPERLINK \l "_Toc50289923" </w:delInstrText>
            </w:r>
            <w:r w:rsidDel="00BB77F6">
              <w:rPr>
                <w:noProof/>
              </w:rPr>
              <w:fldChar w:fldCharType="separate"/>
            </w:r>
          </w:del>
          <w:ins w:id="400" w:author="Jared Castaneda" w:date="2020-12-06T22:46:00Z">
            <w:r w:rsidR="00BB77F6">
              <w:rPr>
                <w:b/>
                <w:bCs/>
                <w:noProof/>
              </w:rPr>
              <w:t>Error! Hyperlink reference not valid.</w:t>
            </w:r>
          </w:ins>
          <w:ins w:id="401" w:author="Marcos, Nathan" w:date="2020-11-09T10:28:00Z">
            <w:del w:id="402" w:author="Jared Castaneda" w:date="2020-12-06T22:46:00Z">
              <w:r w:rsidR="00B458F6" w:rsidDel="00BB77F6">
                <w:rPr>
                  <w:b/>
                  <w:bCs/>
                  <w:noProof/>
                </w:rPr>
                <w:delText>Error! Hyperlink reference not valid.</w:delText>
              </w:r>
            </w:del>
          </w:ins>
          <w:del w:id="403" w:author="Jared Castaneda" w:date="2020-12-06T22:46:00Z">
            <w:r w:rsidR="001C33F3" w:rsidRPr="00696473" w:rsidDel="00BB77F6">
              <w:rPr>
                <w:rStyle w:val="Hyperlink"/>
                <w:noProof/>
              </w:rPr>
              <w:delText>3.2.3</w:delText>
            </w:r>
            <w:r w:rsidR="001C33F3" w:rsidDel="00BB77F6">
              <w:rPr>
                <w:rFonts w:eastAsiaTheme="minorEastAsia"/>
                <w:noProof/>
              </w:rPr>
              <w:tab/>
            </w:r>
            <w:r w:rsidR="001C33F3" w:rsidRPr="00696473" w:rsidDel="00BB77F6">
              <w:rPr>
                <w:rStyle w:val="Hyperlink"/>
                <w:noProof/>
              </w:rPr>
              <w:delText>Technical Services Interface Diagram</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_Toc50289923 \h </w:delInstrText>
            </w:r>
            <w:r w:rsidR="001C33F3" w:rsidDel="00BB77F6">
              <w:rPr>
                <w:noProof/>
                <w:webHidden/>
              </w:rPr>
            </w:r>
            <w:r w:rsidR="001C33F3" w:rsidDel="00BB77F6">
              <w:rPr>
                <w:noProof/>
                <w:webHidden/>
              </w:rPr>
              <w:fldChar w:fldCharType="separate"/>
            </w:r>
            <w:r w:rsidR="001C33F3" w:rsidDel="00BB77F6">
              <w:rPr>
                <w:noProof/>
                <w:webHidden/>
              </w:rPr>
              <w:delText>5</w:delText>
            </w:r>
            <w:r w:rsidR="001C33F3" w:rsidDel="00BB77F6">
              <w:rPr>
                <w:noProof/>
                <w:webHidden/>
              </w:rPr>
              <w:fldChar w:fldCharType="end"/>
            </w:r>
            <w:r w:rsidDel="00BB77F6">
              <w:rPr>
                <w:noProof/>
              </w:rPr>
              <w:fldChar w:fldCharType="end"/>
            </w:r>
          </w:del>
        </w:p>
        <w:p w14:paraId="2F1DA24A" w14:textId="48C94D4D" w:rsidR="001C33F3" w:rsidDel="00BB77F6" w:rsidRDefault="00AC0BBE">
          <w:pPr>
            <w:pStyle w:val="TOC2"/>
            <w:rPr>
              <w:del w:id="404" w:author="Jared Castaneda" w:date="2020-12-06T22:46:00Z"/>
              <w:rFonts w:eastAsiaTheme="minorEastAsia"/>
              <w:noProof/>
            </w:rPr>
          </w:pPr>
          <w:del w:id="405" w:author="Jared Castaneda" w:date="2020-12-06T22:46:00Z">
            <w:r w:rsidDel="00BB77F6">
              <w:rPr>
                <w:noProof/>
              </w:rPr>
              <w:fldChar w:fldCharType="begin"/>
            </w:r>
            <w:r w:rsidDel="00BB77F6">
              <w:rPr>
                <w:noProof/>
              </w:rPr>
              <w:delInstrText xml:space="preserve"> HYPERLINK \l "_Toc50289924" </w:delInstrText>
            </w:r>
            <w:r w:rsidDel="00BB77F6">
              <w:rPr>
                <w:noProof/>
              </w:rPr>
              <w:fldChar w:fldCharType="separate"/>
            </w:r>
          </w:del>
          <w:ins w:id="406" w:author="Jared Castaneda" w:date="2020-12-06T22:46:00Z">
            <w:r w:rsidR="00BB77F6">
              <w:rPr>
                <w:b/>
                <w:bCs/>
                <w:noProof/>
              </w:rPr>
              <w:t>Error! Hyperlink reference not valid.</w:t>
            </w:r>
          </w:ins>
          <w:ins w:id="407" w:author="Marcos, Nathan" w:date="2020-11-09T10:28:00Z">
            <w:del w:id="408" w:author="Jared Castaneda" w:date="2020-12-06T22:46:00Z">
              <w:r w:rsidR="00B458F6" w:rsidDel="00BB77F6">
                <w:rPr>
                  <w:b/>
                  <w:bCs/>
                  <w:noProof/>
                </w:rPr>
                <w:delText>Error! Hyperlink reference not valid.</w:delText>
              </w:r>
            </w:del>
          </w:ins>
          <w:del w:id="409" w:author="Jared Castaneda" w:date="2020-12-06T22:46:00Z">
            <w:r w:rsidR="001C33F3" w:rsidRPr="00696473" w:rsidDel="00BB77F6">
              <w:rPr>
                <w:rStyle w:val="Hyperlink"/>
                <w:noProof/>
              </w:rPr>
              <w:delText>3.3</w:delText>
            </w:r>
            <w:r w:rsidR="001C33F3" w:rsidDel="00BB77F6">
              <w:rPr>
                <w:rFonts w:eastAsiaTheme="minorEastAsia"/>
                <w:noProof/>
              </w:rPr>
              <w:tab/>
            </w:r>
            <w:r w:rsidR="001C33F3" w:rsidRPr="00696473" w:rsidDel="00BB77F6">
              <w:rPr>
                <w:rStyle w:val="Hyperlink"/>
                <w:noProof/>
              </w:rPr>
              <w:delText>Design Patterns</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_Toc50289924 \h </w:delInstrText>
            </w:r>
            <w:r w:rsidR="001C33F3" w:rsidDel="00BB77F6">
              <w:rPr>
                <w:noProof/>
                <w:webHidden/>
              </w:rPr>
            </w:r>
            <w:r w:rsidR="001C33F3" w:rsidDel="00BB77F6">
              <w:rPr>
                <w:noProof/>
                <w:webHidden/>
              </w:rPr>
              <w:fldChar w:fldCharType="separate"/>
            </w:r>
            <w:r w:rsidR="001C33F3" w:rsidDel="00BB77F6">
              <w:rPr>
                <w:noProof/>
                <w:webHidden/>
              </w:rPr>
              <w:delText>6</w:delText>
            </w:r>
            <w:r w:rsidR="001C33F3" w:rsidDel="00BB77F6">
              <w:rPr>
                <w:noProof/>
                <w:webHidden/>
              </w:rPr>
              <w:fldChar w:fldCharType="end"/>
            </w:r>
            <w:r w:rsidDel="00BB77F6">
              <w:rPr>
                <w:noProof/>
              </w:rPr>
              <w:fldChar w:fldCharType="end"/>
            </w:r>
          </w:del>
        </w:p>
        <w:p w14:paraId="1EE7B273" w14:textId="47E87183" w:rsidR="001C33F3" w:rsidDel="00BB77F6" w:rsidRDefault="00AC0BBE">
          <w:pPr>
            <w:pStyle w:val="TOC3"/>
            <w:rPr>
              <w:del w:id="410" w:author="Jared Castaneda" w:date="2020-12-06T22:46:00Z"/>
              <w:rFonts w:eastAsiaTheme="minorEastAsia"/>
              <w:noProof/>
            </w:rPr>
          </w:pPr>
          <w:del w:id="411" w:author="Jared Castaneda" w:date="2020-12-06T22:46:00Z">
            <w:r w:rsidDel="00BB77F6">
              <w:rPr>
                <w:noProof/>
              </w:rPr>
              <w:fldChar w:fldCharType="begin"/>
            </w:r>
            <w:r w:rsidDel="00BB77F6">
              <w:rPr>
                <w:noProof/>
              </w:rPr>
              <w:delInstrText xml:space="preserve"> HYPERLINK \l "_Toc50289925" </w:delInstrText>
            </w:r>
            <w:r w:rsidDel="00BB77F6">
              <w:rPr>
                <w:noProof/>
              </w:rPr>
              <w:fldChar w:fldCharType="separate"/>
            </w:r>
          </w:del>
          <w:ins w:id="412" w:author="Jared Castaneda" w:date="2020-12-06T22:46:00Z">
            <w:r w:rsidR="00BB77F6">
              <w:rPr>
                <w:b/>
                <w:bCs/>
                <w:noProof/>
              </w:rPr>
              <w:t>Error! Hyperlink reference not valid.</w:t>
            </w:r>
          </w:ins>
          <w:ins w:id="413" w:author="Marcos, Nathan" w:date="2020-11-09T10:28:00Z">
            <w:del w:id="414" w:author="Jared Castaneda" w:date="2020-12-06T22:46:00Z">
              <w:r w:rsidR="00B458F6" w:rsidDel="00BB77F6">
                <w:rPr>
                  <w:b/>
                  <w:bCs/>
                  <w:noProof/>
                </w:rPr>
                <w:delText>Error! Hyperlink reference not valid.</w:delText>
              </w:r>
            </w:del>
          </w:ins>
          <w:del w:id="415" w:author="Jared Castaneda" w:date="2020-12-06T22:46:00Z">
            <w:r w:rsidR="001C33F3" w:rsidRPr="00696473" w:rsidDel="00BB77F6">
              <w:rPr>
                <w:rStyle w:val="Hyperlink"/>
                <w:noProof/>
              </w:rPr>
              <w:delText>3.3.1</w:delText>
            </w:r>
            <w:r w:rsidR="001C33F3" w:rsidDel="00BB77F6">
              <w:rPr>
                <w:rFonts w:eastAsiaTheme="minorEastAsia"/>
                <w:noProof/>
              </w:rPr>
              <w:tab/>
            </w:r>
            <w:r w:rsidR="001C33F3" w:rsidRPr="00696473" w:rsidDel="00BB77F6">
              <w:rPr>
                <w:rStyle w:val="Hyperlink"/>
                <w:noProof/>
              </w:rPr>
              <w:delText>Polymorphism GRASP Pattern</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_Toc50289925 \h </w:delInstrText>
            </w:r>
            <w:r w:rsidR="001C33F3" w:rsidDel="00BB77F6">
              <w:rPr>
                <w:noProof/>
                <w:webHidden/>
              </w:rPr>
            </w:r>
            <w:r w:rsidR="001C33F3" w:rsidDel="00BB77F6">
              <w:rPr>
                <w:noProof/>
                <w:webHidden/>
              </w:rPr>
              <w:fldChar w:fldCharType="separate"/>
            </w:r>
            <w:r w:rsidR="001C33F3" w:rsidDel="00BB77F6">
              <w:rPr>
                <w:noProof/>
                <w:webHidden/>
              </w:rPr>
              <w:delText>6</w:delText>
            </w:r>
            <w:r w:rsidR="001C33F3" w:rsidDel="00BB77F6">
              <w:rPr>
                <w:noProof/>
                <w:webHidden/>
              </w:rPr>
              <w:fldChar w:fldCharType="end"/>
            </w:r>
            <w:r w:rsidDel="00BB77F6">
              <w:rPr>
                <w:noProof/>
              </w:rPr>
              <w:fldChar w:fldCharType="end"/>
            </w:r>
          </w:del>
        </w:p>
        <w:p w14:paraId="39B596C8" w14:textId="27563E6E" w:rsidR="001C33F3" w:rsidDel="00BB77F6" w:rsidRDefault="00AC0BBE">
          <w:pPr>
            <w:pStyle w:val="TOC4"/>
            <w:tabs>
              <w:tab w:val="left" w:pos="2453"/>
            </w:tabs>
            <w:rPr>
              <w:del w:id="416" w:author="Jared Castaneda" w:date="2020-12-06T22:46:00Z"/>
              <w:rFonts w:eastAsiaTheme="minorEastAsia"/>
              <w:noProof/>
            </w:rPr>
          </w:pPr>
          <w:del w:id="417" w:author="Jared Castaneda" w:date="2020-12-06T22:46:00Z">
            <w:r w:rsidDel="00BB77F6">
              <w:rPr>
                <w:noProof/>
              </w:rPr>
              <w:fldChar w:fldCharType="begin"/>
            </w:r>
            <w:r w:rsidDel="00BB77F6">
              <w:rPr>
                <w:noProof/>
              </w:rPr>
              <w:delInstrText xml:space="preserve"> HYPERLINK \l "_Toc50289926" </w:delInstrText>
            </w:r>
            <w:r w:rsidDel="00BB77F6">
              <w:rPr>
                <w:noProof/>
              </w:rPr>
              <w:fldChar w:fldCharType="separate"/>
            </w:r>
          </w:del>
          <w:ins w:id="418" w:author="Jared Castaneda" w:date="2020-12-06T22:46:00Z">
            <w:r w:rsidR="00BB77F6">
              <w:rPr>
                <w:b/>
                <w:bCs/>
                <w:noProof/>
              </w:rPr>
              <w:t>Error! Hyperlink reference not valid.</w:t>
            </w:r>
          </w:ins>
          <w:ins w:id="419" w:author="Marcos, Nathan" w:date="2020-11-09T10:28:00Z">
            <w:del w:id="420" w:author="Jared Castaneda" w:date="2020-12-06T22:46:00Z">
              <w:r w:rsidR="00B458F6" w:rsidDel="00BB77F6">
                <w:rPr>
                  <w:b/>
                  <w:bCs/>
                  <w:noProof/>
                </w:rPr>
                <w:delText>Error! Hyperlink reference not valid.</w:delText>
              </w:r>
            </w:del>
          </w:ins>
          <w:del w:id="421" w:author="Jared Castaneda" w:date="2020-12-06T22:46:00Z">
            <w:r w:rsidR="001C33F3" w:rsidRPr="00696473" w:rsidDel="00BB77F6">
              <w:rPr>
                <w:rStyle w:val="Hyperlink"/>
                <w:noProof/>
              </w:rPr>
              <w:delText>3.3.1.1</w:delText>
            </w:r>
            <w:r w:rsidR="001C33F3" w:rsidDel="00BB77F6">
              <w:rPr>
                <w:rFonts w:eastAsiaTheme="minorEastAsia"/>
                <w:noProof/>
              </w:rPr>
              <w:tab/>
            </w:r>
            <w:r w:rsidR="001C33F3" w:rsidRPr="00696473" w:rsidDel="00BB77F6">
              <w:rPr>
                <w:rStyle w:val="Hyperlink"/>
                <w:noProof/>
              </w:rPr>
              <w:delText>Generalization / Specialization Diagrams</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_Toc50289926 \h </w:delInstrText>
            </w:r>
            <w:r w:rsidR="001C33F3" w:rsidDel="00BB77F6">
              <w:rPr>
                <w:noProof/>
                <w:webHidden/>
              </w:rPr>
            </w:r>
            <w:r w:rsidR="001C33F3" w:rsidDel="00BB77F6">
              <w:rPr>
                <w:noProof/>
                <w:webHidden/>
              </w:rPr>
              <w:fldChar w:fldCharType="separate"/>
            </w:r>
            <w:r w:rsidR="001C33F3" w:rsidDel="00BB77F6">
              <w:rPr>
                <w:noProof/>
                <w:webHidden/>
              </w:rPr>
              <w:delText>6</w:delText>
            </w:r>
            <w:r w:rsidR="001C33F3" w:rsidDel="00BB77F6">
              <w:rPr>
                <w:noProof/>
                <w:webHidden/>
              </w:rPr>
              <w:fldChar w:fldCharType="end"/>
            </w:r>
            <w:r w:rsidDel="00BB77F6">
              <w:rPr>
                <w:noProof/>
              </w:rPr>
              <w:fldChar w:fldCharType="end"/>
            </w:r>
          </w:del>
        </w:p>
        <w:p w14:paraId="0666488F" w14:textId="1BDD87F7" w:rsidR="001C33F3" w:rsidDel="00BB77F6" w:rsidRDefault="00AC0BBE">
          <w:pPr>
            <w:pStyle w:val="TOC4"/>
            <w:tabs>
              <w:tab w:val="left" w:pos="2453"/>
            </w:tabs>
            <w:rPr>
              <w:del w:id="422" w:author="Jared Castaneda" w:date="2020-12-06T22:46:00Z"/>
              <w:rFonts w:eastAsiaTheme="minorEastAsia"/>
              <w:noProof/>
            </w:rPr>
          </w:pPr>
          <w:del w:id="423" w:author="Jared Castaneda" w:date="2020-12-06T22:46:00Z">
            <w:r w:rsidDel="00BB77F6">
              <w:rPr>
                <w:noProof/>
              </w:rPr>
              <w:fldChar w:fldCharType="begin"/>
            </w:r>
            <w:r w:rsidDel="00BB77F6">
              <w:rPr>
                <w:noProof/>
              </w:rPr>
              <w:delInstrText xml:space="preserve"> HYPERLINK \l "_Toc50289927" </w:delInstrText>
            </w:r>
            <w:r w:rsidDel="00BB77F6">
              <w:rPr>
                <w:noProof/>
              </w:rPr>
              <w:fldChar w:fldCharType="separate"/>
            </w:r>
          </w:del>
          <w:ins w:id="424" w:author="Jared Castaneda" w:date="2020-12-06T22:46:00Z">
            <w:r w:rsidR="00BB77F6">
              <w:rPr>
                <w:b/>
                <w:bCs/>
                <w:noProof/>
              </w:rPr>
              <w:t>Error! Hyperlink reference not valid.</w:t>
            </w:r>
          </w:ins>
          <w:ins w:id="425" w:author="Marcos, Nathan" w:date="2020-11-09T10:28:00Z">
            <w:del w:id="426" w:author="Jared Castaneda" w:date="2020-12-06T22:46:00Z">
              <w:r w:rsidR="00B458F6" w:rsidDel="00BB77F6">
                <w:rPr>
                  <w:b/>
                  <w:bCs/>
                  <w:noProof/>
                </w:rPr>
                <w:delText>Error! Hyperlink reference not valid.</w:delText>
              </w:r>
            </w:del>
          </w:ins>
          <w:del w:id="427" w:author="Jared Castaneda" w:date="2020-12-06T22:46:00Z">
            <w:r w:rsidR="001C33F3" w:rsidRPr="00696473" w:rsidDel="00BB77F6">
              <w:rPr>
                <w:rStyle w:val="Hyperlink"/>
                <w:noProof/>
              </w:rPr>
              <w:delText>3.3.1.2</w:delText>
            </w:r>
            <w:r w:rsidR="001C33F3" w:rsidDel="00BB77F6">
              <w:rPr>
                <w:rFonts w:eastAsiaTheme="minorEastAsia"/>
                <w:noProof/>
              </w:rPr>
              <w:tab/>
            </w:r>
            <w:r w:rsidR="001C33F3" w:rsidRPr="00696473" w:rsidDel="00BB77F6">
              <w:rPr>
                <w:rStyle w:val="Hyperlink"/>
                <w:noProof/>
              </w:rPr>
              <w:delText>Factory Pattern Diagrams</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_Toc50289927 \h </w:delInstrText>
            </w:r>
            <w:r w:rsidR="001C33F3" w:rsidDel="00BB77F6">
              <w:rPr>
                <w:noProof/>
                <w:webHidden/>
              </w:rPr>
            </w:r>
            <w:r w:rsidR="001C33F3" w:rsidDel="00BB77F6">
              <w:rPr>
                <w:noProof/>
                <w:webHidden/>
              </w:rPr>
              <w:fldChar w:fldCharType="separate"/>
            </w:r>
            <w:r w:rsidR="001C33F3" w:rsidDel="00BB77F6">
              <w:rPr>
                <w:noProof/>
                <w:webHidden/>
              </w:rPr>
              <w:delText>6</w:delText>
            </w:r>
            <w:r w:rsidR="001C33F3" w:rsidDel="00BB77F6">
              <w:rPr>
                <w:noProof/>
                <w:webHidden/>
              </w:rPr>
              <w:fldChar w:fldCharType="end"/>
            </w:r>
            <w:r w:rsidDel="00BB77F6">
              <w:rPr>
                <w:noProof/>
              </w:rPr>
              <w:fldChar w:fldCharType="end"/>
            </w:r>
          </w:del>
        </w:p>
        <w:p w14:paraId="1CFA3785" w14:textId="03304535" w:rsidR="001C33F3" w:rsidDel="00BB77F6" w:rsidRDefault="00AC0BBE">
          <w:pPr>
            <w:pStyle w:val="TOC4"/>
            <w:tabs>
              <w:tab w:val="left" w:pos="2453"/>
            </w:tabs>
            <w:rPr>
              <w:del w:id="428" w:author="Jared Castaneda" w:date="2020-12-06T22:46:00Z"/>
              <w:rFonts w:eastAsiaTheme="minorEastAsia"/>
              <w:noProof/>
            </w:rPr>
          </w:pPr>
          <w:del w:id="429" w:author="Jared Castaneda" w:date="2020-12-06T22:46:00Z">
            <w:r w:rsidDel="00BB77F6">
              <w:rPr>
                <w:noProof/>
              </w:rPr>
              <w:fldChar w:fldCharType="begin"/>
            </w:r>
            <w:r w:rsidDel="00BB77F6">
              <w:rPr>
                <w:noProof/>
              </w:rPr>
              <w:delInstrText xml:space="preserve"> HYPERLINK \l "_Toc50289928" </w:delInstrText>
            </w:r>
            <w:r w:rsidDel="00BB77F6">
              <w:rPr>
                <w:noProof/>
              </w:rPr>
              <w:fldChar w:fldCharType="separate"/>
            </w:r>
          </w:del>
          <w:ins w:id="430" w:author="Jared Castaneda" w:date="2020-12-06T22:46:00Z">
            <w:r w:rsidR="00BB77F6">
              <w:rPr>
                <w:b/>
                <w:bCs/>
                <w:noProof/>
              </w:rPr>
              <w:t>Error! Hyperlink reference not valid.</w:t>
            </w:r>
          </w:ins>
          <w:ins w:id="431" w:author="Marcos, Nathan" w:date="2020-11-09T10:28:00Z">
            <w:del w:id="432" w:author="Jared Castaneda" w:date="2020-12-06T22:46:00Z">
              <w:r w:rsidR="00B458F6" w:rsidDel="00BB77F6">
                <w:rPr>
                  <w:b/>
                  <w:bCs/>
                  <w:noProof/>
                </w:rPr>
                <w:delText>Error! Hyperlink reference not valid.</w:delText>
              </w:r>
            </w:del>
          </w:ins>
          <w:del w:id="433" w:author="Jared Castaneda" w:date="2020-12-06T22:46:00Z">
            <w:r w:rsidR="001C33F3" w:rsidRPr="00696473" w:rsidDel="00BB77F6">
              <w:rPr>
                <w:rStyle w:val="Hyperlink"/>
                <w:noProof/>
              </w:rPr>
              <w:delText>3.3.1.3</w:delText>
            </w:r>
            <w:r w:rsidR="001C33F3" w:rsidDel="00BB77F6">
              <w:rPr>
                <w:rFonts w:eastAsiaTheme="minorEastAsia"/>
                <w:noProof/>
              </w:rPr>
              <w:tab/>
            </w:r>
            <w:r w:rsidR="001C33F3" w:rsidRPr="00696473" w:rsidDel="00BB77F6">
              <w:rPr>
                <w:rStyle w:val="Hyperlink"/>
                <w:noProof/>
              </w:rPr>
              <w:delText>Source Code References</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_Toc50289928 \h </w:delInstrText>
            </w:r>
            <w:r w:rsidR="001C33F3" w:rsidDel="00BB77F6">
              <w:rPr>
                <w:noProof/>
                <w:webHidden/>
              </w:rPr>
            </w:r>
            <w:r w:rsidR="001C33F3" w:rsidDel="00BB77F6">
              <w:rPr>
                <w:noProof/>
                <w:webHidden/>
              </w:rPr>
              <w:fldChar w:fldCharType="separate"/>
            </w:r>
            <w:r w:rsidR="001C33F3" w:rsidDel="00BB77F6">
              <w:rPr>
                <w:noProof/>
                <w:webHidden/>
              </w:rPr>
              <w:delText>6</w:delText>
            </w:r>
            <w:r w:rsidR="001C33F3" w:rsidDel="00BB77F6">
              <w:rPr>
                <w:noProof/>
                <w:webHidden/>
              </w:rPr>
              <w:fldChar w:fldCharType="end"/>
            </w:r>
            <w:r w:rsidDel="00BB77F6">
              <w:rPr>
                <w:noProof/>
              </w:rPr>
              <w:fldChar w:fldCharType="end"/>
            </w:r>
          </w:del>
        </w:p>
        <w:p w14:paraId="4630AB2E" w14:textId="200E61AA" w:rsidR="001C33F3" w:rsidDel="00BB77F6" w:rsidRDefault="00AC0BBE">
          <w:pPr>
            <w:pStyle w:val="TOC3"/>
            <w:rPr>
              <w:del w:id="434" w:author="Jared Castaneda" w:date="2020-12-06T22:46:00Z"/>
              <w:rFonts w:eastAsiaTheme="minorEastAsia"/>
              <w:noProof/>
            </w:rPr>
          </w:pPr>
          <w:del w:id="435" w:author="Jared Castaneda" w:date="2020-12-06T22:46:00Z">
            <w:r w:rsidDel="00BB77F6">
              <w:rPr>
                <w:noProof/>
              </w:rPr>
              <w:fldChar w:fldCharType="begin"/>
            </w:r>
            <w:r w:rsidDel="00BB77F6">
              <w:rPr>
                <w:noProof/>
              </w:rPr>
              <w:delInstrText xml:space="preserve"> HYPERLINK \l "_Toc50289929" </w:delInstrText>
            </w:r>
            <w:r w:rsidDel="00BB77F6">
              <w:rPr>
                <w:noProof/>
              </w:rPr>
              <w:fldChar w:fldCharType="separate"/>
            </w:r>
          </w:del>
          <w:ins w:id="436" w:author="Jared Castaneda" w:date="2020-12-06T22:46:00Z">
            <w:r w:rsidR="00BB77F6">
              <w:rPr>
                <w:b/>
                <w:bCs/>
                <w:noProof/>
              </w:rPr>
              <w:t>Error! Hyperlink reference not valid.</w:t>
            </w:r>
          </w:ins>
          <w:ins w:id="437" w:author="Marcos, Nathan" w:date="2020-11-09T10:28:00Z">
            <w:del w:id="438" w:author="Jared Castaneda" w:date="2020-12-06T22:46:00Z">
              <w:r w:rsidR="00B458F6" w:rsidDel="00BB77F6">
                <w:rPr>
                  <w:b/>
                  <w:bCs/>
                  <w:noProof/>
                </w:rPr>
                <w:delText>Error! Hyperlink reference not valid.</w:delText>
              </w:r>
            </w:del>
          </w:ins>
          <w:del w:id="439" w:author="Jared Castaneda" w:date="2020-12-06T22:46:00Z">
            <w:r w:rsidR="001C33F3" w:rsidRPr="00696473" w:rsidDel="00BB77F6">
              <w:rPr>
                <w:rStyle w:val="Hyperlink"/>
                <w:noProof/>
              </w:rPr>
              <w:delText>3.3.2</w:delText>
            </w:r>
            <w:r w:rsidR="001C33F3" w:rsidDel="00BB77F6">
              <w:rPr>
                <w:rFonts w:eastAsiaTheme="minorEastAsia"/>
                <w:noProof/>
              </w:rPr>
              <w:tab/>
            </w:r>
            <w:r w:rsidR="001C33F3" w:rsidRPr="00696473" w:rsidDel="00BB77F6">
              <w:rPr>
                <w:rStyle w:val="Hyperlink"/>
                <w:noProof/>
              </w:rPr>
              <w:delText>Protected Variations GRASP Pattern</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_Toc50289929 \h </w:delInstrText>
            </w:r>
            <w:r w:rsidR="001C33F3" w:rsidDel="00BB77F6">
              <w:rPr>
                <w:noProof/>
                <w:webHidden/>
              </w:rPr>
            </w:r>
            <w:r w:rsidR="001C33F3" w:rsidDel="00BB77F6">
              <w:rPr>
                <w:noProof/>
                <w:webHidden/>
              </w:rPr>
              <w:fldChar w:fldCharType="separate"/>
            </w:r>
            <w:r w:rsidR="001C33F3" w:rsidDel="00BB77F6">
              <w:rPr>
                <w:noProof/>
                <w:webHidden/>
              </w:rPr>
              <w:delText>6</w:delText>
            </w:r>
            <w:r w:rsidR="001C33F3" w:rsidDel="00BB77F6">
              <w:rPr>
                <w:noProof/>
                <w:webHidden/>
              </w:rPr>
              <w:fldChar w:fldCharType="end"/>
            </w:r>
            <w:r w:rsidDel="00BB77F6">
              <w:rPr>
                <w:noProof/>
              </w:rPr>
              <w:fldChar w:fldCharType="end"/>
            </w:r>
          </w:del>
        </w:p>
        <w:p w14:paraId="5423D096" w14:textId="4B2A4A3A" w:rsidR="001C33F3" w:rsidDel="00BB77F6" w:rsidRDefault="00AC0BBE">
          <w:pPr>
            <w:pStyle w:val="TOC4"/>
            <w:tabs>
              <w:tab w:val="left" w:pos="2453"/>
            </w:tabs>
            <w:rPr>
              <w:del w:id="440" w:author="Jared Castaneda" w:date="2020-12-06T22:46:00Z"/>
              <w:rFonts w:eastAsiaTheme="minorEastAsia"/>
              <w:noProof/>
            </w:rPr>
          </w:pPr>
          <w:del w:id="441" w:author="Jared Castaneda" w:date="2020-12-06T22:46:00Z">
            <w:r w:rsidDel="00BB77F6">
              <w:rPr>
                <w:noProof/>
              </w:rPr>
              <w:fldChar w:fldCharType="begin"/>
            </w:r>
            <w:r w:rsidDel="00BB77F6">
              <w:rPr>
                <w:noProof/>
              </w:rPr>
              <w:delInstrText xml:space="preserve"> HYPERLINK \l "_Toc50289930" </w:delInstrText>
            </w:r>
            <w:r w:rsidDel="00BB77F6">
              <w:rPr>
                <w:noProof/>
              </w:rPr>
              <w:fldChar w:fldCharType="separate"/>
            </w:r>
          </w:del>
          <w:ins w:id="442" w:author="Jared Castaneda" w:date="2020-12-06T22:46:00Z">
            <w:r w:rsidR="00BB77F6">
              <w:rPr>
                <w:b/>
                <w:bCs/>
                <w:noProof/>
              </w:rPr>
              <w:t>Error! Hyperlink reference not valid.</w:t>
            </w:r>
          </w:ins>
          <w:ins w:id="443" w:author="Marcos, Nathan" w:date="2020-11-09T10:28:00Z">
            <w:del w:id="444" w:author="Jared Castaneda" w:date="2020-12-06T22:46:00Z">
              <w:r w:rsidR="00B458F6" w:rsidDel="00BB77F6">
                <w:rPr>
                  <w:b/>
                  <w:bCs/>
                  <w:noProof/>
                </w:rPr>
                <w:delText>Error! Hyperlink reference not valid.</w:delText>
              </w:r>
            </w:del>
          </w:ins>
          <w:del w:id="445" w:author="Jared Castaneda" w:date="2020-12-06T22:46:00Z">
            <w:r w:rsidR="001C33F3" w:rsidRPr="00696473" w:rsidDel="00BB77F6">
              <w:rPr>
                <w:rStyle w:val="Hyperlink"/>
                <w:noProof/>
              </w:rPr>
              <w:delText>3.3.2.1</w:delText>
            </w:r>
            <w:r w:rsidR="001C33F3" w:rsidDel="00BB77F6">
              <w:rPr>
                <w:rFonts w:eastAsiaTheme="minorEastAsia"/>
                <w:noProof/>
              </w:rPr>
              <w:tab/>
            </w:r>
            <w:r w:rsidR="001C33F3" w:rsidRPr="00696473" w:rsidDel="00BB77F6">
              <w:rPr>
                <w:rStyle w:val="Hyperlink"/>
                <w:noProof/>
              </w:rPr>
              <w:delText>Generalization / Specialization Diagrams</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_Toc50289930 \h </w:delInstrText>
            </w:r>
            <w:r w:rsidR="001C33F3" w:rsidDel="00BB77F6">
              <w:rPr>
                <w:noProof/>
                <w:webHidden/>
              </w:rPr>
            </w:r>
            <w:r w:rsidR="001C33F3" w:rsidDel="00BB77F6">
              <w:rPr>
                <w:noProof/>
                <w:webHidden/>
              </w:rPr>
              <w:fldChar w:fldCharType="separate"/>
            </w:r>
            <w:r w:rsidR="001C33F3" w:rsidDel="00BB77F6">
              <w:rPr>
                <w:noProof/>
                <w:webHidden/>
              </w:rPr>
              <w:delText>6</w:delText>
            </w:r>
            <w:r w:rsidR="001C33F3" w:rsidDel="00BB77F6">
              <w:rPr>
                <w:noProof/>
                <w:webHidden/>
              </w:rPr>
              <w:fldChar w:fldCharType="end"/>
            </w:r>
            <w:r w:rsidDel="00BB77F6">
              <w:rPr>
                <w:noProof/>
              </w:rPr>
              <w:fldChar w:fldCharType="end"/>
            </w:r>
          </w:del>
        </w:p>
        <w:p w14:paraId="7D05F244" w14:textId="172CBA21" w:rsidR="001C33F3" w:rsidDel="00BB77F6" w:rsidRDefault="00AC0BBE">
          <w:pPr>
            <w:pStyle w:val="TOC4"/>
            <w:tabs>
              <w:tab w:val="left" w:pos="2453"/>
            </w:tabs>
            <w:rPr>
              <w:del w:id="446" w:author="Jared Castaneda" w:date="2020-12-06T22:46:00Z"/>
              <w:rFonts w:eastAsiaTheme="minorEastAsia"/>
              <w:noProof/>
            </w:rPr>
          </w:pPr>
          <w:del w:id="447" w:author="Jared Castaneda" w:date="2020-12-06T22:46:00Z">
            <w:r w:rsidDel="00BB77F6">
              <w:rPr>
                <w:noProof/>
              </w:rPr>
              <w:fldChar w:fldCharType="begin"/>
            </w:r>
            <w:r w:rsidDel="00BB77F6">
              <w:rPr>
                <w:noProof/>
              </w:rPr>
              <w:delInstrText xml:space="preserve"> HYPERLINK \l "_Toc50289931" </w:delInstrText>
            </w:r>
            <w:r w:rsidDel="00BB77F6">
              <w:rPr>
                <w:noProof/>
              </w:rPr>
              <w:fldChar w:fldCharType="separate"/>
            </w:r>
          </w:del>
          <w:ins w:id="448" w:author="Jared Castaneda" w:date="2020-12-06T22:46:00Z">
            <w:r w:rsidR="00BB77F6">
              <w:rPr>
                <w:b/>
                <w:bCs/>
                <w:noProof/>
              </w:rPr>
              <w:t>Error! Hyperlink reference not valid.</w:t>
            </w:r>
          </w:ins>
          <w:ins w:id="449" w:author="Marcos, Nathan" w:date="2020-11-09T10:28:00Z">
            <w:del w:id="450" w:author="Jared Castaneda" w:date="2020-12-06T22:46:00Z">
              <w:r w:rsidR="00B458F6" w:rsidDel="00BB77F6">
                <w:rPr>
                  <w:b/>
                  <w:bCs/>
                  <w:noProof/>
                </w:rPr>
                <w:delText>Error! Hyperlink reference not valid.</w:delText>
              </w:r>
            </w:del>
          </w:ins>
          <w:del w:id="451" w:author="Jared Castaneda" w:date="2020-12-06T22:46:00Z">
            <w:r w:rsidR="001C33F3" w:rsidRPr="00696473" w:rsidDel="00BB77F6">
              <w:rPr>
                <w:rStyle w:val="Hyperlink"/>
                <w:noProof/>
              </w:rPr>
              <w:delText>3.3.2.2</w:delText>
            </w:r>
            <w:r w:rsidR="001C33F3" w:rsidDel="00BB77F6">
              <w:rPr>
                <w:rFonts w:eastAsiaTheme="minorEastAsia"/>
                <w:noProof/>
              </w:rPr>
              <w:tab/>
            </w:r>
            <w:r w:rsidR="001C33F3" w:rsidRPr="00696473" w:rsidDel="00BB77F6">
              <w:rPr>
                <w:rStyle w:val="Hyperlink"/>
                <w:noProof/>
              </w:rPr>
              <w:delText>Abstract Factory Pattern Diagrams</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_Toc50289931 \h </w:delInstrText>
            </w:r>
            <w:r w:rsidR="001C33F3" w:rsidDel="00BB77F6">
              <w:rPr>
                <w:noProof/>
                <w:webHidden/>
              </w:rPr>
            </w:r>
            <w:r w:rsidR="001C33F3" w:rsidDel="00BB77F6">
              <w:rPr>
                <w:noProof/>
                <w:webHidden/>
              </w:rPr>
              <w:fldChar w:fldCharType="separate"/>
            </w:r>
            <w:r w:rsidR="001C33F3" w:rsidDel="00BB77F6">
              <w:rPr>
                <w:noProof/>
                <w:webHidden/>
              </w:rPr>
              <w:delText>6</w:delText>
            </w:r>
            <w:r w:rsidR="001C33F3" w:rsidDel="00BB77F6">
              <w:rPr>
                <w:noProof/>
                <w:webHidden/>
              </w:rPr>
              <w:fldChar w:fldCharType="end"/>
            </w:r>
            <w:r w:rsidDel="00BB77F6">
              <w:rPr>
                <w:noProof/>
              </w:rPr>
              <w:fldChar w:fldCharType="end"/>
            </w:r>
          </w:del>
        </w:p>
        <w:p w14:paraId="682C0A7E" w14:textId="0F4A0151" w:rsidR="001C33F3" w:rsidDel="00BB77F6" w:rsidRDefault="00AC0BBE">
          <w:pPr>
            <w:pStyle w:val="TOC4"/>
            <w:tabs>
              <w:tab w:val="left" w:pos="2453"/>
            </w:tabs>
            <w:rPr>
              <w:del w:id="452" w:author="Jared Castaneda" w:date="2020-12-06T22:46:00Z"/>
              <w:rFonts w:eastAsiaTheme="minorEastAsia"/>
              <w:noProof/>
            </w:rPr>
          </w:pPr>
          <w:del w:id="453" w:author="Jared Castaneda" w:date="2020-12-06T22:46:00Z">
            <w:r w:rsidDel="00BB77F6">
              <w:rPr>
                <w:noProof/>
              </w:rPr>
              <w:fldChar w:fldCharType="begin"/>
            </w:r>
            <w:r w:rsidDel="00BB77F6">
              <w:rPr>
                <w:noProof/>
              </w:rPr>
              <w:delInstrText xml:space="preserve"> HYPERLINK \l "_Toc50289932" </w:delInstrText>
            </w:r>
            <w:r w:rsidDel="00BB77F6">
              <w:rPr>
                <w:noProof/>
              </w:rPr>
              <w:fldChar w:fldCharType="separate"/>
            </w:r>
          </w:del>
          <w:ins w:id="454" w:author="Jared Castaneda" w:date="2020-12-06T22:46:00Z">
            <w:r w:rsidR="00BB77F6">
              <w:rPr>
                <w:b/>
                <w:bCs/>
                <w:noProof/>
              </w:rPr>
              <w:t>Error! Hyperlink reference not valid.</w:t>
            </w:r>
          </w:ins>
          <w:ins w:id="455" w:author="Marcos, Nathan" w:date="2020-11-09T10:28:00Z">
            <w:del w:id="456" w:author="Jared Castaneda" w:date="2020-12-06T22:46:00Z">
              <w:r w:rsidR="00B458F6" w:rsidDel="00BB77F6">
                <w:rPr>
                  <w:b/>
                  <w:bCs/>
                  <w:noProof/>
                </w:rPr>
                <w:delText>Error! Hyperlink reference not valid.</w:delText>
              </w:r>
            </w:del>
          </w:ins>
          <w:del w:id="457" w:author="Jared Castaneda" w:date="2020-12-06T22:46:00Z">
            <w:r w:rsidR="001C33F3" w:rsidRPr="00696473" w:rsidDel="00BB77F6">
              <w:rPr>
                <w:rStyle w:val="Hyperlink"/>
                <w:noProof/>
              </w:rPr>
              <w:delText>3.3.2.3</w:delText>
            </w:r>
            <w:r w:rsidR="001C33F3" w:rsidDel="00BB77F6">
              <w:rPr>
                <w:rFonts w:eastAsiaTheme="minorEastAsia"/>
                <w:noProof/>
              </w:rPr>
              <w:tab/>
            </w:r>
            <w:r w:rsidR="001C33F3" w:rsidRPr="00696473" w:rsidDel="00BB77F6">
              <w:rPr>
                <w:rStyle w:val="Hyperlink"/>
                <w:noProof/>
              </w:rPr>
              <w:delText>Source Code References</w:delText>
            </w:r>
            <w:r w:rsidR="001C33F3" w:rsidDel="00BB77F6">
              <w:rPr>
                <w:noProof/>
                <w:webHidden/>
              </w:rPr>
              <w:tab/>
            </w:r>
            <w:r w:rsidR="001C33F3" w:rsidDel="00BB77F6">
              <w:rPr>
                <w:noProof/>
                <w:webHidden/>
              </w:rPr>
              <w:fldChar w:fldCharType="begin"/>
            </w:r>
            <w:r w:rsidR="001C33F3" w:rsidDel="00BB77F6">
              <w:rPr>
                <w:noProof/>
                <w:webHidden/>
              </w:rPr>
              <w:delInstrText xml:space="preserve"> PAGEREF _Toc50289932 \h </w:delInstrText>
            </w:r>
            <w:r w:rsidR="001C33F3" w:rsidDel="00BB77F6">
              <w:rPr>
                <w:noProof/>
                <w:webHidden/>
              </w:rPr>
            </w:r>
            <w:r w:rsidR="001C33F3" w:rsidDel="00BB77F6">
              <w:rPr>
                <w:noProof/>
                <w:webHidden/>
              </w:rPr>
              <w:fldChar w:fldCharType="separate"/>
            </w:r>
            <w:r w:rsidR="001C33F3" w:rsidDel="00BB77F6">
              <w:rPr>
                <w:noProof/>
                <w:webHidden/>
              </w:rPr>
              <w:delText>6</w:delText>
            </w:r>
            <w:r w:rsidR="001C33F3" w:rsidDel="00BB77F6">
              <w:rPr>
                <w:noProof/>
                <w:webHidden/>
              </w:rPr>
              <w:fldChar w:fldCharType="end"/>
            </w:r>
            <w:r w:rsidDel="00BB77F6">
              <w:rPr>
                <w:noProof/>
              </w:rPr>
              <w:fldChar w:fldCharType="end"/>
            </w:r>
          </w:del>
        </w:p>
        <w:p w14:paraId="1EFE7559" w14:textId="7C9B8446" w:rsidR="00C20764" w:rsidRDefault="000C530D" w:rsidP="00D73986">
          <w:r>
            <w:fldChar w:fldCharType="end"/>
          </w:r>
        </w:p>
      </w:sdtContent>
    </w:sdt>
    <w:p w14:paraId="559FCBAD" w14:textId="77777777" w:rsidR="00FF4070" w:rsidRPr="00656E0B" w:rsidRDefault="00FF4070" w:rsidP="00656E0B">
      <w:pPr>
        <w:spacing w:after="0"/>
        <w:rPr>
          <w:sz w:val="16"/>
          <w:szCs w:val="16"/>
        </w:rPr>
      </w:pPr>
      <w:bookmarkStart w:id="458" w:name="EndOfTOC"/>
    </w:p>
    <w:p w14:paraId="5055C55E" w14:textId="4FCBC54E" w:rsidR="00FF4070" w:rsidRPr="00656E0B" w:rsidRDefault="00FF4070" w:rsidP="00656E0B">
      <w:pPr>
        <w:spacing w:after="0"/>
        <w:rPr>
          <w:sz w:val="16"/>
          <w:szCs w:val="16"/>
        </w:rPr>
        <w:sectPr w:rsidR="00FF4070" w:rsidRPr="00656E0B" w:rsidSect="000246CF">
          <w:headerReference w:type="default" r:id="rId17"/>
          <w:footerReference w:type="default" r:id="rId18"/>
          <w:headerReference w:type="first" r:id="rId19"/>
          <w:type w:val="oddPage"/>
          <w:pgSz w:w="12240" w:h="15840"/>
          <w:pgMar w:top="720" w:right="720" w:bottom="720" w:left="720" w:header="360" w:footer="360" w:gutter="0"/>
          <w:pgNumType w:start="1"/>
          <w:cols w:space="720"/>
          <w:docGrid w:linePitch="360"/>
        </w:sectPr>
      </w:pPr>
    </w:p>
    <w:bookmarkEnd w:id="458"/>
    <w:p w14:paraId="52D8DA31" w14:textId="16C64BC7" w:rsidR="00EA16FE" w:rsidRPr="005C2960" w:rsidRDefault="00EA16FE" w:rsidP="00D73986"/>
    <w:p w14:paraId="42A0AE17" w14:textId="6B1DB927" w:rsidR="00866B44" w:rsidRPr="004B60A3" w:rsidDel="00575548" w:rsidRDefault="00396D65" w:rsidP="00866B44">
      <w:pPr>
        <w:spacing w:after="0"/>
        <w:rPr>
          <w:del w:id="467" w:author="Jared Castaneda" w:date="2020-11-08T16:03:00Z"/>
          <w:highlight w:val="yellow"/>
        </w:rPr>
      </w:pPr>
      <w:del w:id="468" w:author="Jared Castaneda" w:date="2020-11-08T16:03:00Z">
        <w:r w:rsidRPr="004B60A3" w:rsidDel="00575548">
          <w:rPr>
            <w:highlight w:val="yellow"/>
          </w:rPr>
          <w:delText xml:space="preserve">NOTE TO STUDENTS:  </w:delText>
        </w:r>
        <w:bookmarkStart w:id="469" w:name="_Toc55810136"/>
        <w:bookmarkStart w:id="470" w:name="_Toc58103306"/>
        <w:bookmarkStart w:id="471" w:name="_Toc58187196"/>
        <w:bookmarkEnd w:id="469"/>
        <w:bookmarkEnd w:id="470"/>
        <w:bookmarkEnd w:id="471"/>
      </w:del>
    </w:p>
    <w:p w14:paraId="3D0E8597" w14:textId="62C5883D" w:rsidR="00866B44" w:rsidRPr="004B60A3" w:rsidDel="00575548" w:rsidRDefault="00396D65" w:rsidP="004B60A3">
      <w:pPr>
        <w:pStyle w:val="ListParagraph"/>
        <w:numPr>
          <w:ilvl w:val="0"/>
          <w:numId w:val="5"/>
        </w:numPr>
        <w:rPr>
          <w:del w:id="472" w:author="Jared Castaneda" w:date="2020-11-08T16:03:00Z"/>
          <w:highlight w:val="yellow"/>
        </w:rPr>
      </w:pPr>
      <w:del w:id="473" w:author="Jared Castaneda" w:date="2020-11-08T16:03:00Z">
        <w:r w:rsidRPr="004B60A3" w:rsidDel="00575548">
          <w:rPr>
            <w:highlight w:val="yellow"/>
          </w:rPr>
          <w:delText xml:space="preserve">See Larman </w:delText>
        </w:r>
        <w:r w:rsidR="004B60A3" w:rsidRPr="004B60A3" w:rsidDel="00575548">
          <w:rPr>
            <w:rFonts w:cstheme="minorHAnsi"/>
            <w:highlight w:val="yellow"/>
          </w:rPr>
          <w:delText>§</w:delText>
        </w:r>
        <w:r w:rsidR="004B60A3" w:rsidDel="00575548">
          <w:rPr>
            <w:highlight w:val="yellow"/>
          </w:rPr>
          <w:delText xml:space="preserve">8.2 Process: Inception and Elaboration, </w:delText>
        </w:r>
        <w:r w:rsidR="004B60A3" w:rsidRPr="004B60A3" w:rsidDel="00575548">
          <w:rPr>
            <w:rFonts w:cstheme="minorHAnsi"/>
            <w:highlight w:val="yellow"/>
          </w:rPr>
          <w:delText xml:space="preserve">Chapter 13, </w:delText>
        </w:r>
        <w:r w:rsidR="0084306B" w:rsidRPr="004B60A3" w:rsidDel="00575548">
          <w:rPr>
            <w:rFonts w:cstheme="minorHAnsi"/>
            <w:highlight w:val="yellow"/>
          </w:rPr>
          <w:delText>§</w:delText>
        </w:r>
        <w:r w:rsidR="004B60A3" w:rsidRPr="004B60A3" w:rsidDel="00575548">
          <w:rPr>
            <w:highlight w:val="yellow"/>
          </w:rPr>
          <w:delText xml:space="preserve">39.2 Notation, The Structure of a SAD, </w:delText>
        </w:r>
        <w:r w:rsidR="004B60A3" w:rsidRPr="004B60A3" w:rsidDel="00575548">
          <w:rPr>
            <w:rFonts w:cstheme="minorHAnsi"/>
            <w:highlight w:val="yellow"/>
          </w:rPr>
          <w:delText>§</w:delText>
        </w:r>
        <w:r w:rsidR="004B60A3" w:rsidRPr="004B60A3" w:rsidDel="00575548">
          <w:rPr>
            <w:highlight w:val="yellow"/>
          </w:rPr>
          <w:delText>39.3 Example, A NextGen POS SAD</w:delText>
        </w:r>
        <w:r w:rsidR="004B60A3" w:rsidDel="00575548">
          <w:rPr>
            <w:highlight w:val="yellow"/>
          </w:rPr>
          <w:delText xml:space="preserve">, </w:delText>
        </w:r>
        <w:r w:rsidR="004B60A3" w:rsidRPr="004B60A3" w:rsidDel="00575548">
          <w:rPr>
            <w:rFonts w:cstheme="minorHAnsi"/>
            <w:highlight w:val="yellow"/>
          </w:rPr>
          <w:delText>§</w:delText>
        </w:r>
        <w:r w:rsidR="004B60A3" w:rsidRPr="004B60A3" w:rsidDel="00575548">
          <w:rPr>
            <w:highlight w:val="yellow"/>
          </w:rPr>
          <w:delText>39.</w:delText>
        </w:r>
        <w:r w:rsidR="004B60A3" w:rsidDel="00575548">
          <w:rPr>
            <w:highlight w:val="yellow"/>
          </w:rPr>
          <w:delText>4</w:delText>
        </w:r>
        <w:r w:rsidR="004B60A3" w:rsidRPr="004B60A3" w:rsidDel="00575548">
          <w:rPr>
            <w:highlight w:val="yellow"/>
          </w:rPr>
          <w:delText xml:space="preserve"> Example, </w:delText>
        </w:r>
        <w:r w:rsidR="004B60A3" w:rsidDel="00575548">
          <w:rPr>
            <w:highlight w:val="yellow"/>
          </w:rPr>
          <w:delText>A Jakarta Struts SAD</w:delText>
        </w:r>
        <w:bookmarkStart w:id="474" w:name="_Toc55810137"/>
        <w:bookmarkStart w:id="475" w:name="_Toc58103307"/>
        <w:bookmarkStart w:id="476" w:name="_Toc58187197"/>
        <w:bookmarkEnd w:id="474"/>
        <w:bookmarkEnd w:id="475"/>
        <w:bookmarkEnd w:id="476"/>
      </w:del>
    </w:p>
    <w:p w14:paraId="6105232D" w14:textId="358B079A" w:rsidR="00396D65" w:rsidRPr="004B60A3" w:rsidDel="00575548" w:rsidRDefault="00866B44" w:rsidP="00866B44">
      <w:pPr>
        <w:pStyle w:val="ListParagraph"/>
        <w:numPr>
          <w:ilvl w:val="0"/>
          <w:numId w:val="5"/>
        </w:numPr>
        <w:rPr>
          <w:del w:id="477" w:author="Jared Castaneda" w:date="2020-11-08T16:03:00Z"/>
          <w:highlight w:val="yellow"/>
        </w:rPr>
      </w:pPr>
      <w:del w:id="478" w:author="Jared Castaneda" w:date="2020-11-08T16:03:00Z">
        <w:r w:rsidRPr="004B60A3" w:rsidDel="00575548">
          <w:rPr>
            <w:highlight w:val="yellow"/>
          </w:rPr>
          <w:delText>D</w:delText>
        </w:r>
        <w:r w:rsidR="00AA538F" w:rsidRPr="004B60A3" w:rsidDel="00575548">
          <w:rPr>
            <w:highlight w:val="yellow"/>
          </w:rPr>
          <w:delText xml:space="preserve">elete this </w:delText>
        </w:r>
        <w:r w:rsidRPr="004B60A3" w:rsidDel="00575548">
          <w:rPr>
            <w:highlight w:val="yellow"/>
          </w:rPr>
          <w:delText xml:space="preserve">NOTE </w:delText>
        </w:r>
        <w:r w:rsidR="00AA538F" w:rsidRPr="004B60A3" w:rsidDel="00575548">
          <w:rPr>
            <w:highlight w:val="yellow"/>
          </w:rPr>
          <w:delText>before you deliver</w:delText>
        </w:r>
        <w:bookmarkStart w:id="479" w:name="_Toc55810138"/>
        <w:bookmarkStart w:id="480" w:name="_Toc58103308"/>
        <w:bookmarkStart w:id="481" w:name="_Toc58187198"/>
        <w:bookmarkEnd w:id="479"/>
        <w:bookmarkEnd w:id="480"/>
        <w:bookmarkEnd w:id="481"/>
      </w:del>
    </w:p>
    <w:p w14:paraId="6A5A92BA" w14:textId="419A7BE5" w:rsidR="004B60A3" w:rsidRDefault="004B60A3" w:rsidP="004B60A3">
      <w:pPr>
        <w:pStyle w:val="Heading1"/>
      </w:pPr>
      <w:bookmarkStart w:id="482" w:name="_Toc58103309"/>
      <w:bookmarkStart w:id="483" w:name="_Toc58187199"/>
      <w:r>
        <w:t>Architectural Representation</w:t>
      </w:r>
      <w:bookmarkEnd w:id="482"/>
      <w:bookmarkEnd w:id="483"/>
    </w:p>
    <w:p w14:paraId="5E8FDBE7" w14:textId="462B7041" w:rsidR="003C21FF" w:rsidRDefault="00E34FAB" w:rsidP="003C21FF">
      <w:pPr>
        <w:pStyle w:val="NormalL1"/>
      </w:pPr>
      <w:ins w:id="484" w:author="Marcos, Nathan" w:date="2020-10-15T20:09:00Z">
        <w:r>
          <w:t xml:space="preserve">This </w:t>
        </w:r>
      </w:ins>
      <w:ins w:id="485" w:author="Marcos, Nathan" w:date="2020-10-15T20:10:00Z">
        <w:r>
          <w:t xml:space="preserve">document presents the architecture </w:t>
        </w:r>
      </w:ins>
      <w:ins w:id="486" w:author="Marcos, Nathan" w:date="2020-10-15T20:14:00Z">
        <w:r w:rsidR="00CC0A3E">
          <w:t xml:space="preserve">using </w:t>
        </w:r>
      </w:ins>
      <w:ins w:id="487" w:author="Marcos, Nathan" w:date="2020-10-15T20:11:00Z">
        <w:r>
          <w:t>logical views.</w:t>
        </w:r>
      </w:ins>
      <w:ins w:id="488" w:author="Marcos, Nathan" w:date="2020-10-15T20:12:00Z">
        <w:r>
          <w:t xml:space="preserve"> </w:t>
        </w:r>
      </w:ins>
      <w:ins w:id="489" w:author="Marcos, Nathan" w:date="2020-10-15T20:14:00Z">
        <w:r w:rsidR="00CC0A3E">
          <w:t xml:space="preserve">The architecture </w:t>
        </w:r>
      </w:ins>
      <w:ins w:id="490" w:author="Marcos, Nathan" w:date="2020-10-15T20:16:00Z">
        <w:r w:rsidR="00CC0A3E">
          <w:t>is described</w:t>
        </w:r>
      </w:ins>
      <w:ins w:id="491" w:author="Marcos, Nathan" w:date="2020-10-15T20:12:00Z">
        <w:r>
          <w:t xml:space="preserve"> using </w:t>
        </w:r>
        <w:r w:rsidR="00CC0A3E">
          <w:t>rational models</w:t>
        </w:r>
      </w:ins>
      <w:ins w:id="492" w:author="Marcos, Nathan" w:date="2020-10-15T20:16:00Z">
        <w:r w:rsidR="00CC0A3E">
          <w:t xml:space="preserve">, which </w:t>
        </w:r>
      </w:ins>
      <w:ins w:id="493" w:author="Marcos, Nathan" w:date="2020-10-15T20:17:00Z">
        <w:r w:rsidR="00CC0A3E">
          <w:t>explains why we chose specific decisions over other,</w:t>
        </w:r>
      </w:ins>
      <w:ins w:id="494" w:author="Marcos, Nathan" w:date="2020-10-15T20:12:00Z">
        <w:r w:rsidR="00CC0A3E">
          <w:t xml:space="preserve"> and </w:t>
        </w:r>
      </w:ins>
      <w:ins w:id="495" w:author="Marcos, Nathan" w:date="2020-10-15T20:17:00Z">
        <w:r w:rsidR="00CC0A3E">
          <w:t xml:space="preserve">UML to show which class </w:t>
        </w:r>
      </w:ins>
      <w:ins w:id="496" w:author="Marcos, Nathan" w:date="2020-10-15T20:18:00Z">
        <w:r w:rsidR="00CC0A3E">
          <w:t>diagrams were feasible</w:t>
        </w:r>
      </w:ins>
      <w:ins w:id="497" w:author="Marcos, Nathan" w:date="2020-10-15T20:12:00Z">
        <w:r w:rsidR="00CC0A3E">
          <w:t>.</w:t>
        </w:r>
      </w:ins>
      <w:del w:id="498" w:author="Marcos, Nathan" w:date="2020-10-15T20:09:00Z">
        <w:r w:rsidR="003C21FF" w:rsidDel="00E34FAB">
          <w:delText>…</w:delText>
        </w:r>
      </w:del>
    </w:p>
    <w:p w14:paraId="65DCB523" w14:textId="77777777" w:rsidR="00C75F5A" w:rsidRPr="00C75F5A" w:rsidRDefault="00C75F5A" w:rsidP="003C21FF">
      <w:pPr>
        <w:pStyle w:val="NormalL1"/>
        <w:rPr>
          <w:sz w:val="16"/>
          <w:szCs w:val="16"/>
        </w:rPr>
      </w:pPr>
    </w:p>
    <w:p w14:paraId="6BEC7D6E" w14:textId="77777777" w:rsidR="00C75F5A" w:rsidRPr="00C75F5A" w:rsidRDefault="00C75F5A" w:rsidP="004B60A3">
      <w:pPr>
        <w:pStyle w:val="Heading1"/>
        <w:rPr>
          <w:sz w:val="16"/>
          <w:szCs w:val="16"/>
        </w:rPr>
        <w:sectPr w:rsidR="00C75F5A" w:rsidRPr="00C75F5A" w:rsidSect="00372871">
          <w:headerReference w:type="default" r:id="rId20"/>
          <w:footerReference w:type="default" r:id="rId21"/>
          <w:type w:val="oddPage"/>
          <w:pgSz w:w="12240" w:h="15840"/>
          <w:pgMar w:top="720" w:right="720" w:bottom="720" w:left="720" w:header="360" w:footer="360" w:gutter="0"/>
          <w:pgNumType w:start="1"/>
          <w:cols w:space="720"/>
          <w:docGrid w:linePitch="360"/>
        </w:sectPr>
      </w:pPr>
    </w:p>
    <w:p w14:paraId="2C07F5A7" w14:textId="420F9C50" w:rsidR="00EA16FE" w:rsidRDefault="004B60A3" w:rsidP="004B60A3">
      <w:pPr>
        <w:pStyle w:val="Heading1"/>
      </w:pPr>
      <w:bookmarkStart w:id="505" w:name="_Toc58103310"/>
      <w:bookmarkStart w:id="506" w:name="_Toc58187200"/>
      <w:r>
        <w:lastRenderedPageBreak/>
        <w:t>Architectural Decisions</w:t>
      </w:r>
      <w:bookmarkEnd w:id="505"/>
      <w:bookmarkEnd w:id="506"/>
    </w:p>
    <w:p w14:paraId="665A6DEC" w14:textId="3A2FABD0" w:rsidR="004B60A3" w:rsidRDefault="004B60A3" w:rsidP="004B60A3">
      <w:pPr>
        <w:pStyle w:val="Heading2"/>
        <w:rPr>
          <w:ins w:id="507" w:author="Marcos, Nathan" w:date="2020-10-15T20:18:00Z"/>
        </w:rPr>
      </w:pPr>
      <w:bookmarkStart w:id="508" w:name="_Toc58103311"/>
      <w:bookmarkStart w:id="509" w:name="_Toc58187201"/>
      <w:r>
        <w:t xml:space="preserve">Low Coupling / High Cohesion GRASP </w:t>
      </w:r>
      <w:r w:rsidR="008C142F">
        <w:t>D</w:t>
      </w:r>
      <w:r>
        <w:t>ecision</w:t>
      </w:r>
      <w:bookmarkEnd w:id="508"/>
      <w:bookmarkEnd w:id="509"/>
    </w:p>
    <w:p w14:paraId="51DF0B26" w14:textId="3238CC1E" w:rsidR="00C85EFB" w:rsidRPr="000828D9" w:rsidRDefault="00C85EFB">
      <w:pPr>
        <w:pStyle w:val="NormalL2"/>
        <w:pPrChange w:id="510" w:author="Marcos, Nathan" w:date="2020-10-15T20:18:00Z">
          <w:pPr>
            <w:pStyle w:val="Heading2"/>
          </w:pPr>
        </w:pPrChange>
      </w:pPr>
      <w:ins w:id="511" w:author="Marcos, Nathan" w:date="2020-10-15T20:18:00Z">
        <w:r>
          <w:t>To reduce the impact of change throughout the system, we assigned classes with specific responsibilities</w:t>
        </w:r>
      </w:ins>
      <w:ins w:id="512" w:author="Marcos, Nathan" w:date="2020-10-15T20:21:00Z">
        <w:r>
          <w:t xml:space="preserve"> following the General Responsibility Assignment Software Patterns/Principles (GRASP)</w:t>
        </w:r>
      </w:ins>
      <w:ins w:id="513" w:author="Marcos, Nathan" w:date="2020-10-15T20:18:00Z">
        <w:r>
          <w:t xml:space="preserve">. </w:t>
        </w:r>
      </w:ins>
      <w:ins w:id="514" w:author="Marcos, Nathan" w:date="2020-11-06T23:12:00Z">
        <w:r w:rsidR="00EA200B">
          <w:t xml:space="preserve">The </w:t>
        </w:r>
      </w:ins>
      <w:ins w:id="515" w:author="Marcos, Nathan" w:date="2020-12-05T22:55:00Z">
        <w:r w:rsidR="00E66C26">
          <w:t>Customer</w:t>
        </w:r>
      </w:ins>
      <w:ins w:id="516" w:author="Marcos, Nathan" w:date="2020-11-06T23:12:00Z">
        <w:r w:rsidR="00EA200B">
          <w:t xml:space="preserve"> class will be able to </w:t>
        </w:r>
      </w:ins>
      <w:ins w:id="517" w:author="Marcos, Nathan" w:date="2020-12-05T22:55:00Z">
        <w:r w:rsidR="00E66C26">
          <w:t>access</w:t>
        </w:r>
      </w:ins>
      <w:ins w:id="518" w:author="Marcos, Nathan" w:date="2020-11-06T23:12:00Z">
        <w:r w:rsidR="00EA200B">
          <w:t xml:space="preserve"> </w:t>
        </w:r>
      </w:ins>
      <w:ins w:id="519" w:author="Marcos, Nathan" w:date="2020-12-05T22:55:00Z">
        <w:r w:rsidR="00E66C26">
          <w:t>Tickets, Meals, and Payment classes</w:t>
        </w:r>
      </w:ins>
      <w:ins w:id="520" w:author="Marcos, Nathan" w:date="2020-11-06T23:13:00Z">
        <w:r w:rsidR="00EA200B">
          <w:t xml:space="preserve">. </w:t>
        </w:r>
      </w:ins>
      <w:ins w:id="521" w:author="Marcos, Nathan" w:date="2020-12-05T22:55:00Z">
        <w:r w:rsidR="00E66C26">
          <w:t>These classes are all independent of each other but when accessed by Customer, creates hig</w:t>
        </w:r>
      </w:ins>
      <w:ins w:id="522" w:author="Marcos, Nathan" w:date="2020-12-05T22:56:00Z">
        <w:r w:rsidR="00E66C26">
          <w:t>h cohesion because of how they are used</w:t>
        </w:r>
      </w:ins>
      <w:ins w:id="523" w:author="Marcos, Nathan" w:date="2020-11-06T23:14:00Z">
        <w:r w:rsidR="00EA200B">
          <w:t>.</w:t>
        </w:r>
      </w:ins>
      <w:ins w:id="524" w:author="Marcos, Nathan" w:date="2020-12-05T22:56:00Z">
        <w:r w:rsidR="00E66C26">
          <w:t xml:space="preserve"> Customers </w:t>
        </w:r>
        <w:proofErr w:type="gramStart"/>
        <w:r w:rsidR="00E66C26">
          <w:t>are able to</w:t>
        </w:r>
        <w:proofErr w:type="gramEnd"/>
        <w:r w:rsidR="00E66C26">
          <w:t xml:space="preserve"> select specific attributes from those classes to create a final payment.</w:t>
        </w:r>
      </w:ins>
    </w:p>
    <w:p w14:paraId="585BFB68" w14:textId="7BC26CF6" w:rsidR="006B06C3" w:rsidRDefault="006B06C3" w:rsidP="006B06C3">
      <w:pPr>
        <w:pStyle w:val="Heading3"/>
      </w:pPr>
      <w:bookmarkStart w:id="525" w:name="_Toc58103312"/>
      <w:bookmarkStart w:id="526" w:name="_Toc58187202"/>
      <w:r>
        <w:t>Decision to be made</w:t>
      </w:r>
      <w:bookmarkEnd w:id="525"/>
      <w:bookmarkEnd w:id="526"/>
    </w:p>
    <w:p w14:paraId="6CDB0436" w14:textId="3D58482E" w:rsidR="006B06C3" w:rsidRDefault="006B06C3" w:rsidP="006B06C3">
      <w:pPr>
        <w:pStyle w:val="NormalL2"/>
      </w:pPr>
      <w:del w:id="527" w:author="Marcos, Nathan" w:date="2020-10-15T20:30:00Z">
        <w:r w:rsidDel="00AB3B9C">
          <w:delText xml:space="preserve">&lt;Describe the </w:delText>
        </w:r>
        <w:r w:rsidR="008C142F" w:rsidDel="00AB3B9C">
          <w:delText xml:space="preserve">specific </w:delText>
        </w:r>
        <w:r w:rsidDel="00AB3B9C">
          <w:delText>dilemma you’re facing</w:delText>
        </w:r>
        <w:r w:rsidR="005D6501" w:rsidDel="00AB3B9C">
          <w:delText xml:space="preserve">, for example: </w:delText>
        </w:r>
        <w:r w:rsidDel="00AB3B9C">
          <w:delText xml:space="preserve">  </w:delText>
        </w:r>
        <w:r w:rsidR="005D6501" w:rsidDel="00AB3B9C">
          <w:delText xml:space="preserve">What </w:delText>
        </w:r>
        <w:r w:rsidR="008C142F" w:rsidDel="00AB3B9C">
          <w:delText xml:space="preserve">specific </w:delText>
        </w:r>
        <w:r w:rsidR="005D6501" w:rsidDel="00AB3B9C">
          <w:delText xml:space="preserve">question are you trying to answer? </w:delText>
        </w:r>
        <w:r w:rsidDel="00AB3B9C">
          <w:delText xml:space="preserve">What </w:delText>
        </w:r>
        <w:r w:rsidR="008C142F" w:rsidDel="00AB3B9C">
          <w:delText xml:space="preserve">specific </w:delText>
        </w:r>
        <w:r w:rsidDel="00AB3B9C">
          <w:delText xml:space="preserve">problem are you trying to solve?  </w:delText>
        </w:r>
        <w:r w:rsidR="005D6501" w:rsidDel="00AB3B9C">
          <w:delText xml:space="preserve">Include in your description the </w:delText>
        </w:r>
        <w:r w:rsidDel="00AB3B9C">
          <w:delText xml:space="preserve">properties a good and poor decision </w:delText>
        </w:r>
        <w:r w:rsidR="005D6501" w:rsidDel="00AB3B9C">
          <w:delText xml:space="preserve">will </w:delText>
        </w:r>
        <w:r w:rsidDel="00AB3B9C">
          <w:delText>have&gt;</w:delText>
        </w:r>
      </w:del>
      <w:ins w:id="528" w:author="Marcos, Nathan" w:date="2020-11-07T10:45:00Z">
        <w:r w:rsidR="00D2677B">
          <w:t>The</w:t>
        </w:r>
      </w:ins>
      <w:ins w:id="529" w:author="Marcos, Nathan" w:date="2020-10-15T20:25:00Z">
        <w:r w:rsidR="00AB3B9C">
          <w:t xml:space="preserve"> system is </w:t>
        </w:r>
      </w:ins>
      <w:ins w:id="530" w:author="Marcos, Nathan" w:date="2020-10-15T20:26:00Z">
        <w:r w:rsidR="00AB3B9C">
          <w:t>focused on</w:t>
        </w:r>
      </w:ins>
      <w:ins w:id="531" w:author="Marcos, Nathan" w:date="2020-10-15T20:25:00Z">
        <w:r w:rsidR="00AB3B9C">
          <w:t xml:space="preserve"> allow</w:t>
        </w:r>
      </w:ins>
      <w:ins w:id="532" w:author="Marcos, Nathan" w:date="2020-10-15T20:26:00Z">
        <w:r w:rsidR="00AB3B9C">
          <w:t>ing</w:t>
        </w:r>
      </w:ins>
      <w:ins w:id="533" w:author="Marcos, Nathan" w:date="2020-10-15T20:25:00Z">
        <w:r w:rsidR="00AB3B9C">
          <w:t xml:space="preserve"> customers to buy </w:t>
        </w:r>
      </w:ins>
      <w:ins w:id="534" w:author="Marcos, Nathan" w:date="2020-10-15T20:26:00Z">
        <w:r w:rsidR="00AB3B9C">
          <w:t xml:space="preserve">plane tickets with varying </w:t>
        </w:r>
      </w:ins>
      <w:ins w:id="535" w:author="Marcos, Nathan" w:date="2020-11-06T23:14:00Z">
        <w:r w:rsidR="00EA200B">
          <w:t>options.</w:t>
        </w:r>
      </w:ins>
      <w:ins w:id="536" w:author="Marcos, Nathan" w:date="2020-10-15T20:28:00Z">
        <w:r w:rsidR="00AB3B9C">
          <w:t xml:space="preserve"> The properties of good architecture </w:t>
        </w:r>
      </w:ins>
      <w:ins w:id="537" w:author="Marcos, Nathan" w:date="2020-10-15T20:29:00Z">
        <w:r w:rsidR="00AB3B9C">
          <w:t xml:space="preserve">decisions </w:t>
        </w:r>
      </w:ins>
      <w:ins w:id="538" w:author="Marcos, Nathan" w:date="2020-10-15T20:30:00Z">
        <w:r w:rsidR="00AB3B9C">
          <w:t>involve</w:t>
        </w:r>
      </w:ins>
      <w:ins w:id="539" w:author="Marcos, Nathan" w:date="2020-10-15T20:29:00Z">
        <w:r w:rsidR="00AB3B9C">
          <w:t xml:space="preserve"> being able to control which classes interact with each other and being able to </w:t>
        </w:r>
      </w:ins>
      <w:ins w:id="540" w:author="Marcos, Nathan" w:date="2020-10-15T20:30:00Z">
        <w:r w:rsidR="00AB3B9C">
          <w:t>quickly generate and remove clas</w:t>
        </w:r>
      </w:ins>
      <w:ins w:id="541" w:author="Marcos, Nathan" w:date="2020-10-15T20:31:00Z">
        <w:r w:rsidR="00AB3B9C">
          <w:t>ses using polymorphism.</w:t>
        </w:r>
      </w:ins>
      <w:ins w:id="542" w:author="Jared Castaneda" w:date="2020-12-06T22:56:00Z">
        <w:r w:rsidR="00E63E06">
          <w:t xml:space="preserve"> We want </w:t>
        </w:r>
      </w:ins>
      <w:ins w:id="543" w:author="Jared Castaneda" w:date="2020-12-06T22:57:00Z">
        <w:r w:rsidR="00E63E06">
          <w:t>to decide on a design</w:t>
        </w:r>
      </w:ins>
      <w:ins w:id="544" w:author="Jared Castaneda" w:date="2020-12-06T22:56:00Z">
        <w:r w:rsidR="00E63E06">
          <w:t xml:space="preserve"> </w:t>
        </w:r>
      </w:ins>
      <w:ins w:id="545" w:author="Jared Castaneda" w:date="2020-12-06T22:57:00Z">
        <w:r w:rsidR="00E63E06">
          <w:t>that can</w:t>
        </w:r>
      </w:ins>
      <w:ins w:id="546" w:author="Jared Castaneda" w:date="2020-12-06T22:56:00Z">
        <w:r w:rsidR="00E63E06">
          <w:t xml:space="preserve"> apply low coupling and high cohesion.</w:t>
        </w:r>
      </w:ins>
      <w:ins w:id="547" w:author="Marcos, Nathan" w:date="2020-10-15T20:31:00Z">
        <w:r w:rsidR="00AB3B9C">
          <w:t xml:space="preserve"> A bad decision would be to implement code</w:t>
        </w:r>
      </w:ins>
      <w:ins w:id="548" w:author="Jared Castaneda" w:date="2020-12-06T22:57:00Z">
        <w:r w:rsidR="006D278D">
          <w:t xml:space="preserve"> and design</w:t>
        </w:r>
      </w:ins>
      <w:ins w:id="549" w:author="Marcos, Nathan" w:date="2020-10-15T20:31:00Z">
        <w:r w:rsidR="00AB3B9C">
          <w:t xml:space="preserve"> that </w:t>
        </w:r>
      </w:ins>
      <w:ins w:id="550" w:author="Jared Castaneda" w:date="2020-12-06T22:57:00Z">
        <w:r w:rsidR="006D278D">
          <w:t xml:space="preserve">lets classes </w:t>
        </w:r>
      </w:ins>
      <w:ins w:id="551" w:author="Marcos, Nathan" w:date="2020-10-15T20:31:00Z">
        <w:del w:id="552" w:author="Jared Castaneda" w:date="2020-12-06T22:55:00Z">
          <w:r w:rsidR="00AB3B9C" w:rsidDel="00E63E06">
            <w:delText>takes an unnecessary amount of time to add new options within the system</w:delText>
          </w:r>
        </w:del>
      </w:ins>
      <w:ins w:id="553" w:author="Jared Castaneda" w:date="2020-12-06T22:57:00Z">
        <w:r w:rsidR="006D278D">
          <w:t xml:space="preserve">rely </w:t>
        </w:r>
      </w:ins>
      <w:ins w:id="554" w:author="Jared Castaneda" w:date="2020-12-06T22:55:00Z">
        <w:r w:rsidR="00E63E06">
          <w:t>too heavily on one another</w:t>
        </w:r>
      </w:ins>
      <w:ins w:id="555" w:author="Marcos, Nathan" w:date="2020-10-15T20:31:00Z">
        <w:r w:rsidR="00AB3B9C">
          <w:t>.</w:t>
        </w:r>
      </w:ins>
      <w:ins w:id="556" w:author="Marcos, Nathan" w:date="2020-11-06T23:14:00Z">
        <w:r w:rsidR="00EA200B">
          <w:t xml:space="preserve"> Here we can change </w:t>
        </w:r>
      </w:ins>
      <w:ins w:id="557" w:author="Marcos, Nathan" w:date="2020-11-06T23:15:00Z">
        <w:r w:rsidR="00EA200B">
          <w:t>flights and the sales will be able to handle any changes.</w:t>
        </w:r>
      </w:ins>
      <w:ins w:id="558" w:author="Jared Castaneda" w:date="2020-12-06T22:54:00Z">
        <w:r w:rsidR="00E63E06">
          <w:t xml:space="preserve"> </w:t>
        </w:r>
      </w:ins>
    </w:p>
    <w:p w14:paraId="3EE8670C" w14:textId="40373A3E" w:rsidR="006B06C3" w:rsidRDefault="006B06C3" w:rsidP="006B06C3">
      <w:pPr>
        <w:pStyle w:val="Heading3"/>
      </w:pPr>
      <w:bookmarkStart w:id="559" w:name="_Toc58103313"/>
      <w:bookmarkStart w:id="560" w:name="_Toc58187203"/>
      <w:r>
        <w:t>Options Considered</w:t>
      </w:r>
      <w:bookmarkEnd w:id="559"/>
      <w:bookmarkEnd w:id="560"/>
    </w:p>
    <w:tbl>
      <w:tblPr>
        <w:tblStyle w:val="TableGrid"/>
        <w:tblW w:w="5000" w:type="pct"/>
        <w:tblLook w:val="0620" w:firstRow="1" w:lastRow="0" w:firstColumn="0" w:lastColumn="0" w:noHBand="1" w:noVBand="1"/>
      </w:tblPr>
      <w:tblGrid>
        <w:gridCol w:w="1793"/>
        <w:gridCol w:w="6300"/>
        <w:gridCol w:w="6297"/>
      </w:tblGrid>
      <w:tr w:rsidR="00D34114" w14:paraId="4F41CEFE" w14:textId="42E23E82" w:rsidTr="003562AD">
        <w:trPr>
          <w:cantSplit/>
          <w:tblHeader/>
        </w:trPr>
        <w:tc>
          <w:tcPr>
            <w:tcW w:w="623" w:type="pct"/>
            <w:shd w:val="clear" w:color="auto" w:fill="D9D9D9" w:themeFill="background1" w:themeFillShade="D9"/>
            <w:vAlign w:val="bottom"/>
          </w:tcPr>
          <w:p w14:paraId="6DEAAFAA" w14:textId="19657998" w:rsidR="0017321D" w:rsidRPr="00D535DD" w:rsidRDefault="0017321D" w:rsidP="0017321D">
            <w:pPr>
              <w:jc w:val="center"/>
            </w:pPr>
            <w:r w:rsidRPr="0017321D">
              <w:t>Low Coupling / High Cohesion</w:t>
            </w:r>
          </w:p>
        </w:tc>
        <w:tc>
          <w:tcPr>
            <w:tcW w:w="2189" w:type="pct"/>
            <w:shd w:val="clear" w:color="auto" w:fill="D9D9D9" w:themeFill="background1" w:themeFillShade="D9"/>
            <w:vAlign w:val="bottom"/>
          </w:tcPr>
          <w:p w14:paraId="5F620AB6" w14:textId="5C0C6C23" w:rsidR="0017321D" w:rsidRPr="00D535DD" w:rsidRDefault="0017321D" w:rsidP="0017321D">
            <w:pPr>
              <w:jc w:val="center"/>
            </w:pPr>
            <w:r>
              <w:t>Static View</w:t>
            </w:r>
          </w:p>
        </w:tc>
        <w:tc>
          <w:tcPr>
            <w:tcW w:w="2188" w:type="pct"/>
            <w:shd w:val="clear" w:color="auto" w:fill="D9D9D9" w:themeFill="background1" w:themeFillShade="D9"/>
            <w:vAlign w:val="bottom"/>
          </w:tcPr>
          <w:p w14:paraId="7C84D033" w14:textId="4AB44138" w:rsidR="0017321D" w:rsidRDefault="0017321D" w:rsidP="003562AD">
            <w:pPr>
              <w:jc w:val="center"/>
            </w:pPr>
            <w:r>
              <w:t>Dynamic View</w:t>
            </w:r>
          </w:p>
        </w:tc>
      </w:tr>
      <w:tr w:rsidR="00D34114" w14:paraId="58CAF0AA" w14:textId="0E341F9A" w:rsidTr="003562AD">
        <w:trPr>
          <w:cantSplit/>
        </w:trPr>
        <w:tc>
          <w:tcPr>
            <w:tcW w:w="623" w:type="pct"/>
            <w:shd w:val="clear" w:color="auto" w:fill="D9D9D9" w:themeFill="background1" w:themeFillShade="D9"/>
          </w:tcPr>
          <w:p w14:paraId="0C600AEB" w14:textId="77777777" w:rsidR="0017321D" w:rsidRDefault="0017321D" w:rsidP="0017321D">
            <w:pPr>
              <w:jc w:val="right"/>
            </w:pPr>
            <w:r>
              <w:t>Option 1</w:t>
            </w:r>
          </w:p>
          <w:p w14:paraId="2AAECF2D" w14:textId="40CE56BE" w:rsidR="0017321D" w:rsidRDefault="0017321D" w:rsidP="0017321D">
            <w:pPr>
              <w:jc w:val="right"/>
            </w:pPr>
            <w:r>
              <w:t>(Rejected)</w:t>
            </w:r>
          </w:p>
        </w:tc>
        <w:tc>
          <w:tcPr>
            <w:tcW w:w="2189" w:type="pct"/>
          </w:tcPr>
          <w:p w14:paraId="0F4EB037" w14:textId="00F8B197" w:rsidR="0017321D" w:rsidRDefault="009E7C10" w:rsidP="008C142F">
            <w:pPr>
              <w:jc w:val="center"/>
            </w:pPr>
            <w:ins w:id="561" w:author="Marcos, Nathan" w:date="2020-11-06T23:08:00Z">
              <w:r>
                <w:rPr>
                  <w:noProof/>
                </w:rPr>
                <w:drawing>
                  <wp:inline distT="0" distB="0" distL="0" distR="0" wp14:anchorId="5FC1914C" wp14:editId="1FEFE73B">
                    <wp:extent cx="3342754" cy="1684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3651" cy="1684472"/>
                            </a:xfrm>
                            <a:prstGeom prst="rect">
                              <a:avLst/>
                            </a:prstGeom>
                            <a:noFill/>
                            <a:ln>
                              <a:noFill/>
                            </a:ln>
                          </pic:spPr>
                        </pic:pic>
                      </a:graphicData>
                    </a:graphic>
                  </wp:inline>
                </w:drawing>
              </w:r>
            </w:ins>
            <w:del w:id="562" w:author="Marcos, Nathan" w:date="2020-10-15T21:06:00Z">
              <w:r w:rsidR="003562AD" w:rsidDel="00B00755">
                <w:delText>&lt;insert rejected class diagram SNIPPET here&gt;</w:delText>
              </w:r>
            </w:del>
          </w:p>
        </w:tc>
        <w:tc>
          <w:tcPr>
            <w:tcW w:w="2188" w:type="pct"/>
          </w:tcPr>
          <w:p w14:paraId="00AD2028" w14:textId="7FBFA2E6" w:rsidR="0017321D" w:rsidRDefault="009E7C10" w:rsidP="008C142F">
            <w:pPr>
              <w:jc w:val="center"/>
            </w:pPr>
            <w:ins w:id="563" w:author="Marcos, Nathan" w:date="2020-11-06T23:09:00Z">
              <w:r>
                <w:rPr>
                  <w:noProof/>
                </w:rPr>
                <w:drawing>
                  <wp:inline distT="0" distB="0" distL="0" distR="0" wp14:anchorId="02C5D4C2" wp14:editId="7F61C6A0">
                    <wp:extent cx="2261616" cy="225552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7777" cy="2271637"/>
                            </a:xfrm>
                            <a:prstGeom prst="rect">
                              <a:avLst/>
                            </a:prstGeom>
                            <a:noFill/>
                            <a:ln>
                              <a:noFill/>
                            </a:ln>
                          </pic:spPr>
                        </pic:pic>
                      </a:graphicData>
                    </a:graphic>
                  </wp:inline>
                </w:drawing>
              </w:r>
            </w:ins>
            <w:del w:id="564" w:author="Marcos, Nathan" w:date="2020-11-06T23:04:00Z">
              <w:r w:rsidR="003562AD" w:rsidDel="009E7C10">
                <w:delText>&lt;insert rejected sequence diagram SNIPPET here&gt;</w:delText>
              </w:r>
            </w:del>
          </w:p>
        </w:tc>
      </w:tr>
      <w:tr w:rsidR="00D34114" w14:paraId="7F39A40B" w14:textId="0CB73D68" w:rsidTr="003562AD">
        <w:trPr>
          <w:cantSplit/>
        </w:trPr>
        <w:tc>
          <w:tcPr>
            <w:tcW w:w="623" w:type="pct"/>
            <w:shd w:val="clear" w:color="auto" w:fill="D9D9D9" w:themeFill="background1" w:themeFillShade="D9"/>
          </w:tcPr>
          <w:p w14:paraId="1011D9BB" w14:textId="77777777" w:rsidR="0017321D" w:rsidRDefault="0017321D" w:rsidP="0017321D">
            <w:pPr>
              <w:jc w:val="right"/>
            </w:pPr>
            <w:r>
              <w:lastRenderedPageBreak/>
              <w:t>Option 2</w:t>
            </w:r>
          </w:p>
          <w:p w14:paraId="7C7F9CEB" w14:textId="616483CB" w:rsidR="0017321D" w:rsidRDefault="0017321D" w:rsidP="0017321D">
            <w:pPr>
              <w:jc w:val="right"/>
            </w:pPr>
            <w:r>
              <w:t>(Selected)</w:t>
            </w:r>
          </w:p>
        </w:tc>
        <w:tc>
          <w:tcPr>
            <w:tcW w:w="2189" w:type="pct"/>
          </w:tcPr>
          <w:p w14:paraId="46B3EA8B" w14:textId="023EE972" w:rsidR="0017321D" w:rsidRDefault="00D34114" w:rsidP="008C142F">
            <w:pPr>
              <w:jc w:val="center"/>
            </w:pPr>
            <w:ins w:id="565" w:author="Marcos, Nathan" w:date="2020-12-05T22:54:00Z">
              <w:r>
                <w:rPr>
                  <w:noProof/>
                </w:rPr>
                <w:drawing>
                  <wp:inline distT="0" distB="0" distL="0" distR="0" wp14:anchorId="4E7139B0" wp14:editId="5E99CCEA">
                    <wp:extent cx="2846717" cy="17021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2658" cy="1741549"/>
                            </a:xfrm>
                            <a:prstGeom prst="rect">
                              <a:avLst/>
                            </a:prstGeom>
                            <a:noFill/>
                            <a:ln>
                              <a:noFill/>
                            </a:ln>
                          </pic:spPr>
                        </pic:pic>
                      </a:graphicData>
                    </a:graphic>
                  </wp:inline>
                </w:drawing>
              </w:r>
            </w:ins>
            <w:ins w:id="566" w:author="Jared Castaneda" w:date="2020-11-08T17:19:00Z">
              <w:del w:id="567" w:author="Marcos, Nathan" w:date="2020-12-05T22:54:00Z">
                <w:r w:rsidR="00AE41A2" w:rsidDel="00D34114">
                  <w:rPr>
                    <w:noProof/>
                  </w:rPr>
                  <w:drawing>
                    <wp:inline distT="0" distB="0" distL="0" distR="0" wp14:anchorId="07C6270E" wp14:editId="3399E58D">
                      <wp:extent cx="2245767" cy="3037843"/>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2573" cy="3087630"/>
                              </a:xfrm>
                              <a:prstGeom prst="rect">
                                <a:avLst/>
                              </a:prstGeom>
                            </pic:spPr>
                          </pic:pic>
                        </a:graphicData>
                      </a:graphic>
                    </wp:inline>
                  </w:drawing>
                </w:r>
              </w:del>
            </w:ins>
            <w:ins w:id="568" w:author="Marcos, Nathan" w:date="2020-11-06T23:07:00Z">
              <w:del w:id="569" w:author="Jared Castaneda" w:date="2020-11-08T17:19:00Z">
                <w:r w:rsidR="009E7C10" w:rsidDel="00AE41A2">
                  <w:rPr>
                    <w:noProof/>
                  </w:rPr>
                  <w:drawing>
                    <wp:inline distT="0" distB="0" distL="0" distR="0" wp14:anchorId="4AACEFDF" wp14:editId="677B0843">
                      <wp:extent cx="1851484" cy="298873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4198" cy="2993114"/>
                              </a:xfrm>
                              <a:prstGeom prst="rect">
                                <a:avLst/>
                              </a:prstGeom>
                              <a:noFill/>
                              <a:ln>
                                <a:noFill/>
                              </a:ln>
                            </pic:spPr>
                          </pic:pic>
                        </a:graphicData>
                      </a:graphic>
                    </wp:inline>
                  </w:drawing>
                </w:r>
              </w:del>
            </w:ins>
            <w:del w:id="570" w:author="Marcos, Nathan" w:date="2020-10-15T21:28:00Z">
              <w:r w:rsidR="003562AD" w:rsidDel="00923667">
                <w:delText>&lt;insert Selected class diagram SNIPPET here&gt;</w:delText>
              </w:r>
            </w:del>
          </w:p>
        </w:tc>
        <w:tc>
          <w:tcPr>
            <w:tcW w:w="2188" w:type="pct"/>
          </w:tcPr>
          <w:p w14:paraId="6CBB6BF6" w14:textId="00D65DDA" w:rsidR="0017321D" w:rsidRDefault="00D34114" w:rsidP="008C142F">
            <w:pPr>
              <w:jc w:val="center"/>
            </w:pPr>
            <w:ins w:id="571" w:author="Marcos, Nathan" w:date="2020-12-05T22:54:00Z">
              <w:r>
                <w:rPr>
                  <w:noProof/>
                </w:rPr>
                <w:drawing>
                  <wp:inline distT="0" distB="0" distL="0" distR="0" wp14:anchorId="3ADB2CB1" wp14:editId="57C03E5A">
                    <wp:extent cx="3804561" cy="1719203"/>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8260" cy="1747987"/>
                            </a:xfrm>
                            <a:prstGeom prst="rect">
                              <a:avLst/>
                            </a:prstGeom>
                            <a:noFill/>
                            <a:ln>
                              <a:noFill/>
                            </a:ln>
                          </pic:spPr>
                        </pic:pic>
                      </a:graphicData>
                    </a:graphic>
                  </wp:inline>
                </w:drawing>
              </w:r>
            </w:ins>
            <w:del w:id="572" w:author="Marcos, Nathan" w:date="2020-11-06T23:03:00Z">
              <w:r w:rsidR="003562AD" w:rsidDel="009E7C10">
                <w:delText>&lt;insert rejected sequence diagram SNIPPET here&gt;</w:delText>
              </w:r>
            </w:del>
          </w:p>
        </w:tc>
      </w:tr>
      <w:tr w:rsidR="00D34114" w14:paraId="36C3AAE4" w14:textId="77777777" w:rsidTr="003562AD">
        <w:trPr>
          <w:cantSplit/>
        </w:trPr>
        <w:tc>
          <w:tcPr>
            <w:tcW w:w="623" w:type="pct"/>
            <w:shd w:val="clear" w:color="auto" w:fill="D9D9D9" w:themeFill="background1" w:themeFillShade="D9"/>
          </w:tcPr>
          <w:p w14:paraId="08872B68" w14:textId="30D73EBD" w:rsidR="00216A08" w:rsidRDefault="00216A08" w:rsidP="00216A08">
            <w:pPr>
              <w:jc w:val="right"/>
            </w:pPr>
            <w:r>
              <w:t>Design Model Reference</w:t>
            </w:r>
          </w:p>
        </w:tc>
        <w:tc>
          <w:tcPr>
            <w:tcW w:w="2189" w:type="pct"/>
          </w:tcPr>
          <w:p w14:paraId="4498D90C" w14:textId="4C38935B" w:rsidR="00216A08" w:rsidRDefault="00216A08" w:rsidP="00216A08">
            <w:ins w:id="573" w:author="Marcos, Nathan" w:date="2020-10-15T21:30:00Z">
              <w:r>
                <w:t xml:space="preserve">Design Model Artifact Page </w:t>
              </w:r>
            </w:ins>
            <w:ins w:id="574" w:author="Marcos, Nathan" w:date="2020-11-07T00:42:00Z">
              <w:r w:rsidR="00412C67">
                <w:t>1</w:t>
              </w:r>
            </w:ins>
            <w:ins w:id="575" w:author="Marcos, Nathan" w:date="2020-10-15T21:30:00Z">
              <w:r>
                <w:t xml:space="preserve"> Section 1.1 </w:t>
              </w:r>
            </w:ins>
            <w:ins w:id="576" w:author="Marcos, Nathan" w:date="2020-11-06T23:16:00Z">
              <w:r>
                <w:t>Book Flight</w:t>
              </w:r>
            </w:ins>
            <w:del w:id="577" w:author="Marcos, Nathan" w:date="2020-10-15T21:29:00Z">
              <w:r w:rsidDel="00923667">
                <w:delText>&lt;point to paragraph, page number, and where on the page the selected option snippet appears in your bigger, overall design’s Static View&gt;</w:delText>
              </w:r>
            </w:del>
          </w:p>
        </w:tc>
        <w:tc>
          <w:tcPr>
            <w:tcW w:w="2188" w:type="pct"/>
          </w:tcPr>
          <w:p w14:paraId="36CB77E7" w14:textId="6E95A63F" w:rsidR="00216A08" w:rsidRDefault="00216A08" w:rsidP="00216A08">
            <w:ins w:id="578" w:author="Marcos, Nathan" w:date="2020-11-06T23:17:00Z">
              <w:r>
                <w:t xml:space="preserve">Design Model Artifact Page </w:t>
              </w:r>
            </w:ins>
            <w:ins w:id="579" w:author="Marcos, Nathan" w:date="2020-11-07T00:42:00Z">
              <w:r w:rsidR="00412C67">
                <w:t>4</w:t>
              </w:r>
            </w:ins>
            <w:ins w:id="580" w:author="Marcos, Nathan" w:date="2020-11-06T23:17:00Z">
              <w:r>
                <w:t xml:space="preserve"> Section 2.1 </w:t>
              </w:r>
            </w:ins>
            <w:ins w:id="581" w:author="Marcos, Nathan" w:date="2020-12-05T23:04:00Z">
              <w:r w:rsidR="00EA0C1E">
                <w:t>Add Payment</w:t>
              </w:r>
            </w:ins>
            <w:del w:id="582" w:author="Marcos, Nathan" w:date="2020-11-06T23:17:00Z">
              <w:r w:rsidDel="00804826">
                <w:delText>&lt;point to paragraph, page number, and where on the page the selected option snippet appears in your bigger, overall design’s Dynamic View&gt;</w:delText>
              </w:r>
            </w:del>
          </w:p>
        </w:tc>
      </w:tr>
    </w:tbl>
    <w:p w14:paraId="21C23A30" w14:textId="77777777" w:rsidR="0017321D" w:rsidRPr="0017321D" w:rsidRDefault="0017321D" w:rsidP="0017321D">
      <w:pPr>
        <w:pStyle w:val="NormalL2"/>
      </w:pPr>
    </w:p>
    <w:p w14:paraId="791C46E5" w14:textId="3342F37E" w:rsidR="006B06C3" w:rsidRDefault="006B06C3" w:rsidP="006B06C3">
      <w:pPr>
        <w:pStyle w:val="Heading3"/>
      </w:pPr>
      <w:bookmarkStart w:id="583" w:name="_Toc58103314"/>
      <w:bookmarkStart w:id="584" w:name="_Toc58187204"/>
      <w:r>
        <w:t>Selection and Rationale</w:t>
      </w:r>
      <w:bookmarkEnd w:id="583"/>
      <w:bookmarkEnd w:id="584"/>
    </w:p>
    <w:p w14:paraId="1DEF30D9" w14:textId="6E0CFC5F" w:rsidR="005D6794" w:rsidRPr="0017321D" w:rsidRDefault="005D6794" w:rsidP="005D6794">
      <w:pPr>
        <w:pStyle w:val="NormalL2"/>
      </w:pPr>
      <w:r>
        <w:t xml:space="preserve">Option 1 has been discarded because </w:t>
      </w:r>
      <w:ins w:id="585" w:author="Marcos, Nathan" w:date="2020-11-06T23:17:00Z">
        <w:r w:rsidR="00243239">
          <w:t>a sale can only be captured by sele</w:t>
        </w:r>
      </w:ins>
      <w:ins w:id="586" w:author="Marcos, Nathan" w:date="2020-11-06T23:18:00Z">
        <w:r w:rsidR="00243239">
          <w:t>cting a flight. A flight does not always have to be sold so it should not have its own sales attributes. For example, searchin</w:t>
        </w:r>
      </w:ins>
      <w:ins w:id="587" w:author="Marcos, Nathan" w:date="2020-11-06T23:19:00Z">
        <w:r w:rsidR="00243239">
          <w:t>g a flight does not mean booking and paying for a flight.</w:t>
        </w:r>
      </w:ins>
      <w:del w:id="588" w:author="Marcos, Nathan" w:date="2020-10-15T21:31:00Z">
        <w:r w:rsidDel="007E0943">
          <w:delText>&lt;…&gt;</w:delText>
        </w:r>
      </w:del>
    </w:p>
    <w:p w14:paraId="2A8400BE" w14:textId="4BF92AC3" w:rsidR="0017321D" w:rsidRPr="0017321D" w:rsidRDefault="0017321D" w:rsidP="0017321D">
      <w:pPr>
        <w:pStyle w:val="NormalL2"/>
      </w:pPr>
      <w:r>
        <w:t>Option 2</w:t>
      </w:r>
      <w:r w:rsidR="005D6794">
        <w:t xml:space="preserve"> </w:t>
      </w:r>
      <w:r>
        <w:t xml:space="preserve">has been selected because </w:t>
      </w:r>
      <w:ins w:id="589" w:author="Marcos, Nathan" w:date="2020-10-15T21:32:00Z">
        <w:r w:rsidR="007E0943">
          <w:t xml:space="preserve">it </w:t>
        </w:r>
      </w:ins>
      <w:ins w:id="590" w:author="Marcos, Nathan" w:date="2020-11-06T23:19:00Z">
        <w:r w:rsidR="00243239">
          <w:t xml:space="preserve">allows </w:t>
        </w:r>
      </w:ins>
      <w:ins w:id="591" w:author="Marcos, Nathan" w:date="2020-12-05T22:56:00Z">
        <w:r w:rsidR="00E66C26">
          <w:t>each class accessed by Customer</w:t>
        </w:r>
      </w:ins>
      <w:ins w:id="592" w:author="Marcos, Nathan" w:date="2020-11-06T23:19:00Z">
        <w:r w:rsidR="00243239">
          <w:t xml:space="preserve"> to be independent and allows them to work together when </w:t>
        </w:r>
      </w:ins>
      <w:ins w:id="593" w:author="Marcos, Nathan" w:date="2020-11-06T23:20:00Z">
        <w:r w:rsidR="00243239">
          <w:t xml:space="preserve">the </w:t>
        </w:r>
      </w:ins>
      <w:ins w:id="594" w:author="Marcos, Nathan" w:date="2020-12-05T22:57:00Z">
        <w:r w:rsidR="00E66C26">
          <w:t xml:space="preserve">Customer </w:t>
        </w:r>
      </w:ins>
      <w:ins w:id="595" w:author="Marcos, Nathan" w:date="2020-11-06T23:20:00Z">
        <w:r w:rsidR="00243239">
          <w:t>class</w:t>
        </w:r>
      </w:ins>
      <w:ins w:id="596" w:author="Marcos, Nathan" w:date="2020-11-06T23:19:00Z">
        <w:r w:rsidR="00243239">
          <w:t xml:space="preserve"> requests </w:t>
        </w:r>
      </w:ins>
      <w:ins w:id="597" w:author="Marcos, Nathan" w:date="2020-12-05T22:57:00Z">
        <w:r w:rsidR="00E66C26">
          <w:t>to pay for their flight</w:t>
        </w:r>
      </w:ins>
      <w:ins w:id="598" w:author="Marcos, Nathan" w:date="2020-11-06T23:19:00Z">
        <w:r w:rsidR="00243239">
          <w:t>.</w:t>
        </w:r>
      </w:ins>
      <w:ins w:id="599" w:author="Jared Castaneda" w:date="2020-12-06T22:58:00Z">
        <w:r w:rsidR="006D278D">
          <w:t xml:space="preserve"> Classes like Meal and Ticket are designed to </w:t>
        </w:r>
      </w:ins>
      <w:ins w:id="600" w:author="Jared Castaneda" w:date="2020-12-06T22:59:00Z">
        <w:r w:rsidR="005F763C">
          <w:t>not rely heavily on</w:t>
        </w:r>
      </w:ins>
      <w:ins w:id="601" w:author="Jared Castaneda" w:date="2020-12-06T22:58:00Z">
        <w:r w:rsidR="006D278D">
          <w:t xml:space="preserve"> one single flight.</w:t>
        </w:r>
        <w:r w:rsidR="006D278D" w:rsidDel="007E0943">
          <w:t xml:space="preserve"> </w:t>
        </w:r>
      </w:ins>
      <w:del w:id="602" w:author="Marcos, Nathan" w:date="2020-10-15T21:32:00Z">
        <w:r w:rsidR="005D6794" w:rsidDel="007E0943">
          <w:delText>&lt;</w:delText>
        </w:r>
        <w:r w:rsidDel="007E0943">
          <w:delText>…</w:delText>
        </w:r>
        <w:r w:rsidR="005D6794" w:rsidDel="007E0943">
          <w:delText>&gt;</w:delText>
        </w:r>
      </w:del>
    </w:p>
    <w:p w14:paraId="03D00250" w14:textId="101465B5" w:rsidR="008C142F" w:rsidRDefault="008C142F" w:rsidP="008C142F">
      <w:pPr>
        <w:pStyle w:val="Heading2"/>
        <w:spacing w:before="360"/>
      </w:pPr>
      <w:bookmarkStart w:id="603" w:name="_Toc58103315"/>
      <w:bookmarkStart w:id="604" w:name="_Toc58187205"/>
      <w:r w:rsidRPr="008C142F">
        <w:t xml:space="preserve">Creator GRASP </w:t>
      </w:r>
      <w:r>
        <w:t>D</w:t>
      </w:r>
      <w:r w:rsidRPr="008C142F">
        <w:t>ecision</w:t>
      </w:r>
      <w:bookmarkEnd w:id="603"/>
      <w:bookmarkEnd w:id="604"/>
    </w:p>
    <w:p w14:paraId="5DF56B10" w14:textId="77777777" w:rsidR="008C142F" w:rsidRDefault="008C142F" w:rsidP="008C142F">
      <w:pPr>
        <w:pStyle w:val="Heading3"/>
      </w:pPr>
      <w:bookmarkStart w:id="605" w:name="_Toc58103316"/>
      <w:bookmarkStart w:id="606" w:name="_Toc58187206"/>
      <w:r>
        <w:t>Decision to be made</w:t>
      </w:r>
      <w:bookmarkEnd w:id="605"/>
      <w:bookmarkEnd w:id="606"/>
    </w:p>
    <w:p w14:paraId="5C9F8C43" w14:textId="1D5ADE79" w:rsidR="00DA46C8" w:rsidRDefault="00DA46C8" w:rsidP="008C142F">
      <w:pPr>
        <w:pStyle w:val="NormalL2"/>
        <w:rPr>
          <w:ins w:id="607" w:author="Jared Castaneda" w:date="2020-12-06T23:08:00Z"/>
        </w:rPr>
      </w:pPr>
      <w:ins w:id="608" w:author="Jared Castaneda" w:date="2020-12-06T23:08:00Z">
        <w:r>
          <w:t xml:space="preserve">We want to </w:t>
        </w:r>
        <w:proofErr w:type="gramStart"/>
        <w:r>
          <w:t>make a decision</w:t>
        </w:r>
        <w:proofErr w:type="gramEnd"/>
        <w:r>
          <w:t xml:space="preserve"> on how </w:t>
        </w:r>
      </w:ins>
      <w:ins w:id="609" w:author="Jared Castaneda" w:date="2020-12-06T23:09:00Z">
        <w:r>
          <w:t>various classes can be created</w:t>
        </w:r>
      </w:ins>
      <w:ins w:id="610" w:author="Jared Castaneda" w:date="2020-12-06T23:17:00Z">
        <w:r w:rsidR="00A23B79">
          <w:t xml:space="preserve">. </w:t>
        </w:r>
      </w:ins>
      <w:ins w:id="611" w:author="Jared Castaneda" w:date="2020-12-06T23:11:00Z">
        <w:r>
          <w:t xml:space="preserve">A good decision is a Customer being able to create a </w:t>
        </w:r>
      </w:ins>
      <w:ins w:id="612" w:author="Jared Castaneda" w:date="2020-12-06T23:17:00Z">
        <w:r w:rsidR="00A23B79">
          <w:t>class</w:t>
        </w:r>
      </w:ins>
      <w:ins w:id="613" w:author="Jared Castaneda" w:date="2020-12-06T23:11:00Z">
        <w:r>
          <w:t xml:space="preserve"> </w:t>
        </w:r>
      </w:ins>
      <w:ins w:id="614" w:author="Jared Castaneda" w:date="2020-12-06T23:17:00Z">
        <w:r w:rsidR="00A23B79">
          <w:t>with proper parameters</w:t>
        </w:r>
      </w:ins>
      <w:ins w:id="615" w:author="Jared Castaneda" w:date="2020-12-06T23:11:00Z">
        <w:r>
          <w:t xml:space="preserve">. </w:t>
        </w:r>
      </w:ins>
      <w:ins w:id="616" w:author="Jared Castaneda" w:date="2020-12-06T23:17:00Z">
        <w:r w:rsidR="00DE7AAA">
          <w:t xml:space="preserve">Support of polymorphism is also a </w:t>
        </w:r>
        <w:proofErr w:type="gramStart"/>
        <w:r w:rsidR="00DE7AAA">
          <w:t>benefit.</w:t>
        </w:r>
      </w:ins>
      <w:ins w:id="617" w:author="Jared Castaneda" w:date="2020-12-06T23:12:00Z">
        <w:r>
          <w:t>.</w:t>
        </w:r>
        <w:proofErr w:type="gramEnd"/>
        <w:r>
          <w:t xml:space="preserve"> </w:t>
        </w:r>
        <w:r w:rsidR="00F24827">
          <w:t xml:space="preserve">A poor decision is </w:t>
        </w:r>
      </w:ins>
      <w:ins w:id="618" w:author="Jared Castaneda" w:date="2020-12-06T23:13:00Z">
        <w:r w:rsidR="00F24827">
          <w:t>having the Customer create a</w:t>
        </w:r>
      </w:ins>
      <w:ins w:id="619" w:author="Jared Castaneda" w:date="2020-12-06T23:16:00Z">
        <w:r w:rsidR="00F24827">
          <w:t xml:space="preserve"> class that does not take parameters inside and does not return the </w:t>
        </w:r>
      </w:ins>
      <w:ins w:id="620" w:author="Jared Castaneda" w:date="2020-12-06T23:17:00Z">
        <w:r w:rsidR="004C4202">
          <w:t>class</w:t>
        </w:r>
      </w:ins>
      <w:ins w:id="621" w:author="Jared Castaneda" w:date="2020-12-06T23:16:00Z">
        <w:r w:rsidR="00F24827">
          <w:t xml:space="preserve"> back.</w:t>
        </w:r>
      </w:ins>
      <w:ins w:id="622" w:author="Jared Castaneda" w:date="2020-12-06T23:13:00Z">
        <w:r w:rsidR="00F24827">
          <w:t xml:space="preserve"> </w:t>
        </w:r>
      </w:ins>
    </w:p>
    <w:p w14:paraId="1E460EE7" w14:textId="6B55FB88" w:rsidR="008C142F" w:rsidRDefault="00D30EAC" w:rsidP="008C142F">
      <w:pPr>
        <w:pStyle w:val="NormalL2"/>
      </w:pPr>
      <w:ins w:id="623" w:author="Marcos, Nathan" w:date="2020-11-07T00:28:00Z">
        <w:r>
          <w:t xml:space="preserve">This system </w:t>
        </w:r>
      </w:ins>
      <w:ins w:id="624" w:author="Marcos, Nathan" w:date="2020-12-05T23:02:00Z">
        <w:r w:rsidR="001B1CA3">
          <w:t>allows customers to create a payment</w:t>
        </w:r>
      </w:ins>
      <w:ins w:id="625" w:author="Marcos, Nathan" w:date="2020-11-07T00:28:00Z">
        <w:r>
          <w:t xml:space="preserve">. Therefore, there </w:t>
        </w:r>
      </w:ins>
      <w:ins w:id="626" w:author="Marcos, Nathan" w:date="2020-12-05T23:03:00Z">
        <w:r w:rsidR="001B1CA3">
          <w:t>must</w:t>
        </w:r>
      </w:ins>
      <w:ins w:id="627" w:author="Marcos, Nathan" w:date="2020-12-05T23:02:00Z">
        <w:r w:rsidR="001B1CA3">
          <w:t xml:space="preserve"> be a way for the customer to open a payment with different credit cards</w:t>
        </w:r>
      </w:ins>
      <w:ins w:id="628" w:author="Marcos, Nathan" w:date="2020-11-07T00:30:00Z">
        <w:r>
          <w:t xml:space="preserve">. </w:t>
        </w:r>
      </w:ins>
      <w:ins w:id="629" w:author="Marcos, Nathan" w:date="2020-12-05T23:03:00Z">
        <w:r w:rsidR="001B1CA3">
          <w:t>We decided that the Customer class can request the Payment class to open a payment and close a payment.</w:t>
        </w:r>
      </w:ins>
      <w:del w:id="630" w:author="Marcos, Nathan" w:date="2020-11-07T00:27:00Z">
        <w:r w:rsidR="008C142F" w:rsidDel="00D30EAC">
          <w:delText>&lt;Describe the specific dilemma you’re facing, for example:   What specific question are you trying to answer? What specific problem are you trying to solve?  Include in your description the properties a good and poor decision will have&gt;</w:delText>
        </w:r>
      </w:del>
    </w:p>
    <w:p w14:paraId="7E0FFA75" w14:textId="77777777" w:rsidR="008C142F" w:rsidRDefault="008C142F" w:rsidP="008C142F">
      <w:pPr>
        <w:pStyle w:val="Heading3"/>
      </w:pPr>
      <w:bookmarkStart w:id="631" w:name="_Toc58103317"/>
      <w:bookmarkStart w:id="632" w:name="_Toc58187207"/>
      <w:r>
        <w:lastRenderedPageBreak/>
        <w:t>Options Considered</w:t>
      </w:r>
      <w:bookmarkEnd w:id="631"/>
      <w:bookmarkEnd w:id="632"/>
    </w:p>
    <w:tbl>
      <w:tblPr>
        <w:tblStyle w:val="TableGrid"/>
        <w:tblW w:w="5000" w:type="pct"/>
        <w:tblLook w:val="0620" w:firstRow="1" w:lastRow="0" w:firstColumn="0" w:lastColumn="0" w:noHBand="1" w:noVBand="1"/>
      </w:tblPr>
      <w:tblGrid>
        <w:gridCol w:w="1217"/>
        <w:gridCol w:w="7425"/>
        <w:gridCol w:w="5748"/>
      </w:tblGrid>
      <w:tr w:rsidR="00630AB0" w14:paraId="5CE43AB1" w14:textId="77777777" w:rsidTr="001C3291">
        <w:trPr>
          <w:cantSplit/>
          <w:tblHeader/>
        </w:trPr>
        <w:tc>
          <w:tcPr>
            <w:tcW w:w="623" w:type="pct"/>
            <w:shd w:val="clear" w:color="auto" w:fill="D9D9D9" w:themeFill="background1" w:themeFillShade="D9"/>
            <w:vAlign w:val="bottom"/>
          </w:tcPr>
          <w:p w14:paraId="460851B7" w14:textId="1DF2766A" w:rsidR="008C142F" w:rsidRPr="00D535DD" w:rsidRDefault="008C142F" w:rsidP="001C3291">
            <w:pPr>
              <w:jc w:val="center"/>
            </w:pPr>
            <w:r w:rsidRPr="008C142F">
              <w:t>Creator</w:t>
            </w:r>
          </w:p>
        </w:tc>
        <w:tc>
          <w:tcPr>
            <w:tcW w:w="2189" w:type="pct"/>
            <w:shd w:val="clear" w:color="auto" w:fill="D9D9D9" w:themeFill="background1" w:themeFillShade="D9"/>
            <w:vAlign w:val="bottom"/>
          </w:tcPr>
          <w:p w14:paraId="4833B305" w14:textId="77777777" w:rsidR="008C142F" w:rsidRPr="00D535DD" w:rsidRDefault="008C142F" w:rsidP="001C3291">
            <w:pPr>
              <w:jc w:val="center"/>
            </w:pPr>
            <w:r>
              <w:t>Static View</w:t>
            </w:r>
          </w:p>
        </w:tc>
        <w:tc>
          <w:tcPr>
            <w:tcW w:w="2188" w:type="pct"/>
            <w:shd w:val="clear" w:color="auto" w:fill="D9D9D9" w:themeFill="background1" w:themeFillShade="D9"/>
            <w:vAlign w:val="bottom"/>
          </w:tcPr>
          <w:p w14:paraId="0267A2FB" w14:textId="77777777" w:rsidR="008C142F" w:rsidRDefault="008C142F" w:rsidP="001C3291">
            <w:pPr>
              <w:jc w:val="center"/>
            </w:pPr>
            <w:r>
              <w:t>Dynamic View</w:t>
            </w:r>
          </w:p>
        </w:tc>
      </w:tr>
      <w:tr w:rsidR="00630AB0" w14:paraId="4DC9ABB0" w14:textId="77777777" w:rsidTr="001C3291">
        <w:trPr>
          <w:cantSplit/>
        </w:trPr>
        <w:tc>
          <w:tcPr>
            <w:tcW w:w="623" w:type="pct"/>
            <w:shd w:val="clear" w:color="auto" w:fill="D9D9D9" w:themeFill="background1" w:themeFillShade="D9"/>
          </w:tcPr>
          <w:p w14:paraId="3AAC8B65" w14:textId="77777777" w:rsidR="008C142F" w:rsidRDefault="008C142F" w:rsidP="001C3291">
            <w:pPr>
              <w:jc w:val="right"/>
            </w:pPr>
            <w:r>
              <w:t>Option 1</w:t>
            </w:r>
          </w:p>
          <w:p w14:paraId="086C6C2D" w14:textId="77777777" w:rsidR="008C142F" w:rsidRDefault="008C142F" w:rsidP="001C3291">
            <w:pPr>
              <w:jc w:val="right"/>
            </w:pPr>
            <w:r>
              <w:t>(Rejected)</w:t>
            </w:r>
          </w:p>
        </w:tc>
        <w:tc>
          <w:tcPr>
            <w:tcW w:w="2189" w:type="pct"/>
          </w:tcPr>
          <w:p w14:paraId="427E9C97" w14:textId="4F4B61C6" w:rsidR="008C142F" w:rsidRDefault="005B3716" w:rsidP="008C142F">
            <w:pPr>
              <w:jc w:val="center"/>
            </w:pPr>
            <w:ins w:id="633" w:author="Marcos, Nathan" w:date="2020-11-07T00:24:00Z">
              <w:r>
                <w:rPr>
                  <w:noProof/>
                </w:rPr>
                <w:drawing>
                  <wp:inline distT="0" distB="0" distL="0" distR="0" wp14:anchorId="74C45FB2" wp14:editId="408F9922">
                    <wp:extent cx="1201155"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7018" cy="3254307"/>
                            </a:xfrm>
                            <a:prstGeom prst="rect">
                              <a:avLst/>
                            </a:prstGeom>
                            <a:noFill/>
                            <a:ln>
                              <a:noFill/>
                            </a:ln>
                          </pic:spPr>
                        </pic:pic>
                      </a:graphicData>
                    </a:graphic>
                  </wp:inline>
                </w:drawing>
              </w:r>
            </w:ins>
            <w:del w:id="634" w:author="Marcos, Nathan" w:date="2020-11-07T00:22:00Z">
              <w:r w:rsidR="008C142F" w:rsidDel="005B3716">
                <w:delText>&lt;insert rejected class diagram SNIPPET here&gt;</w:delText>
              </w:r>
            </w:del>
          </w:p>
        </w:tc>
        <w:tc>
          <w:tcPr>
            <w:tcW w:w="2188" w:type="pct"/>
          </w:tcPr>
          <w:p w14:paraId="0E4A2713" w14:textId="2EC0F25D" w:rsidR="008C142F" w:rsidRDefault="005B3716" w:rsidP="008C142F">
            <w:pPr>
              <w:jc w:val="center"/>
            </w:pPr>
            <w:ins w:id="635" w:author="Marcos, Nathan" w:date="2020-11-07T00:26:00Z">
              <w:r>
                <w:rPr>
                  <w:noProof/>
                </w:rPr>
                <w:drawing>
                  <wp:inline distT="0" distB="0" distL="0" distR="0" wp14:anchorId="22FEFCA8" wp14:editId="3151EB69">
                    <wp:extent cx="3512820" cy="278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2820" cy="2788920"/>
                            </a:xfrm>
                            <a:prstGeom prst="rect">
                              <a:avLst/>
                            </a:prstGeom>
                            <a:noFill/>
                            <a:ln>
                              <a:noFill/>
                            </a:ln>
                          </pic:spPr>
                        </pic:pic>
                      </a:graphicData>
                    </a:graphic>
                  </wp:inline>
                </w:drawing>
              </w:r>
            </w:ins>
            <w:del w:id="636" w:author="Marcos, Nathan" w:date="2020-11-07T00:26:00Z">
              <w:r w:rsidR="008C142F" w:rsidDel="005B3716">
                <w:delText>&lt;insert rejected sequence diagram SNIPPET here&gt;</w:delText>
              </w:r>
            </w:del>
          </w:p>
        </w:tc>
      </w:tr>
      <w:tr w:rsidR="00630AB0" w14:paraId="2A633067" w14:textId="77777777" w:rsidTr="001C3291">
        <w:trPr>
          <w:cantSplit/>
        </w:trPr>
        <w:tc>
          <w:tcPr>
            <w:tcW w:w="623" w:type="pct"/>
            <w:shd w:val="clear" w:color="auto" w:fill="D9D9D9" w:themeFill="background1" w:themeFillShade="D9"/>
          </w:tcPr>
          <w:p w14:paraId="4CCC6A16" w14:textId="77777777" w:rsidR="008C142F" w:rsidRDefault="008C142F" w:rsidP="001C3291">
            <w:pPr>
              <w:jc w:val="right"/>
            </w:pPr>
            <w:r>
              <w:t>Option 2</w:t>
            </w:r>
          </w:p>
          <w:p w14:paraId="590E9E17" w14:textId="77777777" w:rsidR="008C142F" w:rsidRDefault="008C142F" w:rsidP="001C3291">
            <w:pPr>
              <w:jc w:val="right"/>
            </w:pPr>
            <w:r>
              <w:t>(Selected)</w:t>
            </w:r>
          </w:p>
        </w:tc>
        <w:tc>
          <w:tcPr>
            <w:tcW w:w="2189" w:type="pct"/>
          </w:tcPr>
          <w:p w14:paraId="20D3B8DE" w14:textId="2A8868E7" w:rsidR="008C142F" w:rsidRDefault="00630AB0" w:rsidP="008C142F">
            <w:pPr>
              <w:jc w:val="center"/>
            </w:pPr>
            <w:ins w:id="637" w:author="Jared Castaneda" w:date="2020-12-06T23:23:00Z">
              <w:r>
                <w:rPr>
                  <w:noProof/>
                </w:rPr>
                <w:drawing>
                  <wp:inline distT="0" distB="0" distL="0" distR="0" wp14:anchorId="4E2D3D82" wp14:editId="71F6B47E">
                    <wp:extent cx="4577825" cy="1716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8353" cy="1750348"/>
                            </a:xfrm>
                            <a:prstGeom prst="rect">
                              <a:avLst/>
                            </a:prstGeom>
                          </pic:spPr>
                        </pic:pic>
                      </a:graphicData>
                    </a:graphic>
                  </wp:inline>
                </w:drawing>
              </w:r>
            </w:ins>
            <w:ins w:id="638" w:author="Marcos, Nathan" w:date="2020-12-05T23:00:00Z">
              <w:del w:id="639" w:author="Jared Castaneda" w:date="2020-12-06T23:07:00Z">
                <w:r w:rsidR="001B1CA3" w:rsidDel="00A719CF">
                  <w:rPr>
                    <w:noProof/>
                  </w:rPr>
                  <w:drawing>
                    <wp:inline distT="0" distB="0" distL="0" distR="0" wp14:anchorId="342A6233" wp14:editId="1B0BB776">
                      <wp:extent cx="3506501" cy="201496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2648" cy="2081708"/>
                              </a:xfrm>
                              <a:prstGeom prst="rect">
                                <a:avLst/>
                              </a:prstGeom>
                              <a:noFill/>
                              <a:ln>
                                <a:noFill/>
                              </a:ln>
                            </pic:spPr>
                          </pic:pic>
                        </a:graphicData>
                      </a:graphic>
                    </wp:inline>
                  </w:drawing>
                </w:r>
              </w:del>
            </w:ins>
            <w:ins w:id="640" w:author="Jared Castaneda" w:date="2020-11-08T17:25:00Z">
              <w:del w:id="641" w:author="Marcos, Nathan" w:date="2020-12-05T22:59:00Z">
                <w:r w:rsidR="002262DB" w:rsidDel="001B1CA3">
                  <w:rPr>
                    <w:noProof/>
                  </w:rPr>
                  <w:drawing>
                    <wp:inline distT="0" distB="0" distL="0" distR="0" wp14:anchorId="1AB0315C" wp14:editId="5D3249A9">
                      <wp:extent cx="2456953" cy="3576173"/>
                      <wp:effectExtent l="0" t="0" r="63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7225" cy="3605679"/>
                              </a:xfrm>
                              <a:prstGeom prst="rect">
                                <a:avLst/>
                              </a:prstGeom>
                            </pic:spPr>
                          </pic:pic>
                        </a:graphicData>
                      </a:graphic>
                    </wp:inline>
                  </w:drawing>
                </w:r>
              </w:del>
            </w:ins>
            <w:ins w:id="642" w:author="Marcos, Nathan" w:date="2020-11-07T00:25:00Z">
              <w:del w:id="643" w:author="Jared Castaneda" w:date="2020-11-08T17:25:00Z">
                <w:r w:rsidR="005B3716" w:rsidDel="002262DB">
                  <w:rPr>
                    <w:noProof/>
                  </w:rPr>
                  <w:drawing>
                    <wp:inline distT="0" distB="0" distL="0" distR="0" wp14:anchorId="1A7E240C" wp14:editId="1C52EFE0">
                      <wp:extent cx="2085278" cy="3627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8209" cy="3632218"/>
                              </a:xfrm>
                              <a:prstGeom prst="rect">
                                <a:avLst/>
                              </a:prstGeom>
                              <a:noFill/>
                              <a:ln>
                                <a:noFill/>
                              </a:ln>
                            </pic:spPr>
                          </pic:pic>
                        </a:graphicData>
                      </a:graphic>
                    </wp:inline>
                  </w:drawing>
                </w:r>
              </w:del>
            </w:ins>
            <w:del w:id="644" w:author="Marcos, Nathan" w:date="2020-11-07T00:25:00Z">
              <w:r w:rsidR="008C142F" w:rsidDel="005B3716">
                <w:delText>&lt;insert Selected class diagram SNIPPET here&gt;</w:delText>
              </w:r>
            </w:del>
          </w:p>
        </w:tc>
        <w:tc>
          <w:tcPr>
            <w:tcW w:w="2188" w:type="pct"/>
          </w:tcPr>
          <w:p w14:paraId="7567CE53" w14:textId="3B653CFF" w:rsidR="008C142F" w:rsidRDefault="001B1CA3" w:rsidP="008C142F">
            <w:pPr>
              <w:jc w:val="center"/>
            </w:pPr>
            <w:ins w:id="645" w:author="Marcos, Nathan" w:date="2020-12-05T23:01:00Z">
              <w:r>
                <w:rPr>
                  <w:noProof/>
                </w:rPr>
                <w:drawing>
                  <wp:inline distT="0" distB="0" distL="0" distR="0" wp14:anchorId="35E1D50F" wp14:editId="33B772CC">
                    <wp:extent cx="2889885" cy="171640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9885" cy="1716405"/>
                            </a:xfrm>
                            <a:prstGeom prst="rect">
                              <a:avLst/>
                            </a:prstGeom>
                            <a:noFill/>
                            <a:ln>
                              <a:noFill/>
                            </a:ln>
                          </pic:spPr>
                        </pic:pic>
                      </a:graphicData>
                    </a:graphic>
                  </wp:inline>
                </w:drawing>
              </w:r>
            </w:ins>
            <w:del w:id="646" w:author="Marcos, Nathan" w:date="2020-11-07T00:27:00Z">
              <w:r w:rsidR="008C142F" w:rsidDel="005B3716">
                <w:delText>&lt;insert rejected sequence diagram SNIPPET here&gt;</w:delText>
              </w:r>
            </w:del>
          </w:p>
        </w:tc>
      </w:tr>
      <w:tr w:rsidR="00630AB0" w14:paraId="1E117D5C" w14:textId="77777777" w:rsidTr="001C3291">
        <w:trPr>
          <w:cantSplit/>
        </w:trPr>
        <w:tc>
          <w:tcPr>
            <w:tcW w:w="623" w:type="pct"/>
            <w:shd w:val="clear" w:color="auto" w:fill="D9D9D9" w:themeFill="background1" w:themeFillShade="D9"/>
          </w:tcPr>
          <w:p w14:paraId="3A44A8C6" w14:textId="77777777" w:rsidR="00ED0706" w:rsidRDefault="00ED0706" w:rsidP="00ED0706">
            <w:pPr>
              <w:jc w:val="right"/>
            </w:pPr>
            <w:r>
              <w:t>Design Model Reference</w:t>
            </w:r>
          </w:p>
        </w:tc>
        <w:tc>
          <w:tcPr>
            <w:tcW w:w="2189" w:type="pct"/>
          </w:tcPr>
          <w:p w14:paraId="770B8719" w14:textId="7DBB9872" w:rsidR="00ED0706" w:rsidRDefault="00ED0706" w:rsidP="00ED0706">
            <w:ins w:id="647" w:author="Marcos, Nathan" w:date="2020-11-07T00:40:00Z">
              <w:r>
                <w:t xml:space="preserve">Design Model Artifact Page </w:t>
              </w:r>
            </w:ins>
            <w:ins w:id="648" w:author="Marcos, Nathan" w:date="2020-11-07T00:42:00Z">
              <w:r w:rsidR="0078790F">
                <w:t>1</w:t>
              </w:r>
            </w:ins>
            <w:ins w:id="649" w:author="Marcos, Nathan" w:date="2020-11-07T00:40:00Z">
              <w:r>
                <w:t xml:space="preserve"> Section 1.</w:t>
              </w:r>
            </w:ins>
            <w:ins w:id="650" w:author="Marcos, Nathan" w:date="2020-12-05T23:04:00Z">
              <w:r w:rsidR="003B1155">
                <w:t>1</w:t>
              </w:r>
            </w:ins>
            <w:ins w:id="651" w:author="Marcos, Nathan" w:date="2020-11-07T00:40:00Z">
              <w:r>
                <w:t xml:space="preserve"> </w:t>
              </w:r>
            </w:ins>
            <w:ins w:id="652" w:author="Marcos, Nathan" w:date="2020-12-05T23:04:00Z">
              <w:r w:rsidR="003B1155">
                <w:t>Book</w:t>
              </w:r>
              <w:r w:rsidR="007D50A1">
                <w:t xml:space="preserve"> Flight</w:t>
              </w:r>
            </w:ins>
            <w:del w:id="653" w:author="Marcos, Nathan" w:date="2020-11-07T00:40:00Z">
              <w:r w:rsidDel="002F38DF">
                <w:delText>&lt;point to paragraph, page number, and where on the page where the selected option snippet appears in your bigger, overall design’s Static View&gt;</w:delText>
              </w:r>
            </w:del>
          </w:p>
        </w:tc>
        <w:tc>
          <w:tcPr>
            <w:tcW w:w="2188" w:type="pct"/>
          </w:tcPr>
          <w:p w14:paraId="104ABBC0" w14:textId="5BD93B14" w:rsidR="00ED0706" w:rsidRDefault="001E2DF1" w:rsidP="00ED0706">
            <w:ins w:id="654" w:author="Marcos, Nathan" w:date="2020-11-07T00:41:00Z">
              <w:r>
                <w:t xml:space="preserve">Design Model Artifact Page </w:t>
              </w:r>
            </w:ins>
            <w:ins w:id="655" w:author="Marcos, Nathan" w:date="2020-11-07T00:42:00Z">
              <w:r w:rsidR="00412C67">
                <w:t>4</w:t>
              </w:r>
            </w:ins>
            <w:ins w:id="656" w:author="Marcos, Nathan" w:date="2020-11-07T00:41:00Z">
              <w:r>
                <w:t xml:space="preserve"> Section 2.</w:t>
              </w:r>
            </w:ins>
            <w:ins w:id="657" w:author="Marcos, Nathan" w:date="2020-12-05T23:05:00Z">
              <w:r w:rsidR="007D50A1">
                <w:t>1</w:t>
              </w:r>
            </w:ins>
            <w:ins w:id="658" w:author="Marcos, Nathan" w:date="2020-11-07T00:41:00Z">
              <w:r>
                <w:t xml:space="preserve"> </w:t>
              </w:r>
            </w:ins>
            <w:ins w:id="659" w:author="Marcos, Nathan" w:date="2020-12-05T23:05:00Z">
              <w:r w:rsidR="007D50A1">
                <w:t>Add Payment</w:t>
              </w:r>
            </w:ins>
            <w:del w:id="660" w:author="Marcos, Nathan" w:date="2020-11-07T00:41:00Z">
              <w:r w:rsidR="00ED0706" w:rsidDel="001E2DF1">
                <w:delText>&lt;point to paragraph, page number, and where on the page where the selected option snippet appears in your bigger, overall design’s Dynamic View&gt;</w:delText>
              </w:r>
            </w:del>
          </w:p>
        </w:tc>
      </w:tr>
    </w:tbl>
    <w:p w14:paraId="2002E646" w14:textId="77777777" w:rsidR="008C142F" w:rsidRPr="0017321D" w:rsidRDefault="008C142F" w:rsidP="008C142F">
      <w:pPr>
        <w:pStyle w:val="NormalL2"/>
      </w:pPr>
    </w:p>
    <w:p w14:paraId="2A48D995" w14:textId="77777777" w:rsidR="008C142F" w:rsidRDefault="008C142F" w:rsidP="008C142F">
      <w:pPr>
        <w:pStyle w:val="Heading3"/>
      </w:pPr>
      <w:bookmarkStart w:id="661" w:name="_Toc58103318"/>
      <w:bookmarkStart w:id="662" w:name="_Toc58187208"/>
      <w:r>
        <w:t>Selection and Rationale</w:t>
      </w:r>
      <w:bookmarkEnd w:id="661"/>
      <w:bookmarkEnd w:id="662"/>
    </w:p>
    <w:p w14:paraId="47CFEDEA" w14:textId="22C2C2EA" w:rsidR="008C142F" w:rsidRPr="0017321D" w:rsidRDefault="008C142F" w:rsidP="008C142F">
      <w:pPr>
        <w:pStyle w:val="NormalL2"/>
      </w:pPr>
      <w:r>
        <w:t xml:space="preserve">Option 1 has been discarded because </w:t>
      </w:r>
      <w:ins w:id="663" w:author="Marcos, Nathan" w:date="2020-11-07T00:36:00Z">
        <w:r w:rsidR="005A4E5C">
          <w:t xml:space="preserve">a flight </w:t>
        </w:r>
      </w:ins>
      <w:ins w:id="664" w:author="Marcos, Nathan" w:date="2020-11-07T00:37:00Z">
        <w:r w:rsidR="005A4E5C">
          <w:t>does not create a ticket. A</w:t>
        </w:r>
      </w:ins>
      <w:ins w:id="665" w:author="Marcos, Nathan" w:date="2020-11-07T00:38:00Z">
        <w:r w:rsidR="005A4E5C">
          <w:t xml:space="preserve"> ticket is created when a customer books a flight and receives a seat number and then pays for it. The Sale class should be creating tickets.</w:t>
        </w:r>
      </w:ins>
      <w:ins w:id="666" w:author="Marcos, Nathan" w:date="2020-12-05T23:06:00Z">
        <w:r w:rsidR="00C80905">
          <w:t xml:space="preserve"> We decided that tickets are based off </w:t>
        </w:r>
      </w:ins>
      <w:ins w:id="667" w:author="Marcos, Nathan" w:date="2020-12-05T23:07:00Z">
        <w:r w:rsidR="00C80905">
          <w:t xml:space="preserve">seat class such as first class, which does not create </w:t>
        </w:r>
        <w:r w:rsidR="00C80905">
          <w:lastRenderedPageBreak/>
          <w:t>anything, so we focused on having Payment being a creator class.</w:t>
        </w:r>
      </w:ins>
      <w:ins w:id="668" w:author="Jared Castaneda" w:date="2020-12-06T23:26:00Z">
        <w:r w:rsidR="00CC3C2F">
          <w:t xml:space="preserve"> </w:t>
        </w:r>
        <w:proofErr w:type="spellStart"/>
        <w:proofErr w:type="gramStart"/>
        <w:r w:rsidR="00CC3C2F">
          <w:t>createTicket</w:t>
        </w:r>
        <w:proofErr w:type="spellEnd"/>
        <w:r w:rsidR="00CC3C2F">
          <w:t>(</w:t>
        </w:r>
        <w:proofErr w:type="gramEnd"/>
        <w:r w:rsidR="00CC3C2F">
          <w:t>) is also void, which doesn’t support something being created. There is also a lack of proper parameters.</w:t>
        </w:r>
      </w:ins>
      <w:del w:id="669" w:author="Marcos, Nathan" w:date="2020-11-07T00:36:00Z">
        <w:r w:rsidDel="005A4E5C">
          <w:delText>&lt;…&gt;</w:delText>
        </w:r>
      </w:del>
    </w:p>
    <w:p w14:paraId="0EE6FA1C" w14:textId="03423722" w:rsidR="008C142F" w:rsidRPr="0017321D" w:rsidRDefault="008C142F" w:rsidP="008C142F">
      <w:pPr>
        <w:pStyle w:val="NormalL2"/>
      </w:pPr>
      <w:r>
        <w:t xml:space="preserve">Option 2 has been selected because </w:t>
      </w:r>
      <w:ins w:id="670" w:author="Marcos, Nathan" w:date="2020-11-07T00:38:00Z">
        <w:del w:id="671" w:author="Jared Castaneda" w:date="2020-12-06T23:25:00Z">
          <w:r w:rsidR="00EA7817" w:rsidDel="00D7661D">
            <w:delText xml:space="preserve">the </w:delText>
          </w:r>
        </w:del>
      </w:ins>
      <w:ins w:id="672" w:author="Marcos, Nathan" w:date="2020-12-05T23:06:00Z">
        <w:del w:id="673" w:author="Jared Castaneda" w:date="2020-12-06T23:25:00Z">
          <w:r w:rsidR="00C80905" w:rsidDel="00D7661D">
            <w:delText>Payment class</w:delText>
          </w:r>
        </w:del>
      </w:ins>
      <w:ins w:id="674" w:author="Marcos, Nathan" w:date="2020-12-05T23:08:00Z">
        <w:del w:id="675" w:author="Jared Castaneda" w:date="2020-12-06T23:25:00Z">
          <w:r w:rsidR="000B4696" w:rsidDel="00D7661D">
            <w:delText xml:space="preserve"> creates payments </w:delText>
          </w:r>
        </w:del>
      </w:ins>
      <w:ins w:id="676" w:author="Jared Castaneda" w:date="2020-12-06T23:25:00Z">
        <w:r w:rsidR="00D7661D">
          <w:t>w</w:t>
        </w:r>
      </w:ins>
      <w:ins w:id="677" w:author="Jared Castaneda" w:date="2020-12-06T23:24:00Z">
        <w:r w:rsidR="00D7661D">
          <w:t xml:space="preserve">hen customers request to pay </w:t>
        </w:r>
      </w:ins>
      <w:ins w:id="678" w:author="Marcos, Nathan" w:date="2020-12-05T23:08:00Z">
        <w:del w:id="679" w:author="Jared Castaneda" w:date="2020-12-06T23:24:00Z">
          <w:r w:rsidR="000B4696" w:rsidDel="00D7661D">
            <w:delText xml:space="preserve">that customers request </w:delText>
          </w:r>
        </w:del>
        <w:del w:id="680" w:author="Jared Castaneda" w:date="2020-12-06T23:25:00Z">
          <w:r w:rsidR="000B4696" w:rsidDel="00D7661D">
            <w:delText xml:space="preserve">when paying </w:delText>
          </w:r>
        </w:del>
        <w:r w:rsidR="000B4696">
          <w:t>for a flight</w:t>
        </w:r>
      </w:ins>
      <w:ins w:id="681" w:author="Jared Castaneda" w:date="2020-12-06T23:25:00Z">
        <w:r w:rsidR="00D7661D">
          <w:t xml:space="preserve">, </w:t>
        </w:r>
        <w:r w:rsidR="00D7661D" w:rsidRPr="00D7661D">
          <w:t>the Payment class properly creates payments using factories and parameters</w:t>
        </w:r>
      </w:ins>
      <w:ins w:id="682" w:author="Marcos, Nathan" w:date="2020-12-05T23:08:00Z">
        <w:r w:rsidR="000B4696">
          <w:t>. Payments can be opened and deleted.</w:t>
        </w:r>
      </w:ins>
      <w:del w:id="683" w:author="Marcos, Nathan" w:date="2020-11-07T00:38:00Z">
        <w:r w:rsidDel="00EA7817">
          <w:delText>&lt;…&gt;</w:delText>
        </w:r>
      </w:del>
    </w:p>
    <w:p w14:paraId="3E236B3C" w14:textId="365195D7" w:rsidR="00B83037" w:rsidRDefault="00B83037" w:rsidP="00B83037">
      <w:pPr>
        <w:pStyle w:val="Heading2"/>
        <w:spacing w:before="360"/>
      </w:pPr>
      <w:bookmarkStart w:id="684" w:name="_Toc58103319"/>
      <w:bookmarkStart w:id="685" w:name="_Toc58187209"/>
      <w:r>
        <w:t xml:space="preserve">Information Expert </w:t>
      </w:r>
      <w:r w:rsidR="001C3291">
        <w:t xml:space="preserve">GRASP </w:t>
      </w:r>
      <w:r>
        <w:t>D</w:t>
      </w:r>
      <w:r w:rsidRPr="008C142F">
        <w:t>ecision</w:t>
      </w:r>
      <w:bookmarkEnd w:id="684"/>
      <w:bookmarkEnd w:id="685"/>
    </w:p>
    <w:p w14:paraId="6FD5AF11" w14:textId="77777777" w:rsidR="00B83037" w:rsidRDefault="00B83037" w:rsidP="00B83037">
      <w:pPr>
        <w:pStyle w:val="Heading3"/>
      </w:pPr>
      <w:bookmarkStart w:id="686" w:name="_Toc58103320"/>
      <w:bookmarkStart w:id="687" w:name="_Toc58187210"/>
      <w:r>
        <w:t>Decision to be made</w:t>
      </w:r>
      <w:bookmarkEnd w:id="686"/>
      <w:bookmarkEnd w:id="687"/>
    </w:p>
    <w:p w14:paraId="73AA09F2" w14:textId="166DFA4F" w:rsidR="00B83037" w:rsidRDefault="00AC5D14" w:rsidP="00B83037">
      <w:pPr>
        <w:pStyle w:val="NormalL2"/>
      </w:pPr>
      <w:ins w:id="688" w:author="Jared Castaneda" w:date="2020-12-06T23:27:00Z">
        <w:r>
          <w:t xml:space="preserve">We need to make the decision of what class can obtain what information from things that are related to it. A bad decision is </w:t>
        </w:r>
      </w:ins>
      <w:ins w:id="689" w:author="Jared Castaneda" w:date="2020-12-06T23:28:00Z">
        <w:r>
          <w:t xml:space="preserve">retrieving </w:t>
        </w:r>
      </w:ins>
      <w:ins w:id="690" w:author="Jared Castaneda" w:date="2020-12-06T23:30:00Z">
        <w:r>
          <w:t xml:space="preserve">too much information at a time. </w:t>
        </w:r>
      </w:ins>
      <w:ins w:id="691" w:author="Jared Castaneda" w:date="2020-12-06T23:29:00Z">
        <w:r>
          <w:t xml:space="preserve">A good decision is instead utilizing classes </w:t>
        </w:r>
      </w:ins>
      <w:ins w:id="692" w:author="Jared Castaneda" w:date="2020-12-06T23:30:00Z">
        <w:r>
          <w:t xml:space="preserve">and different functions </w:t>
        </w:r>
      </w:ins>
      <w:ins w:id="693" w:author="Jared Castaneda" w:date="2020-12-06T23:29:00Z">
        <w:r>
          <w:t xml:space="preserve">to obtain that </w:t>
        </w:r>
      </w:ins>
      <w:ins w:id="694" w:author="Jared Castaneda" w:date="2020-12-06T23:30:00Z">
        <w:r>
          <w:t xml:space="preserve">specific </w:t>
        </w:r>
      </w:ins>
      <w:ins w:id="695" w:author="Jared Castaneda" w:date="2020-12-06T23:29:00Z">
        <w:r>
          <w:t xml:space="preserve">information </w:t>
        </w:r>
      </w:ins>
      <w:ins w:id="696" w:author="Jared Castaneda" w:date="2020-12-06T23:30:00Z">
        <w:r>
          <w:t xml:space="preserve">needed </w:t>
        </w:r>
      </w:ins>
      <w:ins w:id="697" w:author="Jared Castaneda" w:date="2020-12-06T23:29:00Z">
        <w:r>
          <w:t>instead of relying on one function</w:t>
        </w:r>
      </w:ins>
      <w:ins w:id="698" w:author="Jared Castaneda" w:date="2020-12-06T23:30:00Z">
        <w:r>
          <w:t xml:space="preserve"> to return everything. When designing, we decided to think </w:t>
        </w:r>
      </w:ins>
      <w:ins w:id="699" w:author="Jared Castaneda" w:date="2020-12-06T23:31:00Z">
        <w:r>
          <w:t xml:space="preserve">of objects returning their own information. Reducing the chain of information being passed is </w:t>
        </w:r>
      </w:ins>
      <w:ins w:id="700" w:author="Jared Castaneda" w:date="2020-12-06T23:32:00Z">
        <w:r>
          <w:t>ideal</w:t>
        </w:r>
      </w:ins>
      <w:ins w:id="701" w:author="Jared Castaneda" w:date="2020-12-06T23:29:00Z">
        <w:r>
          <w:t>.</w:t>
        </w:r>
      </w:ins>
      <w:ins w:id="702" w:author="Jared Castaneda" w:date="2020-12-06T23:32:00Z">
        <w:r>
          <w:t xml:space="preserve"> </w:t>
        </w:r>
      </w:ins>
      <w:ins w:id="703" w:author="Marcos, Nathan" w:date="2020-11-07T10:43:00Z">
        <w:del w:id="704" w:author="Jared Castaneda" w:date="2020-12-06T23:32:00Z">
          <w:r w:rsidR="00D2677B" w:rsidDel="00985CFA">
            <w:delText>The</w:delText>
          </w:r>
        </w:del>
      </w:ins>
      <w:ins w:id="705" w:author="Marcos, Nathan" w:date="2020-11-07T10:45:00Z">
        <w:del w:id="706" w:author="Jared Castaneda" w:date="2020-12-06T23:32:00Z">
          <w:r w:rsidR="00B96EB6" w:rsidDel="00985CFA">
            <w:delText xml:space="preserve"> </w:delText>
          </w:r>
        </w:del>
      </w:ins>
      <w:ins w:id="707" w:author="Marcos, Nathan" w:date="2020-11-07T10:47:00Z">
        <w:del w:id="708" w:author="Jared Castaneda" w:date="2020-12-06T23:32:00Z">
          <w:r w:rsidR="00B96EB6" w:rsidDel="00985CFA">
            <w:delText>class with the most useful information is the Flight class. Th</w:delText>
          </w:r>
        </w:del>
      </w:ins>
      <w:ins w:id="709" w:author="Marcos, Nathan" w:date="2020-11-07T10:48:00Z">
        <w:del w:id="710" w:author="Jared Castaneda" w:date="2020-12-06T23:32:00Z">
          <w:r w:rsidR="00B96EB6" w:rsidDel="00985CFA">
            <w:delText xml:space="preserve">is means that the Flight class can assign responsibility to other classes. </w:delText>
          </w:r>
        </w:del>
      </w:ins>
      <w:ins w:id="711" w:author="Marcos, Nathan" w:date="2020-11-07T10:49:00Z">
        <w:del w:id="712" w:author="Jared Castaneda" w:date="2020-12-06T23:32:00Z">
          <w:r w:rsidR="004C4244" w:rsidDel="00985CFA">
            <w:delText>Tickets can be used to pull flight information, customers can view and book flights, and IT managers can modify flights.</w:delText>
          </w:r>
        </w:del>
      </w:ins>
      <w:ins w:id="713" w:author="Marcos, Nathan" w:date="2020-11-07T10:51:00Z">
        <w:del w:id="714" w:author="Jared Castaneda" w:date="2020-12-06T23:32:00Z">
          <w:r w:rsidR="004C4244" w:rsidDel="00985CFA">
            <w:delText xml:space="preserve"> </w:delText>
          </w:r>
        </w:del>
      </w:ins>
      <w:ins w:id="715" w:author="Marcos, Nathan" w:date="2020-11-07T10:52:00Z">
        <w:del w:id="716" w:author="Jared Castaneda" w:date="2020-12-06T23:32:00Z">
          <w:r w:rsidR="004C4244" w:rsidDel="00985CFA">
            <w:delText xml:space="preserve">The most important information is stored here and other classes use it to fulfill </w:delText>
          </w:r>
        </w:del>
      </w:ins>
      <w:ins w:id="717" w:author="Marcos, Nathan" w:date="2020-11-07T10:53:00Z">
        <w:del w:id="718" w:author="Jared Castaneda" w:date="2020-12-06T23:32:00Z">
          <w:r w:rsidR="004C4244" w:rsidDel="00985CFA">
            <w:delText>requests and returns.</w:delText>
          </w:r>
        </w:del>
      </w:ins>
      <w:del w:id="719" w:author="Marcos, Nathan" w:date="2020-11-07T10:45:00Z">
        <w:r w:rsidR="00B83037" w:rsidDel="00B96EB6">
          <w:delText>&lt;Describe the specific dilemma you’re facing, for example:   What specific question are you trying to answer? What specific problem are you trying to solve?  Include in your description the properties a good and poor decision will have</w:delText>
        </w:r>
      </w:del>
      <w:del w:id="720" w:author="Marcos, Nathan" w:date="2020-11-07T10:53:00Z">
        <w:r w:rsidR="00B83037" w:rsidDel="004C4244">
          <w:delText>&gt;</w:delText>
        </w:r>
      </w:del>
    </w:p>
    <w:p w14:paraId="5D4C82F9" w14:textId="77777777" w:rsidR="00B83037" w:rsidRDefault="00B83037" w:rsidP="00B83037">
      <w:pPr>
        <w:pStyle w:val="Heading3"/>
      </w:pPr>
      <w:bookmarkStart w:id="721" w:name="_Toc58103321"/>
      <w:bookmarkStart w:id="722" w:name="_Toc58187211"/>
      <w:r>
        <w:t>Options Considered</w:t>
      </w:r>
      <w:bookmarkEnd w:id="721"/>
      <w:bookmarkEnd w:id="722"/>
    </w:p>
    <w:tbl>
      <w:tblPr>
        <w:tblStyle w:val="TableGrid"/>
        <w:tblW w:w="5000" w:type="pct"/>
        <w:tblLook w:val="0620" w:firstRow="1" w:lastRow="0" w:firstColumn="0" w:lastColumn="0" w:noHBand="1" w:noVBand="1"/>
      </w:tblPr>
      <w:tblGrid>
        <w:gridCol w:w="1256"/>
        <w:gridCol w:w="7006"/>
        <w:gridCol w:w="6128"/>
      </w:tblGrid>
      <w:tr w:rsidR="005B4D78" w14:paraId="7D82A622" w14:textId="77777777" w:rsidTr="001C3291">
        <w:trPr>
          <w:cantSplit/>
          <w:tblHeader/>
        </w:trPr>
        <w:tc>
          <w:tcPr>
            <w:tcW w:w="623" w:type="pct"/>
            <w:shd w:val="clear" w:color="auto" w:fill="D9D9D9" w:themeFill="background1" w:themeFillShade="D9"/>
            <w:vAlign w:val="bottom"/>
          </w:tcPr>
          <w:p w14:paraId="5B496040" w14:textId="1B6CF4BB" w:rsidR="00B83037" w:rsidRPr="00D535DD" w:rsidRDefault="00B83037" w:rsidP="001C3291">
            <w:pPr>
              <w:jc w:val="center"/>
            </w:pPr>
            <w:r w:rsidRPr="00B83037">
              <w:t>Information Expert</w:t>
            </w:r>
          </w:p>
        </w:tc>
        <w:tc>
          <w:tcPr>
            <w:tcW w:w="2189" w:type="pct"/>
            <w:shd w:val="clear" w:color="auto" w:fill="D9D9D9" w:themeFill="background1" w:themeFillShade="D9"/>
            <w:vAlign w:val="bottom"/>
          </w:tcPr>
          <w:p w14:paraId="28FE5044" w14:textId="77777777" w:rsidR="00B83037" w:rsidRPr="00D535DD" w:rsidRDefault="00B83037" w:rsidP="001C3291">
            <w:pPr>
              <w:jc w:val="center"/>
            </w:pPr>
            <w:r>
              <w:t>Static View</w:t>
            </w:r>
          </w:p>
        </w:tc>
        <w:tc>
          <w:tcPr>
            <w:tcW w:w="2188" w:type="pct"/>
            <w:shd w:val="clear" w:color="auto" w:fill="D9D9D9" w:themeFill="background1" w:themeFillShade="D9"/>
            <w:vAlign w:val="bottom"/>
          </w:tcPr>
          <w:p w14:paraId="3F5A1273" w14:textId="77777777" w:rsidR="00B83037" w:rsidRDefault="00B83037" w:rsidP="001C3291">
            <w:pPr>
              <w:jc w:val="center"/>
            </w:pPr>
            <w:r>
              <w:t>Dynamic View</w:t>
            </w:r>
          </w:p>
        </w:tc>
      </w:tr>
      <w:tr w:rsidR="005B4D78" w14:paraId="35F2CF6B" w14:textId="77777777" w:rsidTr="001C3291">
        <w:trPr>
          <w:cantSplit/>
        </w:trPr>
        <w:tc>
          <w:tcPr>
            <w:tcW w:w="623" w:type="pct"/>
            <w:shd w:val="clear" w:color="auto" w:fill="D9D9D9" w:themeFill="background1" w:themeFillShade="D9"/>
          </w:tcPr>
          <w:p w14:paraId="182C56D2" w14:textId="77777777" w:rsidR="00B83037" w:rsidRDefault="00B83037" w:rsidP="001C3291">
            <w:pPr>
              <w:jc w:val="right"/>
            </w:pPr>
            <w:r>
              <w:t>Option 1</w:t>
            </w:r>
          </w:p>
          <w:p w14:paraId="780B827D" w14:textId="77777777" w:rsidR="00B83037" w:rsidRDefault="00B83037" w:rsidP="001C3291">
            <w:pPr>
              <w:jc w:val="right"/>
            </w:pPr>
            <w:r>
              <w:t>(Rejected)</w:t>
            </w:r>
          </w:p>
        </w:tc>
        <w:tc>
          <w:tcPr>
            <w:tcW w:w="2189" w:type="pct"/>
          </w:tcPr>
          <w:p w14:paraId="6C99EB32" w14:textId="4A873D4B" w:rsidR="00B83037" w:rsidRDefault="005F6443" w:rsidP="001C3291">
            <w:pPr>
              <w:jc w:val="center"/>
            </w:pPr>
            <w:ins w:id="723" w:author="Marcos, Nathan" w:date="2020-11-07T11:03:00Z">
              <w:r>
                <w:rPr>
                  <w:noProof/>
                </w:rPr>
                <w:drawing>
                  <wp:inline distT="0" distB="0" distL="0" distR="0" wp14:anchorId="66B5EB11" wp14:editId="33518985">
                    <wp:extent cx="3815022" cy="385982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1331" cy="4129265"/>
                            </a:xfrm>
                            <a:prstGeom prst="rect">
                              <a:avLst/>
                            </a:prstGeom>
                            <a:noFill/>
                            <a:ln>
                              <a:noFill/>
                            </a:ln>
                          </pic:spPr>
                        </pic:pic>
                      </a:graphicData>
                    </a:graphic>
                  </wp:inline>
                </w:drawing>
              </w:r>
            </w:ins>
            <w:del w:id="724" w:author="Marcos, Nathan" w:date="2020-11-07T11:03:00Z">
              <w:r w:rsidR="00B83037" w:rsidDel="00CF233A">
                <w:delText>&lt;insert rejected class diagram SNIPPET here&gt;</w:delText>
              </w:r>
            </w:del>
          </w:p>
        </w:tc>
        <w:tc>
          <w:tcPr>
            <w:tcW w:w="2188" w:type="pct"/>
          </w:tcPr>
          <w:p w14:paraId="67E0CBAE" w14:textId="64EF3B86" w:rsidR="00B83037" w:rsidRDefault="005F6443" w:rsidP="001C3291">
            <w:pPr>
              <w:jc w:val="center"/>
            </w:pPr>
            <w:ins w:id="725" w:author="Marcos, Nathan" w:date="2020-11-07T11:05:00Z">
              <w:r>
                <w:rPr>
                  <w:noProof/>
                </w:rPr>
                <w:drawing>
                  <wp:inline distT="0" distB="0" distL="0" distR="0" wp14:anchorId="3D82CCC9" wp14:editId="30C607FB">
                    <wp:extent cx="3855720" cy="241145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4884" cy="2429699"/>
                            </a:xfrm>
                            <a:prstGeom prst="rect">
                              <a:avLst/>
                            </a:prstGeom>
                            <a:noFill/>
                            <a:ln>
                              <a:noFill/>
                            </a:ln>
                          </pic:spPr>
                        </pic:pic>
                      </a:graphicData>
                    </a:graphic>
                  </wp:inline>
                </w:drawing>
              </w:r>
            </w:ins>
            <w:del w:id="726" w:author="Marcos, Nathan" w:date="2020-11-07T11:05:00Z">
              <w:r w:rsidR="00B83037" w:rsidDel="005F6443">
                <w:delText>&lt;insert rejected sequence diagram SNIPPET here&gt;</w:delText>
              </w:r>
            </w:del>
          </w:p>
        </w:tc>
      </w:tr>
      <w:tr w:rsidR="005B4D78" w14:paraId="3FC024F5" w14:textId="77777777" w:rsidTr="001C3291">
        <w:trPr>
          <w:cantSplit/>
        </w:trPr>
        <w:tc>
          <w:tcPr>
            <w:tcW w:w="623" w:type="pct"/>
            <w:shd w:val="clear" w:color="auto" w:fill="D9D9D9" w:themeFill="background1" w:themeFillShade="D9"/>
          </w:tcPr>
          <w:p w14:paraId="3F0C035A" w14:textId="77777777" w:rsidR="00B83037" w:rsidRDefault="00B83037" w:rsidP="001C3291">
            <w:pPr>
              <w:jc w:val="right"/>
            </w:pPr>
            <w:r>
              <w:lastRenderedPageBreak/>
              <w:t>Option 2</w:t>
            </w:r>
          </w:p>
          <w:p w14:paraId="4AE97879" w14:textId="77777777" w:rsidR="00B83037" w:rsidRDefault="00B83037" w:rsidP="001C3291">
            <w:pPr>
              <w:jc w:val="right"/>
            </w:pPr>
            <w:r>
              <w:t>(Selected)</w:t>
            </w:r>
          </w:p>
        </w:tc>
        <w:tc>
          <w:tcPr>
            <w:tcW w:w="2189" w:type="pct"/>
          </w:tcPr>
          <w:p w14:paraId="79BF9F8E" w14:textId="2B1A2F42" w:rsidR="00B83037" w:rsidRDefault="005B4D78" w:rsidP="001C3291">
            <w:pPr>
              <w:jc w:val="center"/>
            </w:pPr>
            <w:ins w:id="727" w:author="Jared Castaneda" w:date="2020-12-06T23:38:00Z">
              <w:r>
                <w:rPr>
                  <w:noProof/>
                </w:rPr>
                <w:drawing>
                  <wp:inline distT="0" distB="0" distL="0" distR="0" wp14:anchorId="2693D16B" wp14:editId="6B168D39">
                    <wp:extent cx="4428877" cy="2032978"/>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1806" cy="2048094"/>
                            </a:xfrm>
                            <a:prstGeom prst="rect">
                              <a:avLst/>
                            </a:prstGeom>
                          </pic:spPr>
                        </pic:pic>
                      </a:graphicData>
                    </a:graphic>
                  </wp:inline>
                </w:drawing>
              </w:r>
            </w:ins>
            <w:ins w:id="728" w:author="Marcos, Nathan" w:date="2020-12-05T23:16:00Z">
              <w:del w:id="729" w:author="Jared Castaneda" w:date="2020-12-06T23:38:00Z">
                <w:r w:rsidR="00ED30FB" w:rsidDel="005B4D78">
                  <w:rPr>
                    <w:noProof/>
                  </w:rPr>
                  <w:drawing>
                    <wp:inline distT="0" distB="0" distL="0" distR="0" wp14:anchorId="65251D1F" wp14:editId="68028B37">
                      <wp:extent cx="3700708" cy="22127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4930" cy="2245164"/>
                              </a:xfrm>
                              <a:prstGeom prst="rect">
                                <a:avLst/>
                              </a:prstGeom>
                              <a:noFill/>
                              <a:ln>
                                <a:noFill/>
                              </a:ln>
                            </pic:spPr>
                          </pic:pic>
                        </a:graphicData>
                      </a:graphic>
                    </wp:inline>
                  </w:drawing>
                </w:r>
              </w:del>
            </w:ins>
            <w:ins w:id="730" w:author="Jared Castaneda" w:date="2020-11-08T17:22:00Z">
              <w:del w:id="731" w:author="Marcos, Nathan" w:date="2020-12-05T23:10:00Z">
                <w:r w:rsidR="001B1C29" w:rsidDel="00D96A9B">
                  <w:rPr>
                    <w:noProof/>
                  </w:rPr>
                  <w:drawing>
                    <wp:inline distT="0" distB="0" distL="0" distR="0" wp14:anchorId="18C53B77" wp14:editId="44376E60">
                      <wp:extent cx="3877056" cy="2110841"/>
                      <wp:effectExtent l="0" t="0" r="952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0013" cy="2134229"/>
                              </a:xfrm>
                              <a:prstGeom prst="rect">
                                <a:avLst/>
                              </a:prstGeom>
                            </pic:spPr>
                          </pic:pic>
                        </a:graphicData>
                      </a:graphic>
                    </wp:inline>
                  </w:drawing>
                </w:r>
              </w:del>
            </w:ins>
            <w:ins w:id="732" w:author="Marcos, Nathan" w:date="2020-11-07T11:04:00Z">
              <w:del w:id="733" w:author="Jared Castaneda" w:date="2020-11-08T17:22:00Z">
                <w:r w:rsidR="005F6443" w:rsidDel="001B1C29">
                  <w:rPr>
                    <w:noProof/>
                  </w:rPr>
                  <w:drawing>
                    <wp:inline distT="0" distB="0" distL="0" distR="0" wp14:anchorId="456A3160" wp14:editId="7023159F">
                      <wp:extent cx="3832860" cy="186006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5512" cy="1880763"/>
                              </a:xfrm>
                              <a:prstGeom prst="rect">
                                <a:avLst/>
                              </a:prstGeom>
                              <a:noFill/>
                              <a:ln>
                                <a:noFill/>
                              </a:ln>
                            </pic:spPr>
                          </pic:pic>
                        </a:graphicData>
                      </a:graphic>
                    </wp:inline>
                  </w:drawing>
                </w:r>
              </w:del>
            </w:ins>
            <w:del w:id="734" w:author="Marcos, Nathan" w:date="2020-11-07T11:04:00Z">
              <w:r w:rsidR="00B83037" w:rsidDel="005F6443">
                <w:delText>&lt;insert Selected class diagram SNIPPET here&gt;</w:delText>
              </w:r>
            </w:del>
          </w:p>
        </w:tc>
        <w:tc>
          <w:tcPr>
            <w:tcW w:w="2188" w:type="pct"/>
          </w:tcPr>
          <w:p w14:paraId="4759167A" w14:textId="5446FC77" w:rsidR="00B83037" w:rsidRDefault="00D96A9B" w:rsidP="001C3291">
            <w:pPr>
              <w:jc w:val="center"/>
            </w:pPr>
            <w:ins w:id="735" w:author="Marcos, Nathan" w:date="2020-12-05T23:14:00Z">
              <w:r>
                <w:rPr>
                  <w:noProof/>
                </w:rPr>
                <w:drawing>
                  <wp:inline distT="0" distB="0" distL="0" distR="0" wp14:anchorId="417145E7" wp14:editId="3D61E716">
                    <wp:extent cx="3312795" cy="225171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2795" cy="2251710"/>
                            </a:xfrm>
                            <a:prstGeom prst="rect">
                              <a:avLst/>
                            </a:prstGeom>
                            <a:noFill/>
                            <a:ln>
                              <a:noFill/>
                            </a:ln>
                          </pic:spPr>
                        </pic:pic>
                      </a:graphicData>
                    </a:graphic>
                  </wp:inline>
                </w:drawing>
              </w:r>
            </w:ins>
            <w:del w:id="736" w:author="Marcos, Nathan" w:date="2020-11-07T11:05:00Z">
              <w:r w:rsidR="00B83037" w:rsidDel="005F6443">
                <w:delText>&lt;insert rejected sequence diagram SNIPPET here&gt;</w:delText>
              </w:r>
            </w:del>
          </w:p>
        </w:tc>
      </w:tr>
      <w:tr w:rsidR="005B4D78" w14:paraId="12F4E6CA" w14:textId="77777777" w:rsidTr="001C3291">
        <w:trPr>
          <w:cantSplit/>
        </w:trPr>
        <w:tc>
          <w:tcPr>
            <w:tcW w:w="623" w:type="pct"/>
            <w:shd w:val="clear" w:color="auto" w:fill="D9D9D9" w:themeFill="background1" w:themeFillShade="D9"/>
          </w:tcPr>
          <w:p w14:paraId="49568E4A" w14:textId="77777777" w:rsidR="008A65D4" w:rsidRDefault="008A65D4" w:rsidP="008A65D4">
            <w:pPr>
              <w:jc w:val="right"/>
            </w:pPr>
            <w:r>
              <w:t>Design Model Reference</w:t>
            </w:r>
          </w:p>
        </w:tc>
        <w:tc>
          <w:tcPr>
            <w:tcW w:w="2189" w:type="pct"/>
          </w:tcPr>
          <w:p w14:paraId="189D8B12" w14:textId="22A79A3B" w:rsidR="008A65D4" w:rsidRDefault="008A65D4" w:rsidP="008A65D4">
            <w:ins w:id="737" w:author="Marcos, Nathan" w:date="2020-11-07T14:23:00Z">
              <w:r>
                <w:t>Design Model Artifact Page 1 Section 1.</w:t>
              </w:r>
            </w:ins>
            <w:ins w:id="738" w:author="Marcos, Nathan" w:date="2020-12-05T23:17:00Z">
              <w:r w:rsidR="00ED30FB">
                <w:t>1</w:t>
              </w:r>
            </w:ins>
            <w:ins w:id="739" w:author="Marcos, Nathan" w:date="2020-11-07T14:23:00Z">
              <w:r>
                <w:t xml:space="preserve"> </w:t>
              </w:r>
            </w:ins>
            <w:ins w:id="740" w:author="Marcos, Nathan" w:date="2020-12-05T23:17:00Z">
              <w:r w:rsidR="00ED30FB">
                <w:t>Book</w:t>
              </w:r>
            </w:ins>
            <w:ins w:id="741" w:author="Marcos, Nathan" w:date="2020-11-07T14:23:00Z">
              <w:r>
                <w:t xml:space="preserve"> Flight</w:t>
              </w:r>
            </w:ins>
            <w:del w:id="742" w:author="Marcos, Nathan" w:date="2020-11-07T14:23:00Z">
              <w:r w:rsidDel="0085067B">
                <w:delText>&lt;point to paragraph, page number, and where on the page where the selected option snippet appears in your bigger, overall design’s Static View&gt;</w:delText>
              </w:r>
            </w:del>
          </w:p>
        </w:tc>
        <w:tc>
          <w:tcPr>
            <w:tcW w:w="2188" w:type="pct"/>
          </w:tcPr>
          <w:p w14:paraId="6EECF160" w14:textId="56809914" w:rsidR="008A65D4" w:rsidRDefault="008A65D4" w:rsidP="008A65D4">
            <w:ins w:id="743" w:author="Marcos, Nathan" w:date="2020-11-07T14:23:00Z">
              <w:r>
                <w:t>Design Model Artifact Page 4 Section 2.</w:t>
              </w:r>
            </w:ins>
            <w:ins w:id="744" w:author="Marcos, Nathan" w:date="2020-12-05T23:17:00Z">
              <w:r w:rsidR="00ED30FB">
                <w:t>3</w:t>
              </w:r>
            </w:ins>
            <w:ins w:id="745" w:author="Marcos, Nathan" w:date="2020-11-07T14:23:00Z">
              <w:r>
                <w:t xml:space="preserve"> </w:t>
              </w:r>
            </w:ins>
            <w:ins w:id="746" w:author="Marcos, Nathan" w:date="2020-12-05T23:17:00Z">
              <w:r w:rsidR="00ED30FB">
                <w:t>Get Tic</w:t>
              </w:r>
            </w:ins>
            <w:ins w:id="747" w:author="Marcos, Nathan" w:date="2020-12-05T23:18:00Z">
              <w:r w:rsidR="00ED30FB">
                <w:t>ket</w:t>
              </w:r>
            </w:ins>
            <w:del w:id="748" w:author="Marcos, Nathan" w:date="2020-11-07T14:23:00Z">
              <w:r w:rsidDel="00806FE8">
                <w:delText>&lt;point to paragraph, page number, and where on the page where the selected option snippet appears in your bigger, overall design’s Dynamic View&gt;</w:delText>
              </w:r>
            </w:del>
          </w:p>
        </w:tc>
      </w:tr>
    </w:tbl>
    <w:p w14:paraId="5846910C" w14:textId="77777777" w:rsidR="00B83037" w:rsidRPr="0017321D" w:rsidRDefault="00B83037" w:rsidP="00B83037">
      <w:pPr>
        <w:pStyle w:val="NormalL2"/>
      </w:pPr>
    </w:p>
    <w:p w14:paraId="26376602" w14:textId="77777777" w:rsidR="00B83037" w:rsidRDefault="00B83037" w:rsidP="00B83037">
      <w:pPr>
        <w:pStyle w:val="Heading3"/>
      </w:pPr>
      <w:bookmarkStart w:id="749" w:name="_Toc58103322"/>
      <w:bookmarkStart w:id="750" w:name="_Toc58187212"/>
      <w:r>
        <w:t>Selection and Rationale</w:t>
      </w:r>
      <w:bookmarkEnd w:id="749"/>
      <w:bookmarkEnd w:id="750"/>
    </w:p>
    <w:p w14:paraId="36511CBD" w14:textId="72F7A0F4" w:rsidR="00B83037" w:rsidRPr="0017321D" w:rsidRDefault="00B83037" w:rsidP="00B83037">
      <w:pPr>
        <w:pStyle w:val="NormalL2"/>
      </w:pPr>
      <w:r>
        <w:t>Option 1 has been discarded becaus</w:t>
      </w:r>
      <w:ins w:id="751" w:author="Marcos, Nathan" w:date="2020-11-07T14:19:00Z">
        <w:r w:rsidR="00FD28A4">
          <w:t xml:space="preserve">e tickets hold information based off something that is purchased. </w:t>
        </w:r>
      </w:ins>
      <w:ins w:id="752" w:author="Marcos, Nathan" w:date="2020-11-07T14:20:00Z">
        <w:r w:rsidR="00FD28A4">
          <w:t>The Ticket class does not have enough information in it for other classes to pull from and therefore does not assign responsibility well.</w:t>
        </w:r>
      </w:ins>
      <w:ins w:id="753" w:author="Marcos, Nathan" w:date="2020-12-05T23:19:00Z">
        <w:r w:rsidR="00A32D0C">
          <w:t xml:space="preserve"> </w:t>
        </w:r>
      </w:ins>
      <w:ins w:id="754" w:author="Jared Castaneda" w:date="2020-12-06T23:33:00Z">
        <w:r w:rsidR="001956AC">
          <w:t xml:space="preserve">There is a chain where Flight’s information would have to get returned to Ticket, which would get returned to Customer. </w:t>
        </w:r>
      </w:ins>
      <w:ins w:id="755" w:author="Jared Castaneda" w:date="2020-12-06T23:34:00Z">
        <w:r w:rsidR="00657D72">
          <w:t xml:space="preserve">It </w:t>
        </w:r>
        <w:proofErr w:type="gramStart"/>
        <w:r w:rsidR="00657D72">
          <w:t>has to</w:t>
        </w:r>
        <w:proofErr w:type="gramEnd"/>
        <w:r w:rsidR="00657D72">
          <w:t xml:space="preserve"> call two different </w:t>
        </w:r>
      </w:ins>
      <w:ins w:id="756" w:author="Jared Castaneda" w:date="2020-12-06T23:35:00Z">
        <w:r w:rsidR="00657D72">
          <w:t xml:space="preserve">search functions. </w:t>
        </w:r>
      </w:ins>
      <w:ins w:id="757" w:author="Marcos, Nathan" w:date="2020-12-05T23:19:00Z">
        <w:r w:rsidR="00A32D0C">
          <w:t>We decided to make Ticket return different information and make flight information available in the Cu</w:t>
        </w:r>
      </w:ins>
      <w:ins w:id="758" w:author="Marcos, Nathan" w:date="2020-12-05T23:20:00Z">
        <w:r w:rsidR="00A32D0C">
          <w:t>stomer class already.</w:t>
        </w:r>
      </w:ins>
      <w:del w:id="759" w:author="Marcos, Nathan" w:date="2020-11-07T14:19:00Z">
        <w:r w:rsidDel="00FD28A4">
          <w:delText>e &lt;…&gt;</w:delText>
        </w:r>
      </w:del>
    </w:p>
    <w:p w14:paraId="75F92960" w14:textId="7B7C4CD2" w:rsidR="00C75F5A" w:rsidRPr="00EB0379" w:rsidRDefault="00B83037" w:rsidP="00EB0379">
      <w:pPr>
        <w:pStyle w:val="NormalL2"/>
      </w:pPr>
      <w:r>
        <w:t xml:space="preserve">Option 2 has been selected because </w:t>
      </w:r>
      <w:ins w:id="760" w:author="Marcos, Nathan" w:date="2020-11-07T14:21:00Z">
        <w:r w:rsidR="00FD28A4">
          <w:t xml:space="preserve">the </w:t>
        </w:r>
      </w:ins>
      <w:ins w:id="761" w:author="Marcos, Nathan" w:date="2020-12-05T23:20:00Z">
        <w:r w:rsidR="00A32D0C">
          <w:t xml:space="preserve">Customer can easily pull </w:t>
        </w:r>
      </w:ins>
      <w:ins w:id="762" w:author="Jared Castaneda" w:date="2020-12-06T23:33:00Z">
        <w:r w:rsidR="001956AC">
          <w:t xml:space="preserve">specific </w:t>
        </w:r>
      </w:ins>
      <w:ins w:id="763" w:author="Marcos, Nathan" w:date="2020-12-05T23:20:00Z">
        <w:r w:rsidR="00A32D0C">
          <w:t>information from the Ticket and Meal classes.</w:t>
        </w:r>
      </w:ins>
      <w:ins w:id="764" w:author="Jared Castaneda" w:date="2020-12-06T23:34:00Z">
        <w:r w:rsidR="00604F0E">
          <w:t xml:space="preserve"> Nothing is too restricted or chained together.</w:t>
        </w:r>
      </w:ins>
      <w:del w:id="765" w:author="Marcos, Nathan" w:date="2020-11-07T14:20:00Z">
        <w:r w:rsidDel="00FD28A4">
          <w:delText>&lt;…&gt;</w:delText>
        </w:r>
      </w:del>
    </w:p>
    <w:p w14:paraId="222EB2B9" w14:textId="12FBC65D" w:rsidR="00EB0379" w:rsidRPr="00731083" w:rsidRDefault="00EB0379" w:rsidP="00EB0379">
      <w:pPr>
        <w:pStyle w:val="Heading2"/>
        <w:spacing w:before="360"/>
      </w:pPr>
      <w:bookmarkStart w:id="766" w:name="_Toc58103323"/>
      <w:bookmarkStart w:id="767" w:name="_Toc58187213"/>
      <w:r w:rsidRPr="00731083">
        <w:t xml:space="preserve">Controller </w:t>
      </w:r>
      <w:r w:rsidR="001C3291" w:rsidRPr="00731083">
        <w:t xml:space="preserve">GRASP </w:t>
      </w:r>
      <w:r w:rsidRPr="00731083">
        <w:t>Decision</w:t>
      </w:r>
      <w:bookmarkEnd w:id="766"/>
      <w:bookmarkEnd w:id="767"/>
    </w:p>
    <w:p w14:paraId="748B23DE" w14:textId="77777777" w:rsidR="00EB0379" w:rsidRDefault="00EB0379" w:rsidP="00EB0379">
      <w:pPr>
        <w:pStyle w:val="Heading3"/>
      </w:pPr>
      <w:bookmarkStart w:id="768" w:name="_Toc58103324"/>
      <w:bookmarkStart w:id="769" w:name="_Toc58187214"/>
      <w:r>
        <w:t>Decision to be made</w:t>
      </w:r>
      <w:bookmarkEnd w:id="768"/>
      <w:bookmarkEnd w:id="769"/>
    </w:p>
    <w:p w14:paraId="18EBF27D" w14:textId="60C829DE" w:rsidR="00EB0379" w:rsidRDefault="000D23DB" w:rsidP="00EB0379">
      <w:pPr>
        <w:pStyle w:val="NormalL2"/>
      </w:pPr>
      <w:ins w:id="770" w:author="Marcos, Nathan" w:date="2020-11-07T14:46:00Z">
        <w:r>
          <w:t xml:space="preserve">The system needs an assigned class </w:t>
        </w:r>
      </w:ins>
      <w:ins w:id="771" w:author="Marcos, Nathan" w:date="2020-11-07T14:47:00Z">
        <w:r>
          <w:t>with the responsibility</w:t>
        </w:r>
      </w:ins>
      <w:ins w:id="772" w:author="Marcos, Nathan" w:date="2020-11-07T14:46:00Z">
        <w:r>
          <w:t xml:space="preserve"> to control </w:t>
        </w:r>
        <w:del w:id="773" w:author="Jared Castaneda" w:date="2020-11-08T16:13:00Z">
          <w:r w:rsidDel="00E33C9C">
            <w:delText xml:space="preserve">the </w:delText>
          </w:r>
        </w:del>
      </w:ins>
      <w:ins w:id="774" w:author="Marcos, Nathan" w:date="2020-11-07T14:47:00Z">
        <w:r>
          <w:t xml:space="preserve">which use case scenarios will be used. </w:t>
        </w:r>
      </w:ins>
      <w:ins w:id="775" w:author="Jared Castaneda" w:date="2020-12-06T23:49:00Z">
        <w:r w:rsidR="00AD2A39">
          <w:t xml:space="preserve">We need to </w:t>
        </w:r>
        <w:proofErr w:type="gramStart"/>
        <w:r w:rsidR="00AD2A39">
          <w:t>make a decision</w:t>
        </w:r>
        <w:proofErr w:type="gramEnd"/>
        <w:r w:rsidR="00AD2A39">
          <w:t xml:space="preserve"> </w:t>
        </w:r>
      </w:ins>
      <w:ins w:id="776" w:author="Jared Castaneda" w:date="2020-12-06T23:52:00Z">
        <w:r w:rsidR="00053177">
          <w:t>on w</w:t>
        </w:r>
        <w:r w:rsidR="00053177" w:rsidRPr="00053177">
          <w:t>hat first object should receive requests from the client</w:t>
        </w:r>
      </w:ins>
      <w:ins w:id="777" w:author="Jared Castaneda" w:date="2020-12-06T23:49:00Z">
        <w:r w:rsidR="00AD2A39">
          <w:t xml:space="preserve">. </w:t>
        </w:r>
      </w:ins>
      <w:ins w:id="778" w:author="Jared Castaneda" w:date="2020-12-07T00:03:00Z">
        <w:r w:rsidR="00341B8F">
          <w:t>A good decision will consider responsibility and representation of eithe</w:t>
        </w:r>
      </w:ins>
      <w:ins w:id="779" w:author="Jared Castaneda" w:date="2020-12-07T00:04:00Z">
        <w:r w:rsidR="00341B8F">
          <w:t>r an</w:t>
        </w:r>
      </w:ins>
      <w:ins w:id="780" w:author="Jared Castaneda" w:date="2020-12-07T00:03:00Z">
        <w:r w:rsidR="00341B8F">
          <w:t xml:space="preserve"> entire system</w:t>
        </w:r>
      </w:ins>
      <w:ins w:id="781" w:author="Jared Castaneda" w:date="2020-12-07T00:04:00Z">
        <w:r w:rsidR="00341B8F">
          <w:t xml:space="preserve">, object, or </w:t>
        </w:r>
      </w:ins>
      <w:ins w:id="782" w:author="Jared Castaneda" w:date="2020-12-07T00:03:00Z">
        <w:r w:rsidR="00341B8F">
          <w:t>use case</w:t>
        </w:r>
      </w:ins>
      <w:ins w:id="783" w:author="Jared Castaneda" w:date="2020-12-07T00:04:00Z">
        <w:r w:rsidR="00341B8F">
          <w:t>.</w:t>
        </w:r>
      </w:ins>
      <w:ins w:id="784" w:author="Jared Castaneda" w:date="2020-12-07T00:03:00Z">
        <w:r w:rsidR="00341B8F">
          <w:t xml:space="preserve"> </w:t>
        </w:r>
      </w:ins>
      <w:ins w:id="785" w:author="Marcos, Nathan" w:date="2020-11-07T14:47:00Z">
        <w:r>
          <w:t>The Session Controller coordinates the system’s operations</w:t>
        </w:r>
      </w:ins>
      <w:ins w:id="786" w:author="Marcos, Nathan" w:date="2020-11-07T14:49:00Z">
        <w:r>
          <w:t xml:space="preserve"> by </w:t>
        </w:r>
      </w:ins>
      <w:ins w:id="787" w:author="Marcos, Nathan" w:date="2020-11-07T14:50:00Z">
        <w:r>
          <w:t>starting a session based on which user logs in.</w:t>
        </w:r>
        <w:r w:rsidR="003922B3">
          <w:t xml:space="preserve"> </w:t>
        </w:r>
      </w:ins>
      <w:ins w:id="788" w:author="Marcos, Nathan" w:date="2020-11-07T14:51:00Z">
        <w:r w:rsidR="003922B3">
          <w:t>The</w:t>
        </w:r>
      </w:ins>
      <w:ins w:id="789" w:author="Marcos, Nathan" w:date="2020-11-07T14:52:00Z">
        <w:r w:rsidR="003922B3">
          <w:t xml:space="preserve"> Session Controller allows certain classes to work on other objects and does not do much work itself.</w:t>
        </w:r>
      </w:ins>
      <w:del w:id="790" w:author="Marcos, Nathan" w:date="2020-11-07T14:46:00Z">
        <w:r w:rsidR="00EB0379" w:rsidDel="000D23DB">
          <w:delText>&lt;</w:delText>
        </w:r>
      </w:del>
      <w:ins w:id="791" w:author="Marcos, Nathan" w:date="2020-11-07T14:46:00Z">
        <w:r w:rsidDel="000D23DB">
          <w:t xml:space="preserve"> </w:t>
        </w:r>
      </w:ins>
      <w:del w:id="792" w:author="Marcos, Nathan" w:date="2020-11-07T14:46:00Z">
        <w:r w:rsidR="00EB0379" w:rsidDel="000D23DB">
          <w:delText>Describe the specific dilemma you’re facing, for example:   What specific question are you trying to answer? What specific problem are you trying to solve?  Include in your description the properties a good and poor decision will have&gt;</w:delText>
        </w:r>
      </w:del>
    </w:p>
    <w:p w14:paraId="2EC25C2F" w14:textId="77777777" w:rsidR="00EB0379" w:rsidRDefault="00EB0379" w:rsidP="00EB0379">
      <w:pPr>
        <w:pStyle w:val="Heading3"/>
      </w:pPr>
      <w:bookmarkStart w:id="793" w:name="_Toc58103325"/>
      <w:bookmarkStart w:id="794" w:name="_Toc58187215"/>
      <w:r>
        <w:lastRenderedPageBreak/>
        <w:t>Options Considered</w:t>
      </w:r>
      <w:bookmarkEnd w:id="793"/>
      <w:bookmarkEnd w:id="794"/>
    </w:p>
    <w:tbl>
      <w:tblPr>
        <w:tblStyle w:val="TableGrid"/>
        <w:tblW w:w="5000" w:type="pct"/>
        <w:tblLook w:val="0620" w:firstRow="1" w:lastRow="0" w:firstColumn="0" w:lastColumn="0" w:noHBand="1" w:noVBand="1"/>
      </w:tblPr>
      <w:tblGrid>
        <w:gridCol w:w="1445"/>
        <w:gridCol w:w="6996"/>
        <w:gridCol w:w="5949"/>
      </w:tblGrid>
      <w:tr w:rsidR="0027309C" w14:paraId="784A1920" w14:textId="77777777" w:rsidTr="001C3291">
        <w:trPr>
          <w:cantSplit/>
          <w:tblHeader/>
        </w:trPr>
        <w:tc>
          <w:tcPr>
            <w:tcW w:w="623" w:type="pct"/>
            <w:shd w:val="clear" w:color="auto" w:fill="D9D9D9" w:themeFill="background1" w:themeFillShade="D9"/>
            <w:vAlign w:val="bottom"/>
          </w:tcPr>
          <w:p w14:paraId="71574872" w14:textId="5820551B" w:rsidR="00EB0379" w:rsidRPr="00D535DD" w:rsidRDefault="00EB0379" w:rsidP="001C3291">
            <w:pPr>
              <w:jc w:val="center"/>
            </w:pPr>
            <w:r w:rsidRPr="00EB0379">
              <w:t>Controller</w:t>
            </w:r>
          </w:p>
        </w:tc>
        <w:tc>
          <w:tcPr>
            <w:tcW w:w="2189" w:type="pct"/>
            <w:shd w:val="clear" w:color="auto" w:fill="D9D9D9" w:themeFill="background1" w:themeFillShade="D9"/>
            <w:vAlign w:val="bottom"/>
          </w:tcPr>
          <w:p w14:paraId="3C83214B" w14:textId="77777777" w:rsidR="00EB0379" w:rsidRPr="00D535DD" w:rsidRDefault="00EB0379" w:rsidP="001C3291">
            <w:pPr>
              <w:jc w:val="center"/>
            </w:pPr>
            <w:r>
              <w:t>Static View</w:t>
            </w:r>
          </w:p>
        </w:tc>
        <w:tc>
          <w:tcPr>
            <w:tcW w:w="2188" w:type="pct"/>
            <w:shd w:val="clear" w:color="auto" w:fill="D9D9D9" w:themeFill="background1" w:themeFillShade="D9"/>
            <w:vAlign w:val="bottom"/>
          </w:tcPr>
          <w:p w14:paraId="0DA11909" w14:textId="77777777" w:rsidR="00EB0379" w:rsidRDefault="00EB0379" w:rsidP="001C3291">
            <w:pPr>
              <w:jc w:val="center"/>
            </w:pPr>
            <w:r>
              <w:t>Dynamic View</w:t>
            </w:r>
          </w:p>
        </w:tc>
      </w:tr>
      <w:tr w:rsidR="0027309C" w14:paraId="16F3B8CB" w14:textId="77777777" w:rsidTr="001C3291">
        <w:trPr>
          <w:cantSplit/>
        </w:trPr>
        <w:tc>
          <w:tcPr>
            <w:tcW w:w="623" w:type="pct"/>
            <w:shd w:val="clear" w:color="auto" w:fill="D9D9D9" w:themeFill="background1" w:themeFillShade="D9"/>
          </w:tcPr>
          <w:p w14:paraId="4DB2DCEE" w14:textId="77777777" w:rsidR="00EB0379" w:rsidRDefault="00EB0379" w:rsidP="001C3291">
            <w:pPr>
              <w:jc w:val="right"/>
            </w:pPr>
            <w:r>
              <w:t>Option 1</w:t>
            </w:r>
          </w:p>
          <w:p w14:paraId="61D27D7C" w14:textId="77777777" w:rsidR="00EB0379" w:rsidRDefault="00EB0379" w:rsidP="001C3291">
            <w:pPr>
              <w:jc w:val="right"/>
            </w:pPr>
            <w:r>
              <w:t>(Rejected)</w:t>
            </w:r>
          </w:p>
        </w:tc>
        <w:tc>
          <w:tcPr>
            <w:tcW w:w="2189" w:type="pct"/>
          </w:tcPr>
          <w:p w14:paraId="6324F4E2" w14:textId="4E3A3E4B" w:rsidR="00EB0379" w:rsidRDefault="00691367" w:rsidP="001C3291">
            <w:pPr>
              <w:jc w:val="center"/>
            </w:pPr>
            <w:ins w:id="795" w:author="Marcos, Nathan" w:date="2020-11-07T14:41:00Z">
              <w:r>
                <w:rPr>
                  <w:noProof/>
                </w:rPr>
                <w:drawing>
                  <wp:inline distT="0" distB="0" distL="0" distR="0" wp14:anchorId="4E39F896" wp14:editId="13B8968E">
                    <wp:extent cx="3848100" cy="266107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5808" cy="2687147"/>
                            </a:xfrm>
                            <a:prstGeom prst="rect">
                              <a:avLst/>
                            </a:prstGeom>
                            <a:noFill/>
                            <a:ln>
                              <a:noFill/>
                            </a:ln>
                          </pic:spPr>
                        </pic:pic>
                      </a:graphicData>
                    </a:graphic>
                  </wp:inline>
                </w:drawing>
              </w:r>
            </w:ins>
            <w:del w:id="796" w:author="Marcos, Nathan" w:date="2020-11-07T14:41:00Z">
              <w:r w:rsidR="00EB0379" w:rsidDel="00691367">
                <w:delText>&lt;insert rejected class diagram SNIPPET here&gt;</w:delText>
              </w:r>
            </w:del>
          </w:p>
        </w:tc>
        <w:tc>
          <w:tcPr>
            <w:tcW w:w="2188" w:type="pct"/>
          </w:tcPr>
          <w:p w14:paraId="1BD35F17" w14:textId="129706B4" w:rsidR="00EB0379" w:rsidRDefault="00691367" w:rsidP="001C3291">
            <w:pPr>
              <w:jc w:val="center"/>
            </w:pPr>
            <w:ins w:id="797" w:author="Marcos, Nathan" w:date="2020-11-07T14:43:00Z">
              <w:r>
                <w:rPr>
                  <w:noProof/>
                </w:rPr>
                <w:drawing>
                  <wp:inline distT="0" distB="0" distL="0" distR="0" wp14:anchorId="5027F568" wp14:editId="75925280">
                    <wp:extent cx="2946400" cy="26162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6400" cy="2616200"/>
                            </a:xfrm>
                            <a:prstGeom prst="rect">
                              <a:avLst/>
                            </a:prstGeom>
                            <a:noFill/>
                            <a:ln>
                              <a:noFill/>
                            </a:ln>
                          </pic:spPr>
                        </pic:pic>
                      </a:graphicData>
                    </a:graphic>
                  </wp:inline>
                </w:drawing>
              </w:r>
            </w:ins>
            <w:del w:id="798" w:author="Marcos, Nathan" w:date="2020-11-07T14:41:00Z">
              <w:r w:rsidR="00EB0379" w:rsidDel="00691367">
                <w:delText>&lt;insert rejected sequence diagram SNIPPET here&gt;</w:delText>
              </w:r>
            </w:del>
          </w:p>
        </w:tc>
      </w:tr>
      <w:tr w:rsidR="0027309C" w14:paraId="1FC75945" w14:textId="77777777" w:rsidTr="001C3291">
        <w:trPr>
          <w:cantSplit/>
        </w:trPr>
        <w:tc>
          <w:tcPr>
            <w:tcW w:w="623" w:type="pct"/>
            <w:shd w:val="clear" w:color="auto" w:fill="D9D9D9" w:themeFill="background1" w:themeFillShade="D9"/>
          </w:tcPr>
          <w:p w14:paraId="1F050982" w14:textId="77777777" w:rsidR="00EB0379" w:rsidRDefault="00EB0379" w:rsidP="001C3291">
            <w:pPr>
              <w:jc w:val="right"/>
            </w:pPr>
            <w:r>
              <w:t>Option 2</w:t>
            </w:r>
          </w:p>
          <w:p w14:paraId="1F4A77D3" w14:textId="77777777" w:rsidR="00EB0379" w:rsidRDefault="00EB0379" w:rsidP="001C3291">
            <w:pPr>
              <w:jc w:val="right"/>
            </w:pPr>
            <w:r>
              <w:t>(Selected)</w:t>
            </w:r>
          </w:p>
        </w:tc>
        <w:tc>
          <w:tcPr>
            <w:tcW w:w="2189" w:type="pct"/>
          </w:tcPr>
          <w:p w14:paraId="06E3AAF4" w14:textId="288F26B1" w:rsidR="00EB0379" w:rsidRDefault="0027309C" w:rsidP="001C3291">
            <w:pPr>
              <w:jc w:val="center"/>
            </w:pPr>
            <w:ins w:id="799" w:author="Marcos, Nathan" w:date="2020-12-05T23:23:00Z">
              <w:r>
                <w:rPr>
                  <w:noProof/>
                </w:rPr>
                <w:drawing>
                  <wp:inline distT="0" distB="0" distL="0" distR="0" wp14:anchorId="6D0C2FEE" wp14:editId="45BAC11C">
                    <wp:extent cx="4295775" cy="3502025"/>
                    <wp:effectExtent l="0" t="0" r="952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5775" cy="3502025"/>
                            </a:xfrm>
                            <a:prstGeom prst="rect">
                              <a:avLst/>
                            </a:prstGeom>
                            <a:noFill/>
                            <a:ln>
                              <a:noFill/>
                            </a:ln>
                          </pic:spPr>
                        </pic:pic>
                      </a:graphicData>
                    </a:graphic>
                  </wp:inline>
                </w:drawing>
              </w:r>
            </w:ins>
            <w:del w:id="800" w:author="Marcos, Nathan" w:date="2020-11-07T14:41:00Z">
              <w:r w:rsidR="00EB0379" w:rsidDel="00691367">
                <w:delText>&lt;insert Selected class diagram SNIPPET here&gt;</w:delText>
              </w:r>
            </w:del>
          </w:p>
        </w:tc>
        <w:tc>
          <w:tcPr>
            <w:tcW w:w="2188" w:type="pct"/>
          </w:tcPr>
          <w:p w14:paraId="67220930" w14:textId="28DD27D1" w:rsidR="00EB0379" w:rsidRDefault="0027309C" w:rsidP="001C3291">
            <w:pPr>
              <w:jc w:val="center"/>
            </w:pPr>
            <w:ins w:id="801" w:author="Marcos, Nathan" w:date="2020-12-05T23:25:00Z">
              <w:r>
                <w:rPr>
                  <w:noProof/>
                </w:rPr>
                <w:drawing>
                  <wp:inline distT="0" distB="0" distL="0" distR="0" wp14:anchorId="44844961" wp14:editId="4F22608A">
                    <wp:extent cx="3588517" cy="199698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26677" cy="2018221"/>
                            </a:xfrm>
                            <a:prstGeom prst="rect">
                              <a:avLst/>
                            </a:prstGeom>
                            <a:noFill/>
                            <a:ln>
                              <a:noFill/>
                            </a:ln>
                          </pic:spPr>
                        </pic:pic>
                      </a:graphicData>
                    </a:graphic>
                  </wp:inline>
                </w:drawing>
              </w:r>
            </w:ins>
            <w:del w:id="802" w:author="Marcos, Nathan" w:date="2020-11-07T14:41:00Z">
              <w:r w:rsidR="00EB0379" w:rsidDel="00691367">
                <w:delText>&lt;insert rejected sequence diagram SNIPPET here&gt;</w:delText>
              </w:r>
            </w:del>
          </w:p>
        </w:tc>
      </w:tr>
      <w:tr w:rsidR="0027309C" w14:paraId="331E5DF1" w14:textId="77777777" w:rsidTr="001C3291">
        <w:trPr>
          <w:cantSplit/>
        </w:trPr>
        <w:tc>
          <w:tcPr>
            <w:tcW w:w="623" w:type="pct"/>
            <w:shd w:val="clear" w:color="auto" w:fill="D9D9D9" w:themeFill="background1" w:themeFillShade="D9"/>
          </w:tcPr>
          <w:p w14:paraId="3DB875F2" w14:textId="77777777" w:rsidR="00EB0379" w:rsidRDefault="00EB0379" w:rsidP="001C3291">
            <w:pPr>
              <w:jc w:val="right"/>
            </w:pPr>
            <w:r>
              <w:lastRenderedPageBreak/>
              <w:t>Design Model Reference</w:t>
            </w:r>
          </w:p>
        </w:tc>
        <w:tc>
          <w:tcPr>
            <w:tcW w:w="2189" w:type="pct"/>
          </w:tcPr>
          <w:p w14:paraId="6891A27F" w14:textId="7D7D9277" w:rsidR="00EB0379" w:rsidRDefault="00980FC8" w:rsidP="001C3291">
            <w:ins w:id="803" w:author="Marcos, Nathan" w:date="2020-11-07T14:56:00Z">
              <w:r>
                <w:t>Design Model Artifact Page 1 Section 1.</w:t>
              </w:r>
            </w:ins>
            <w:ins w:id="804" w:author="Marcos, Nathan" w:date="2020-12-05T23:27:00Z">
              <w:r w:rsidR="00AC1EFE">
                <w:t>2</w:t>
              </w:r>
            </w:ins>
            <w:ins w:id="805" w:author="Marcos, Nathan" w:date="2020-11-07T14:56:00Z">
              <w:r>
                <w:t xml:space="preserve"> </w:t>
              </w:r>
            </w:ins>
            <w:ins w:id="806" w:author="Marcos, Nathan" w:date="2020-12-05T23:27:00Z">
              <w:r w:rsidR="00AC1EFE">
                <w:t>Authenticate Customer</w:t>
              </w:r>
            </w:ins>
            <w:del w:id="807" w:author="Marcos, Nathan" w:date="2020-11-07T14:56:00Z">
              <w:r w:rsidR="00EB0379" w:rsidDel="00980FC8">
                <w:delText>&lt;point to paragraph, page number, and where on the page where the selected option snippet appears in your bigger, overall design’s Static View&gt;</w:delText>
              </w:r>
            </w:del>
          </w:p>
        </w:tc>
        <w:tc>
          <w:tcPr>
            <w:tcW w:w="2188" w:type="pct"/>
          </w:tcPr>
          <w:p w14:paraId="3613DD52" w14:textId="4A7D31BB" w:rsidR="00EB0379" w:rsidRDefault="00575A88" w:rsidP="001C3291">
            <w:ins w:id="808" w:author="Marcos, Nathan" w:date="2020-12-05T23:28:00Z">
              <w:r w:rsidRPr="00575A88">
                <w:t>Design Model Artifact Page 4 Section 2.1 Add Payment</w:t>
              </w:r>
              <w:r w:rsidRPr="00575A88" w:rsidDel="00980FC8">
                <w:t xml:space="preserve"> </w:t>
              </w:r>
            </w:ins>
            <w:del w:id="809" w:author="Marcos, Nathan" w:date="2020-11-07T14:56:00Z">
              <w:r w:rsidR="00EB0379" w:rsidDel="00980FC8">
                <w:delText>&lt;point to paragraph, page number, and where on the page where the selected option snippet appears in your bigger, overall design’s Dynamic View&gt;</w:delText>
              </w:r>
            </w:del>
          </w:p>
        </w:tc>
      </w:tr>
    </w:tbl>
    <w:p w14:paraId="2F06C782" w14:textId="77777777" w:rsidR="00EB0379" w:rsidRPr="0017321D" w:rsidRDefault="00EB0379" w:rsidP="00EB0379">
      <w:pPr>
        <w:pStyle w:val="NormalL2"/>
      </w:pPr>
    </w:p>
    <w:p w14:paraId="3220A1B7" w14:textId="77777777" w:rsidR="00EB0379" w:rsidRDefault="00EB0379" w:rsidP="00EB0379">
      <w:pPr>
        <w:pStyle w:val="Heading3"/>
      </w:pPr>
      <w:bookmarkStart w:id="810" w:name="_Toc58103326"/>
      <w:bookmarkStart w:id="811" w:name="_Toc58187216"/>
      <w:r>
        <w:t>Selection and Rationale</w:t>
      </w:r>
      <w:bookmarkEnd w:id="810"/>
      <w:bookmarkEnd w:id="811"/>
    </w:p>
    <w:p w14:paraId="28E8BB01" w14:textId="2A32D30F" w:rsidR="00EB0379" w:rsidRPr="0017321D" w:rsidRDefault="00EB0379" w:rsidP="00EB0379">
      <w:pPr>
        <w:pStyle w:val="NormalL2"/>
      </w:pPr>
      <w:r>
        <w:t>Option 1 has been discarded because</w:t>
      </w:r>
      <w:ins w:id="812" w:author="Marcos, Nathan" w:date="2020-11-07T14:52:00Z">
        <w:r w:rsidR="0074558A">
          <w:t xml:space="preserve"> </w:t>
        </w:r>
      </w:ins>
      <w:ins w:id="813" w:author="Marcos, Nathan" w:date="2020-11-07T14:53:00Z">
        <w:r w:rsidR="0074558A">
          <w:t xml:space="preserve">the Session Controller would have three separate use case controllers and therefore would require </w:t>
        </w:r>
      </w:ins>
      <w:ins w:id="814" w:author="Marcos, Nathan" w:date="2020-11-07T14:54:00Z">
        <w:r w:rsidR="0074558A">
          <w:t>unnecessary time to create a new use case if needed. With a single controller the system can have new user types using one controller.</w:t>
        </w:r>
      </w:ins>
      <w:del w:id="815" w:author="Marcos, Nathan" w:date="2020-11-07T14:52:00Z">
        <w:r w:rsidDel="0074558A">
          <w:delText xml:space="preserve"> &lt;…&gt;</w:delText>
        </w:r>
      </w:del>
    </w:p>
    <w:p w14:paraId="035AE0D2" w14:textId="6F2CDC33" w:rsidR="00EB0379" w:rsidRDefault="00EB0379" w:rsidP="00EB0379">
      <w:pPr>
        <w:pStyle w:val="NormalL2"/>
      </w:pPr>
      <w:r>
        <w:t xml:space="preserve">Option 2 has been selected because </w:t>
      </w:r>
      <w:ins w:id="816" w:author="Marcos, Nathan" w:date="2020-11-07T14:54:00Z">
        <w:del w:id="817" w:author="Jared Castaneda" w:date="2020-12-06T23:59:00Z">
          <w:r w:rsidR="00F636B5" w:rsidDel="00972288">
            <w:delText>it allows the Session</w:delText>
          </w:r>
        </w:del>
      </w:ins>
      <w:ins w:id="818" w:author="Marcos, Nathan" w:date="2020-11-07T14:55:00Z">
        <w:del w:id="819" w:author="Jared Castaneda" w:date="2020-12-06T23:59:00Z">
          <w:r w:rsidR="00F636B5" w:rsidDel="00972288">
            <w:delText xml:space="preserve"> Controller </w:delText>
          </w:r>
        </w:del>
      </w:ins>
      <w:ins w:id="820" w:author="Marcos, Nathan" w:date="2020-12-05T23:26:00Z">
        <w:del w:id="821" w:author="Jared Castaneda" w:date="2020-12-06T23:59:00Z">
          <w:r w:rsidR="00744DF0" w:rsidDel="00972288">
            <w:delText>allows a user to select the Customer role. We can see</w:delText>
          </w:r>
          <w:r w:rsidR="004A5762" w:rsidDel="00972288">
            <w:delText xml:space="preserve"> that the CustomerHandler allows the customer to pay with a credit card. Other </w:delText>
          </w:r>
        </w:del>
      </w:ins>
      <w:ins w:id="822" w:author="Marcos, Nathan" w:date="2020-12-05T23:27:00Z">
        <w:del w:id="823" w:author="Jared Castaneda" w:date="2020-12-06T23:59:00Z">
          <w:r w:rsidR="004A5762" w:rsidDel="00972288">
            <w:delText>sessions can be created with their own commands.</w:delText>
          </w:r>
        </w:del>
      </w:ins>
      <w:ins w:id="824" w:author="Jared Castaneda" w:date="2020-12-07T00:02:00Z">
        <w:r w:rsidR="00A448E7">
          <w:t xml:space="preserve">a Customer </w:t>
        </w:r>
      </w:ins>
      <w:ins w:id="825" w:author="Jared Castaneda" w:date="2020-12-07T00:01:00Z">
        <w:r w:rsidR="00972288">
          <w:t xml:space="preserve">will be the root object in the multiple use cases involving a Customer. </w:t>
        </w:r>
      </w:ins>
      <w:ins w:id="826" w:author="Jared Castaneda" w:date="2020-12-07T00:00:00Z">
        <w:r w:rsidR="00972288">
          <w:t xml:space="preserve"> </w:t>
        </w:r>
      </w:ins>
      <w:ins w:id="827" w:author="Jared Castaneda" w:date="2020-12-07T00:02:00Z">
        <w:r w:rsidR="00A448E7">
          <w:t>Use cases such as paying with a credit card or</w:t>
        </w:r>
      </w:ins>
      <w:ins w:id="828" w:author="Jared Castaneda" w:date="2020-12-07T00:03:00Z">
        <w:r w:rsidR="00A448E7">
          <w:t xml:space="preserve"> booking a flight revolve around the Customer.</w:t>
        </w:r>
      </w:ins>
      <w:ins w:id="829" w:author="Jared Castaneda" w:date="2020-12-07T00:02:00Z">
        <w:r w:rsidR="00A448E7" w:rsidDel="00F636B5">
          <w:t xml:space="preserve"> </w:t>
        </w:r>
      </w:ins>
      <w:del w:id="830" w:author="Marcos, Nathan" w:date="2020-11-07T14:54:00Z">
        <w:r w:rsidDel="00F636B5">
          <w:delText>&lt;…&gt;</w:delText>
        </w:r>
      </w:del>
    </w:p>
    <w:p w14:paraId="513CA70B" w14:textId="77777777" w:rsidR="00EB0379" w:rsidRPr="0017321D" w:rsidRDefault="00EB0379" w:rsidP="00EB0379"/>
    <w:p w14:paraId="2D3D56F2" w14:textId="77777777" w:rsidR="00C75F5A" w:rsidRPr="00C75F5A" w:rsidRDefault="00C75F5A" w:rsidP="00EB0379">
      <w:pPr>
        <w:rPr>
          <w:sz w:val="16"/>
          <w:szCs w:val="16"/>
        </w:rPr>
        <w:sectPr w:rsidR="00C75F5A" w:rsidRPr="00C75F5A" w:rsidSect="00A6593C">
          <w:headerReference w:type="default" r:id="rId45"/>
          <w:footerReference w:type="default" r:id="rId46"/>
          <w:pgSz w:w="15840" w:h="12240" w:orient="landscape"/>
          <w:pgMar w:top="720" w:right="720" w:bottom="720" w:left="720" w:header="360" w:footer="360" w:gutter="0"/>
          <w:cols w:space="720"/>
          <w:docGrid w:linePitch="360"/>
        </w:sectPr>
      </w:pPr>
    </w:p>
    <w:p w14:paraId="3857F565" w14:textId="389F3218" w:rsidR="00774689" w:rsidRDefault="00774689" w:rsidP="00774689">
      <w:pPr>
        <w:pStyle w:val="Heading1"/>
      </w:pPr>
      <w:bookmarkStart w:id="839" w:name="_Toc58103327"/>
      <w:bookmarkStart w:id="840" w:name="_Toc58187217"/>
      <w:r>
        <w:lastRenderedPageBreak/>
        <w:t>Logical View</w:t>
      </w:r>
      <w:bookmarkEnd w:id="839"/>
      <w:bookmarkEnd w:id="840"/>
    </w:p>
    <w:p w14:paraId="12B4EADA" w14:textId="540F9EB5" w:rsidR="00774689" w:rsidRDefault="00774689" w:rsidP="00774689">
      <w:pPr>
        <w:pStyle w:val="Heading2"/>
      </w:pPr>
      <w:bookmarkStart w:id="841" w:name="_Toc58103328"/>
      <w:bookmarkStart w:id="842" w:name="_Toc58187218"/>
      <w:r>
        <w:t>Package Diagram</w:t>
      </w:r>
      <w:r w:rsidR="003C21FF">
        <w:t>s</w:t>
      </w:r>
      <w:bookmarkEnd w:id="841"/>
      <w:bookmarkEnd w:id="842"/>
    </w:p>
    <w:p w14:paraId="446FD106" w14:textId="206A6AF3" w:rsidR="00143A9F" w:rsidDel="0032273C" w:rsidRDefault="00143A9F" w:rsidP="00143A9F">
      <w:pPr>
        <w:pStyle w:val="NormalL2"/>
        <w:rPr>
          <w:del w:id="843" w:author="jawad swed" w:date="2020-11-07T23:35:00Z"/>
        </w:rPr>
      </w:pPr>
      <w:del w:id="844" w:author="jawad swed" w:date="2020-11-07T23:35:00Z">
        <w:r w:rsidDel="00776001">
          <w:delText>&lt;insert diagram here&gt;</w:delText>
        </w:r>
      </w:del>
    </w:p>
    <w:p w14:paraId="2D95B482" w14:textId="4F83DE09" w:rsidR="0032273C" w:rsidRPr="00143A9F" w:rsidRDefault="0032273C">
      <w:pPr>
        <w:pStyle w:val="NormalL2"/>
        <w:jc w:val="center"/>
        <w:rPr>
          <w:ins w:id="845" w:author="jawad swed" w:date="2020-11-08T04:52:00Z"/>
        </w:rPr>
        <w:pPrChange w:id="846" w:author="Jared Castaneda" w:date="2020-11-08T17:26:00Z">
          <w:pPr>
            <w:pStyle w:val="NormalL2"/>
          </w:pPr>
        </w:pPrChange>
      </w:pPr>
      <w:ins w:id="847" w:author="jawad swed" w:date="2020-11-08T04:52:00Z">
        <w:del w:id="848" w:author="Jared Castaneda" w:date="2020-12-07T00:05:00Z">
          <w:r w:rsidDel="00F72793">
            <w:rPr>
              <w:noProof/>
            </w:rPr>
            <w:drawing>
              <wp:inline distT="0" distB="0" distL="0" distR="0" wp14:anchorId="28719AB1" wp14:editId="429E12DE">
                <wp:extent cx="6452558" cy="505142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56781" cy="5054731"/>
                        </a:xfrm>
                        <a:prstGeom prst="rect">
                          <a:avLst/>
                        </a:prstGeom>
                        <a:noFill/>
                        <a:ln>
                          <a:noFill/>
                        </a:ln>
                      </pic:spPr>
                    </pic:pic>
                  </a:graphicData>
                </a:graphic>
              </wp:inline>
            </w:drawing>
          </w:r>
        </w:del>
      </w:ins>
      <w:ins w:id="849" w:author="Jared Castaneda" w:date="2020-12-07T00:05:00Z">
        <w:r w:rsidR="00F72793" w:rsidRPr="00F72793">
          <w:t xml:space="preserve"> </w:t>
        </w:r>
        <w:r w:rsidR="00F72793">
          <w:rPr>
            <w:noProof/>
          </w:rPr>
          <w:drawing>
            <wp:inline distT="0" distB="0" distL="0" distR="0" wp14:anchorId="1ED16455" wp14:editId="789691CD">
              <wp:extent cx="5874589" cy="43248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9026" cy="4342884"/>
                      </a:xfrm>
                      <a:prstGeom prst="rect">
                        <a:avLst/>
                      </a:prstGeom>
                      <a:noFill/>
                      <a:ln>
                        <a:noFill/>
                      </a:ln>
                    </pic:spPr>
                  </pic:pic>
                </a:graphicData>
              </a:graphic>
            </wp:inline>
          </w:drawing>
        </w:r>
      </w:ins>
    </w:p>
    <w:p w14:paraId="515D39FC" w14:textId="0782A6FD" w:rsidR="001C3291" w:rsidRDefault="001C3291" w:rsidP="001C3291">
      <w:pPr>
        <w:pStyle w:val="Heading3"/>
      </w:pPr>
      <w:bookmarkStart w:id="850" w:name="_Toc58103329"/>
      <w:bookmarkStart w:id="851" w:name="_Toc58187219"/>
      <w:r>
        <w:t>Presentation (UI) Layer Components</w:t>
      </w:r>
      <w:bookmarkEnd w:id="850"/>
      <w:bookmarkEnd w:id="851"/>
    </w:p>
    <w:p w14:paraId="6C2C6C40" w14:textId="10BF0D5D" w:rsidR="001C3291" w:rsidRPr="004B60A3" w:rsidDel="0032273C" w:rsidRDefault="001C3291" w:rsidP="001C3291">
      <w:pPr>
        <w:spacing w:after="0"/>
        <w:rPr>
          <w:del w:id="852" w:author="jawad swed" w:date="2020-11-08T04:52:00Z"/>
          <w:highlight w:val="yellow"/>
        </w:rPr>
      </w:pPr>
      <w:del w:id="853" w:author="jawad swed" w:date="2020-11-08T04:52:00Z">
        <w:r w:rsidRPr="004B60A3" w:rsidDel="0032273C">
          <w:rPr>
            <w:highlight w:val="yellow"/>
          </w:rPr>
          <w:delText xml:space="preserve">NOTE TO STUDENTS:  </w:delText>
        </w:r>
        <w:bookmarkStart w:id="854" w:name="_Toc55743815"/>
        <w:bookmarkStart w:id="855" w:name="_Toc55810160"/>
        <w:bookmarkStart w:id="856" w:name="_Toc58103330"/>
        <w:bookmarkStart w:id="857" w:name="_Toc58187220"/>
        <w:bookmarkEnd w:id="854"/>
        <w:bookmarkEnd w:id="855"/>
        <w:bookmarkEnd w:id="856"/>
        <w:bookmarkEnd w:id="857"/>
      </w:del>
    </w:p>
    <w:p w14:paraId="7F41B374" w14:textId="5B9F5658" w:rsidR="001C3291" w:rsidRPr="004B60A3" w:rsidDel="0032273C" w:rsidRDefault="001C3291" w:rsidP="001C3291">
      <w:pPr>
        <w:pStyle w:val="ListParagraph"/>
        <w:numPr>
          <w:ilvl w:val="0"/>
          <w:numId w:val="9"/>
        </w:numPr>
        <w:rPr>
          <w:del w:id="858" w:author="jawad swed" w:date="2020-11-08T04:52:00Z"/>
          <w:highlight w:val="yellow"/>
        </w:rPr>
      </w:pPr>
      <w:del w:id="859" w:author="jawad swed" w:date="2020-11-08T04:52:00Z">
        <w:r w:rsidDel="0032273C">
          <w:rPr>
            <w:highlight w:val="yellow"/>
          </w:rPr>
          <w:delText xml:space="preserve">Leave this as N/A.  Our subcontractor will provide this detail later. </w:delText>
        </w:r>
        <w:bookmarkStart w:id="860" w:name="_Toc55743816"/>
        <w:bookmarkStart w:id="861" w:name="_Toc55810161"/>
        <w:bookmarkStart w:id="862" w:name="_Toc58103331"/>
        <w:bookmarkStart w:id="863" w:name="_Toc58187221"/>
        <w:bookmarkEnd w:id="860"/>
        <w:bookmarkEnd w:id="861"/>
        <w:bookmarkEnd w:id="862"/>
        <w:bookmarkEnd w:id="863"/>
      </w:del>
    </w:p>
    <w:p w14:paraId="168E720A" w14:textId="1158564B" w:rsidR="001C3291" w:rsidRPr="004B60A3" w:rsidDel="0032273C" w:rsidRDefault="001C3291" w:rsidP="001C3291">
      <w:pPr>
        <w:pStyle w:val="ListParagraph"/>
        <w:numPr>
          <w:ilvl w:val="0"/>
          <w:numId w:val="9"/>
        </w:numPr>
        <w:rPr>
          <w:del w:id="864" w:author="jawad swed" w:date="2020-11-08T04:52:00Z"/>
          <w:highlight w:val="yellow"/>
        </w:rPr>
      </w:pPr>
      <w:del w:id="865" w:author="jawad swed" w:date="2020-11-08T04:52:00Z">
        <w:r w:rsidRPr="004B60A3" w:rsidDel="0032273C">
          <w:rPr>
            <w:highlight w:val="yellow"/>
          </w:rPr>
          <w:delText>Delete this NOTE before you deliver</w:delText>
        </w:r>
        <w:bookmarkStart w:id="866" w:name="_Toc55743817"/>
        <w:bookmarkStart w:id="867" w:name="_Toc55810162"/>
        <w:bookmarkStart w:id="868" w:name="_Toc58103332"/>
        <w:bookmarkStart w:id="869" w:name="_Toc58187222"/>
        <w:bookmarkEnd w:id="866"/>
        <w:bookmarkEnd w:id="867"/>
        <w:bookmarkEnd w:id="868"/>
        <w:bookmarkEnd w:id="869"/>
      </w:del>
    </w:p>
    <w:p w14:paraId="7A55696A" w14:textId="75287D90" w:rsidR="001C3291" w:rsidRPr="001C3291" w:rsidDel="00235CF7" w:rsidRDefault="001C3291" w:rsidP="001C3291">
      <w:pPr>
        <w:pStyle w:val="NormalL2"/>
        <w:rPr>
          <w:del w:id="870" w:author="Jared Castaneda" w:date="2020-11-08T22:49:00Z"/>
        </w:rPr>
      </w:pPr>
      <w:del w:id="871" w:author="Jared Castaneda" w:date="2020-11-08T22:49:00Z">
        <w:r w:rsidDel="00235CF7">
          <w:delText>N/A</w:delText>
        </w:r>
        <w:bookmarkStart w:id="872" w:name="_Toc55743818"/>
        <w:bookmarkStart w:id="873" w:name="_Toc55810163"/>
        <w:bookmarkStart w:id="874" w:name="_Toc58103333"/>
        <w:bookmarkStart w:id="875" w:name="_Toc58187223"/>
        <w:bookmarkEnd w:id="872"/>
        <w:bookmarkEnd w:id="873"/>
        <w:bookmarkEnd w:id="874"/>
        <w:bookmarkEnd w:id="875"/>
      </w:del>
    </w:p>
    <w:p w14:paraId="41A26026" w14:textId="7DFF0781" w:rsidR="00774689" w:rsidRDefault="00774689" w:rsidP="001C3291">
      <w:pPr>
        <w:pStyle w:val="Heading3"/>
      </w:pPr>
      <w:bookmarkStart w:id="876" w:name="_Toc58103334"/>
      <w:bookmarkStart w:id="877" w:name="_Toc58187224"/>
      <w:r>
        <w:t xml:space="preserve">Domain (Application) Layer </w:t>
      </w:r>
      <w:r w:rsidR="003C21FF">
        <w:t>C</w:t>
      </w:r>
      <w:r>
        <w:t>omponents</w:t>
      </w:r>
      <w:bookmarkEnd w:id="876"/>
      <w:bookmarkEnd w:id="877"/>
    </w:p>
    <w:p w14:paraId="2FE9EB67" w14:textId="1D2D444D" w:rsidR="00143A9F" w:rsidRDefault="00143A9F" w:rsidP="001C3291">
      <w:pPr>
        <w:pStyle w:val="Heading4"/>
      </w:pPr>
      <w:del w:id="878" w:author="Jared Castaneda" w:date="2020-11-08T14:31:00Z">
        <w:r w:rsidDel="00597EA2">
          <w:delText>&lt;Component 1&gt;</w:delText>
        </w:r>
      </w:del>
      <w:bookmarkStart w:id="879" w:name="_Toc58103335"/>
      <w:bookmarkStart w:id="880" w:name="_Toc58187225"/>
      <w:ins w:id="881" w:author="Jared Castaneda" w:date="2020-11-08T14:31:00Z">
        <w:r w:rsidR="00597EA2">
          <w:t>Customer</w:t>
        </w:r>
      </w:ins>
      <w:bookmarkEnd w:id="879"/>
      <w:bookmarkEnd w:id="880"/>
    </w:p>
    <w:p w14:paraId="243372AC" w14:textId="3918626C" w:rsidR="00597EA2" w:rsidRPr="00143A9F" w:rsidRDefault="00143A9F" w:rsidP="001C3291">
      <w:pPr>
        <w:pStyle w:val="NormalL2"/>
      </w:pPr>
      <w:del w:id="882" w:author="Jared Castaneda" w:date="2020-11-08T14:40:00Z">
        <w:r w:rsidDel="00EC484A">
          <w:delText>&lt;inert Component 1 description and purpose here.  Components are represented as sub packages in the diagram above</w:delText>
        </w:r>
        <w:r w:rsidR="00240DD2" w:rsidDel="00EC484A">
          <w:delText xml:space="preserve"> and as subfolders in your computer’s filesystem</w:delText>
        </w:r>
        <w:r w:rsidDel="00EC484A">
          <w:delText>&gt;</w:delText>
        </w:r>
      </w:del>
      <w:ins w:id="883" w:author="Jared Castaneda" w:date="2020-11-08T14:32:00Z">
        <w:r w:rsidR="00597EA2">
          <w:t>The Customer component consists of Customer.cpp, Customer.hpp, CustomerHandler.c</w:t>
        </w:r>
      </w:ins>
      <w:ins w:id="884" w:author="Jared Castaneda" w:date="2020-11-08T14:33:00Z">
        <w:r w:rsidR="00597EA2">
          <w:t xml:space="preserve">pp, and CustomerHandler.hpp. This outlines the Customer class with various functions that will be used in a Customer session. The most important functions are </w:t>
        </w:r>
        <w:proofErr w:type="spellStart"/>
        <w:r w:rsidR="00597EA2">
          <w:t>bookFlight</w:t>
        </w:r>
        <w:proofErr w:type="spellEnd"/>
        <w:r w:rsidR="00597EA2">
          <w:t xml:space="preserve">, </w:t>
        </w:r>
        <w:proofErr w:type="spellStart"/>
        <w:r w:rsidR="00597EA2">
          <w:t>payCreditCard</w:t>
        </w:r>
        <w:proofErr w:type="spellEnd"/>
        <w:r w:rsidR="00597EA2">
          <w:t xml:space="preserve">, </w:t>
        </w:r>
      </w:ins>
      <w:ins w:id="885" w:author="Jared Castaneda" w:date="2020-11-08T14:34:00Z">
        <w:r w:rsidR="00597EA2">
          <w:t xml:space="preserve">and </w:t>
        </w:r>
        <w:proofErr w:type="spellStart"/>
        <w:r w:rsidR="00597EA2">
          <w:t>showTickets</w:t>
        </w:r>
        <w:proofErr w:type="spellEnd"/>
        <w:r w:rsidR="00597EA2">
          <w:t xml:space="preserve">. These functions are used in </w:t>
        </w:r>
      </w:ins>
      <w:ins w:id="886" w:author="Jared Castaneda" w:date="2020-11-08T14:59:00Z">
        <w:r w:rsidR="00197F9A">
          <w:t>Customer</w:t>
        </w:r>
      </w:ins>
      <w:ins w:id="887" w:author="Jared Castaneda" w:date="2020-11-08T14:34:00Z">
        <w:r w:rsidR="00597EA2">
          <w:t xml:space="preserve"> requests to obtain responses from the System. </w:t>
        </w:r>
      </w:ins>
      <w:ins w:id="888" w:author="Jared Castaneda" w:date="2020-11-08T14:58:00Z">
        <w:r w:rsidR="00197F9A">
          <w:t>They were all used in</w:t>
        </w:r>
      </w:ins>
      <w:ins w:id="889" w:author="Jared Castaneda" w:date="2020-11-08T14:59:00Z">
        <w:r w:rsidR="00197F9A">
          <w:t xml:space="preserve"> our technical demo. </w:t>
        </w:r>
      </w:ins>
      <w:proofErr w:type="spellStart"/>
      <w:ins w:id="890" w:author="Jared Castaneda" w:date="2020-11-08T14:34:00Z">
        <w:r w:rsidR="005767F8">
          <w:t>CustomerHandler</w:t>
        </w:r>
        <w:proofErr w:type="spellEnd"/>
        <w:r w:rsidR="005767F8">
          <w:t xml:space="preserve"> contains the virtual function</w:t>
        </w:r>
      </w:ins>
      <w:ins w:id="891" w:author="Jared Castaneda" w:date="2020-11-08T14:35:00Z">
        <w:r w:rsidR="005767F8">
          <w:t>s.</w:t>
        </w:r>
      </w:ins>
      <w:ins w:id="892" w:author="Jared Castaneda" w:date="2020-11-08T14:32:00Z">
        <w:r w:rsidR="00597EA2">
          <w:t xml:space="preserve"> </w:t>
        </w:r>
      </w:ins>
      <w:ins w:id="893" w:author="Jared Castaneda" w:date="2020-11-08T14:37:00Z">
        <w:r w:rsidR="00A035EA">
          <w:t xml:space="preserve">Customer will implement the </w:t>
        </w:r>
        <w:proofErr w:type="spellStart"/>
        <w:r w:rsidR="00A035EA">
          <w:t>CustomerHandler</w:t>
        </w:r>
        <w:proofErr w:type="spellEnd"/>
        <w:r w:rsidR="00A035EA">
          <w:t xml:space="preserve"> interface. </w:t>
        </w:r>
      </w:ins>
    </w:p>
    <w:p w14:paraId="2E455BEF" w14:textId="4848DABD" w:rsidR="00143A9F" w:rsidDel="001974BD" w:rsidRDefault="00143A9F" w:rsidP="001C3291">
      <w:pPr>
        <w:pStyle w:val="Heading4"/>
        <w:rPr>
          <w:del w:id="894" w:author="Jared Castaneda" w:date="2020-12-07T11:17:00Z"/>
        </w:rPr>
      </w:pPr>
      <w:del w:id="895" w:author="Jared Castaneda" w:date="2020-11-08T14:43:00Z">
        <w:r w:rsidDel="006273C4">
          <w:delText>&lt;Component 2&gt;</w:delText>
        </w:r>
      </w:del>
    </w:p>
    <w:p w14:paraId="35A3540A" w14:textId="15BF4803" w:rsidR="00240DD2" w:rsidDel="001974BD" w:rsidRDefault="00240DD2" w:rsidP="001C3291">
      <w:pPr>
        <w:pStyle w:val="NormalL2"/>
        <w:rPr>
          <w:del w:id="896" w:author="Jared Castaneda" w:date="2020-12-07T11:17:00Z"/>
        </w:rPr>
      </w:pPr>
      <w:del w:id="897" w:author="Jared Castaneda" w:date="2020-11-08T14:44:00Z">
        <w:r w:rsidDel="001D6743">
          <w:delText>&lt;inert Component 2 description and purpose here.  Components are represented as sub packages in the diagram above and as subfolders in your computer’s filesystem&gt;</w:delText>
        </w:r>
      </w:del>
    </w:p>
    <w:p w14:paraId="3AE44360" w14:textId="41F72621" w:rsidR="00240DD2" w:rsidRDefault="00240DD2" w:rsidP="001C3291">
      <w:pPr>
        <w:pStyle w:val="Heading4"/>
      </w:pPr>
      <w:del w:id="898" w:author="Jared Castaneda" w:date="2020-11-08T15:00:00Z">
        <w:r w:rsidDel="00D7417C">
          <w:delText>&lt;Component …&gt;</w:delText>
        </w:r>
      </w:del>
      <w:bookmarkStart w:id="899" w:name="_Toc58103337"/>
      <w:bookmarkStart w:id="900" w:name="_Toc58187227"/>
      <w:ins w:id="901" w:author="Jared Castaneda" w:date="2020-11-08T15:00:00Z">
        <w:r w:rsidR="00D7417C">
          <w:t>Session</w:t>
        </w:r>
      </w:ins>
      <w:bookmarkEnd w:id="899"/>
      <w:bookmarkEnd w:id="900"/>
    </w:p>
    <w:p w14:paraId="6B391D6C" w14:textId="257B6405" w:rsidR="00BF7362" w:rsidRDefault="00D7417C" w:rsidP="001C3291">
      <w:pPr>
        <w:pStyle w:val="NormalL2"/>
        <w:rPr>
          <w:ins w:id="902" w:author="Jared Castaneda" w:date="2020-11-08T15:11:00Z"/>
        </w:rPr>
      </w:pPr>
      <w:ins w:id="903" w:author="Jared Castaneda" w:date="2020-11-08T15:01:00Z">
        <w:r>
          <w:t xml:space="preserve">Included in the Session component is </w:t>
        </w:r>
      </w:ins>
      <w:ins w:id="904" w:author="Jared Castaneda" w:date="2020-11-08T15:02:00Z">
        <w:r>
          <w:t xml:space="preserve">Session.cpp, Session.hpp, SessionHandler.cpp, and SessionHandler.hpp. </w:t>
        </w:r>
      </w:ins>
      <w:ins w:id="905" w:author="Jared Castaneda" w:date="2020-11-08T15:03:00Z">
        <w:r>
          <w:t xml:space="preserve">Session.cpp includes much of the setup for all sessions, such as the virtual functions </w:t>
        </w:r>
        <w:proofErr w:type="spellStart"/>
        <w:proofErr w:type="gramStart"/>
        <w:r>
          <w:t>getCommands</w:t>
        </w:r>
        <w:proofErr w:type="spellEnd"/>
        <w:r>
          <w:t>(</w:t>
        </w:r>
        <w:proofErr w:type="gramEnd"/>
        <w:r>
          <w:t xml:space="preserve">) and </w:t>
        </w:r>
        <w:proofErr w:type="spellStart"/>
        <w:r>
          <w:t>executeCommands</w:t>
        </w:r>
        <w:proofErr w:type="spellEnd"/>
        <w:r>
          <w:t xml:space="preserve">(). </w:t>
        </w:r>
        <w:r w:rsidR="004E3A55">
          <w:t>These are used by all</w:t>
        </w:r>
      </w:ins>
      <w:ins w:id="906" w:author="Jared Castaneda" w:date="2020-11-08T15:04:00Z">
        <w:r w:rsidR="004E3A55">
          <w:t xml:space="preserve"> User roles and sessions to request a list of available commands from the System and</w:t>
        </w:r>
      </w:ins>
      <w:ins w:id="907" w:author="Jared Castaneda" w:date="2020-11-08T15:05:00Z">
        <w:r w:rsidR="004E3A55">
          <w:t xml:space="preserve"> to make a request to execute</w:t>
        </w:r>
        <w:r w:rsidR="00B90AFB">
          <w:t xml:space="preserve"> one of them</w:t>
        </w:r>
      </w:ins>
      <w:ins w:id="908" w:author="Jared Castaneda" w:date="2020-11-08T15:04:00Z">
        <w:r w:rsidR="004E3A55">
          <w:t>.</w:t>
        </w:r>
      </w:ins>
      <w:ins w:id="909" w:author="Jared Castaneda" w:date="2020-11-08T15:05:00Z">
        <w:r w:rsidR="00B90AFB">
          <w:t xml:space="preserve"> These</w:t>
        </w:r>
      </w:ins>
      <w:ins w:id="910" w:author="Jared Castaneda" w:date="2020-11-08T15:06:00Z">
        <w:r w:rsidR="00B90AFB">
          <w:t xml:space="preserve"> commands differ depending on the currently authenticated user’s role</w:t>
        </w:r>
      </w:ins>
      <w:ins w:id="911" w:author="Jared Castaneda" w:date="2020-11-08T15:12:00Z">
        <w:r w:rsidR="004B4ADA">
          <w:t xml:space="preserve"> (as shown at the end of Session.cpp)</w:t>
        </w:r>
      </w:ins>
      <w:ins w:id="912" w:author="Jared Castaneda" w:date="2020-11-08T15:06:00Z">
        <w:r w:rsidR="00B90AFB">
          <w:t xml:space="preserve">, so </w:t>
        </w:r>
        <w:proofErr w:type="spellStart"/>
        <w:proofErr w:type="gramStart"/>
        <w:r w:rsidR="00B90AFB">
          <w:t>getCommands</w:t>
        </w:r>
        <w:proofErr w:type="spellEnd"/>
        <w:r w:rsidR="00B90AFB">
          <w:t>(</w:t>
        </w:r>
        <w:proofErr w:type="gramEnd"/>
        <w:r w:rsidR="00B90AFB">
          <w:t xml:space="preserve">) is considered polymorphic. </w:t>
        </w:r>
      </w:ins>
      <w:del w:id="913" w:author="Jared Castaneda" w:date="2020-11-08T15:01:00Z">
        <w:r w:rsidR="00BF7362" w:rsidDel="00D7417C">
          <w:delText>…</w:delText>
        </w:r>
      </w:del>
    </w:p>
    <w:p w14:paraId="744DC529" w14:textId="7067996A" w:rsidR="001974BD" w:rsidRDefault="004B4ADA" w:rsidP="001C3291">
      <w:pPr>
        <w:pStyle w:val="NormalL2"/>
        <w:rPr>
          <w:ins w:id="914" w:author="Jared Castaneda" w:date="2020-12-07T11:19:00Z"/>
        </w:rPr>
      </w:pPr>
      <w:ins w:id="915" w:author="Jared Castaneda" w:date="2020-11-08T15:11:00Z">
        <w:r>
          <w:t xml:space="preserve">SessionHandler.cpp confirms user’s authentication </w:t>
        </w:r>
      </w:ins>
      <w:ins w:id="916" w:author="Jared Castaneda" w:date="2020-11-08T15:12:00Z">
        <w:r>
          <w:t>and then creates a role-specific session for that user.</w:t>
        </w:r>
      </w:ins>
    </w:p>
    <w:p w14:paraId="4EC042CB" w14:textId="60E81E25" w:rsidR="001974BD" w:rsidRDefault="001974BD" w:rsidP="001974BD">
      <w:pPr>
        <w:pStyle w:val="Heading4"/>
        <w:rPr>
          <w:ins w:id="917" w:author="Jared Castaneda" w:date="2020-12-07T11:19:00Z"/>
        </w:rPr>
      </w:pPr>
      <w:ins w:id="918" w:author="Jared Castaneda" w:date="2020-12-07T11:19:00Z">
        <w:r>
          <w:t>Meal</w:t>
        </w:r>
      </w:ins>
    </w:p>
    <w:p w14:paraId="572AED8B" w14:textId="79F80E42" w:rsidR="001974BD" w:rsidRDefault="001974BD" w:rsidP="001974BD">
      <w:pPr>
        <w:pStyle w:val="NormalL2"/>
        <w:rPr>
          <w:ins w:id="919" w:author="Jared Castaneda" w:date="2020-12-07T11:21:00Z"/>
        </w:rPr>
      </w:pPr>
      <w:ins w:id="920" w:author="Jared Castaneda" w:date="2020-12-07T11:19:00Z">
        <w:r>
          <w:t xml:space="preserve">Meal contains a </w:t>
        </w:r>
        <w:proofErr w:type="spellStart"/>
        <w:r>
          <w:t>MealHandler</w:t>
        </w:r>
        <w:proofErr w:type="spellEnd"/>
        <w:r>
          <w:t xml:space="preserve"> which will display the type of meal requested ba</w:t>
        </w:r>
      </w:ins>
      <w:ins w:id="921" w:author="Jared Castaneda" w:date="2020-12-07T11:20:00Z">
        <w:r>
          <w:t xml:space="preserve">ck to the user. It also has Meal.hpp, which utilizes different meal classes that </w:t>
        </w:r>
      </w:ins>
      <w:ins w:id="922" w:author="Jared Castaneda" w:date="2020-12-07T11:21:00Z">
        <w:r w:rsidR="00C67942">
          <w:t>can</w:t>
        </w:r>
      </w:ins>
      <w:ins w:id="923" w:author="Jared Castaneda" w:date="2020-12-07T11:20:00Z">
        <w:r>
          <w:t xml:space="preserve"> be purchased when booking a flight. A factory pattern and polymorphism </w:t>
        </w:r>
        <w:proofErr w:type="gramStart"/>
        <w:r>
          <w:t>was</w:t>
        </w:r>
        <w:proofErr w:type="gramEnd"/>
        <w:r>
          <w:t xml:space="preserve"> implemented here.</w:t>
        </w:r>
      </w:ins>
    </w:p>
    <w:p w14:paraId="4B6A802D" w14:textId="62B34B55" w:rsidR="00C67942" w:rsidRDefault="00C67942" w:rsidP="00C67942">
      <w:pPr>
        <w:pStyle w:val="Heading4"/>
        <w:rPr>
          <w:ins w:id="924" w:author="Jared Castaneda" w:date="2020-12-07T11:21:00Z"/>
        </w:rPr>
      </w:pPr>
      <w:ins w:id="925" w:author="Jared Castaneda" w:date="2020-12-07T11:21:00Z">
        <w:r>
          <w:lastRenderedPageBreak/>
          <w:t>Ticket</w:t>
        </w:r>
      </w:ins>
    </w:p>
    <w:p w14:paraId="3C47FAA1" w14:textId="161E6966" w:rsidR="00C67942" w:rsidRDefault="00C67942" w:rsidP="001974BD">
      <w:pPr>
        <w:pStyle w:val="NormalL2"/>
        <w:rPr>
          <w:ins w:id="926" w:author="Jared Castaneda" w:date="2020-12-07T11:19:00Z"/>
        </w:rPr>
      </w:pPr>
      <w:ins w:id="927" w:author="Jared Castaneda" w:date="2020-12-07T11:21:00Z">
        <w:r>
          <w:t>Ticket has a TicketHandler.hpp which can return the type of ticket for a flight to the User.</w:t>
        </w:r>
        <w:r w:rsidR="00A26AD4">
          <w:t xml:space="preserve"> There is also Ticket.hpp</w:t>
        </w:r>
      </w:ins>
      <w:ins w:id="928" w:author="Jared Castaneda" w:date="2020-12-07T11:22:00Z">
        <w:r w:rsidR="00A26AD4">
          <w:t xml:space="preserve">, showing the different classes of tickets that Customers can purchase. </w:t>
        </w:r>
        <w:r w:rsidR="006A602F">
          <w:t xml:space="preserve">More ticket types </w:t>
        </w:r>
        <w:proofErr w:type="gramStart"/>
        <w:r w:rsidR="006A602F">
          <w:t>are able to</w:t>
        </w:r>
        <w:proofErr w:type="gramEnd"/>
        <w:r w:rsidR="006A602F">
          <w:t xml:space="preserve"> be added without ripple effects, much like Meal.</w:t>
        </w:r>
      </w:ins>
    </w:p>
    <w:p w14:paraId="51757C94" w14:textId="241C4610" w:rsidR="001974BD" w:rsidRPr="00BF7362" w:rsidDel="00C67942" w:rsidRDefault="001974BD" w:rsidP="001974BD">
      <w:pPr>
        <w:pStyle w:val="NormalL2"/>
        <w:rPr>
          <w:del w:id="929" w:author="Jared Castaneda" w:date="2020-12-07T11:20:00Z"/>
        </w:rPr>
      </w:pPr>
    </w:p>
    <w:p w14:paraId="2934AD8E" w14:textId="528EB949" w:rsidR="001C3291" w:rsidRDefault="001C3291" w:rsidP="001C3291">
      <w:pPr>
        <w:pStyle w:val="Heading3"/>
      </w:pPr>
      <w:bookmarkStart w:id="930" w:name="_Toc58103338"/>
      <w:bookmarkStart w:id="931" w:name="_Toc58187228"/>
      <w:r>
        <w:t>Technical Services Layer Components</w:t>
      </w:r>
      <w:bookmarkEnd w:id="930"/>
      <w:bookmarkEnd w:id="931"/>
    </w:p>
    <w:p w14:paraId="64F2DF26" w14:textId="7964BAC3" w:rsidR="001C3291" w:rsidRDefault="001C3291" w:rsidP="001C3291">
      <w:pPr>
        <w:pStyle w:val="Heading4"/>
      </w:pPr>
      <w:del w:id="932" w:author="Jared Castaneda" w:date="2020-11-08T15:11:00Z">
        <w:r w:rsidDel="001726EA">
          <w:delText>&lt;Component 1&gt;</w:delText>
        </w:r>
      </w:del>
      <w:bookmarkStart w:id="933" w:name="_Toc58103339"/>
      <w:bookmarkStart w:id="934" w:name="_Toc58187229"/>
      <w:ins w:id="935" w:author="Jared Castaneda" w:date="2020-11-08T15:11:00Z">
        <w:r w:rsidR="001726EA">
          <w:t>Logging</w:t>
        </w:r>
      </w:ins>
      <w:bookmarkEnd w:id="933"/>
      <w:bookmarkEnd w:id="934"/>
    </w:p>
    <w:p w14:paraId="1F104B48" w14:textId="4BA318D2" w:rsidR="007C4CA5" w:rsidRPr="00143A9F" w:rsidRDefault="001C3291" w:rsidP="001C3291">
      <w:pPr>
        <w:pStyle w:val="NormalL2"/>
      </w:pPr>
      <w:del w:id="936" w:author="Jared Castaneda" w:date="2020-11-08T15:46:00Z">
        <w:r w:rsidDel="00C17F93">
          <w:delText>&lt;inert Component 1 description and purpose here.  Components are represented as sub packages in the diagram above and as subfolders in your computer’s filesystem&gt;</w:delText>
        </w:r>
      </w:del>
      <w:ins w:id="937" w:author="Jared Castaneda" w:date="2020-11-08T15:32:00Z">
        <w:r w:rsidR="007C4CA5">
          <w:t xml:space="preserve">The Logging component consists of </w:t>
        </w:r>
        <w:r w:rsidR="005D1B1F">
          <w:t xml:space="preserve">the </w:t>
        </w:r>
        <w:proofErr w:type="spellStart"/>
        <w:r w:rsidR="005D1B1F">
          <w:t>SimpleLogger</w:t>
        </w:r>
        <w:proofErr w:type="spellEnd"/>
        <w:r w:rsidR="005D1B1F">
          <w:t xml:space="preserve"> and </w:t>
        </w:r>
        <w:proofErr w:type="spellStart"/>
        <w:r w:rsidR="005D1B1F">
          <w:t>LoggerHandler</w:t>
        </w:r>
        <w:proofErr w:type="spellEnd"/>
        <w:r w:rsidR="005D1B1F">
          <w:t xml:space="preserve">. </w:t>
        </w:r>
      </w:ins>
      <w:ins w:id="938" w:author="Jared Castaneda" w:date="2020-11-08T15:41:00Z">
        <w:r w:rsidR="00963812">
          <w:t>Its main purpose is to</w:t>
        </w:r>
      </w:ins>
      <w:ins w:id="939" w:author="Jared Castaneda" w:date="2020-11-08T15:42:00Z">
        <w:r w:rsidR="00963812">
          <w:t xml:space="preserve"> properly have a timer for messages detailing requests and responses between the User the system.</w:t>
        </w:r>
      </w:ins>
      <w:ins w:id="940" w:author="Jared Castaneda" w:date="2020-11-08T15:43:00Z">
        <w:r w:rsidR="0094528F">
          <w:t xml:space="preserve"> The date and time of these logged messages will be printed first on the line. </w:t>
        </w:r>
      </w:ins>
      <w:ins w:id="941" w:author="Jared Castaneda" w:date="2020-11-08T15:45:00Z">
        <w:r w:rsidR="007C16B9">
          <w:t>There are also messages correlating to the con</w:t>
        </w:r>
      </w:ins>
      <w:ins w:id="942" w:author="Jared Castaneda" w:date="2020-11-08T15:46:00Z">
        <w:r w:rsidR="007C16B9">
          <w:t>structor</w:t>
        </w:r>
      </w:ins>
      <w:ins w:id="943" w:author="Jared Castaneda" w:date="2020-11-08T15:45:00Z">
        <w:r w:rsidR="007C16B9">
          <w:t xml:space="preserve"> and </w:t>
        </w:r>
        <w:proofErr w:type="spellStart"/>
        <w:r w:rsidR="007C16B9">
          <w:t>deconstructor</w:t>
        </w:r>
      </w:ins>
      <w:proofErr w:type="spellEnd"/>
      <w:ins w:id="944" w:author="Jared Castaneda" w:date="2020-11-08T15:46:00Z">
        <w:r w:rsidR="007C16B9">
          <w:t xml:space="preserve"> that will inform the User when the Simple Logger is either initialized or shut down. </w:t>
        </w:r>
      </w:ins>
    </w:p>
    <w:p w14:paraId="27B21542" w14:textId="086F34EB" w:rsidR="001C3291" w:rsidDel="008269D5" w:rsidRDefault="001C3291" w:rsidP="001C3291">
      <w:pPr>
        <w:pStyle w:val="Heading4"/>
        <w:rPr>
          <w:del w:id="945" w:author="Jared Castaneda" w:date="2020-11-08T15:56:00Z"/>
        </w:rPr>
      </w:pPr>
      <w:del w:id="946" w:author="Jared Castaneda" w:date="2020-11-08T15:46:00Z">
        <w:r w:rsidDel="00C17F93">
          <w:delText>&lt;Component 2&gt;</w:delText>
        </w:r>
      </w:del>
      <w:bookmarkStart w:id="947" w:name="_Toc58103340"/>
      <w:bookmarkStart w:id="948" w:name="_Toc58187230"/>
      <w:ins w:id="949" w:author="Jared Castaneda" w:date="2020-11-08T15:46:00Z">
        <w:r w:rsidR="00C17F93">
          <w:t>Persistence</w:t>
        </w:r>
      </w:ins>
      <w:bookmarkEnd w:id="947"/>
      <w:bookmarkEnd w:id="948"/>
    </w:p>
    <w:p w14:paraId="75E63DEB" w14:textId="69B79089" w:rsidR="001C3291" w:rsidRDefault="001C3291">
      <w:pPr>
        <w:pStyle w:val="Heading4"/>
        <w:rPr>
          <w:ins w:id="950" w:author="Jared Castaneda" w:date="2020-11-08T15:47:00Z"/>
        </w:rPr>
        <w:pPrChange w:id="951" w:author="Jared Castaneda" w:date="2020-11-08T15:56:00Z">
          <w:pPr>
            <w:pStyle w:val="NormalL2"/>
          </w:pPr>
        </w:pPrChange>
      </w:pPr>
      <w:del w:id="952" w:author="Jared Castaneda" w:date="2020-11-08T15:56:00Z">
        <w:r w:rsidDel="008269D5">
          <w:delText>&lt;inert Component 2 description and purpose here.  Components are represented as sub packages in the diagram above and as subfolders in your computer’s filesystem&gt;</w:delText>
        </w:r>
      </w:del>
      <w:bookmarkStart w:id="953" w:name="_Toc58103341"/>
      <w:bookmarkStart w:id="954" w:name="_Toc58187231"/>
      <w:bookmarkEnd w:id="953"/>
      <w:bookmarkEnd w:id="954"/>
    </w:p>
    <w:p w14:paraId="44E67813" w14:textId="6E2DBA01" w:rsidR="00F739CC" w:rsidRDefault="00C17F93" w:rsidP="001C3291">
      <w:pPr>
        <w:pStyle w:val="NormalL2"/>
      </w:pPr>
      <w:ins w:id="955" w:author="Jared Castaneda" w:date="2020-11-08T15:47:00Z">
        <w:r>
          <w:t xml:space="preserve">Inside the Persistence component is </w:t>
        </w:r>
        <w:r w:rsidRPr="00C17F93">
          <w:t>PersistenceHandler.cpp, PersistenceHandler.</w:t>
        </w:r>
        <w:r>
          <w:t>h</w:t>
        </w:r>
        <w:r w:rsidRPr="00C17F93">
          <w:t>pp,</w:t>
        </w:r>
        <w:r>
          <w:t xml:space="preserve"> SimpleDB.cpp, and SimpleDB.hpp. The Simple DB needs to be initialized </w:t>
        </w:r>
      </w:ins>
      <w:ins w:id="956" w:author="Jared Castaneda" w:date="2020-11-08T15:48:00Z">
        <w:r>
          <w:t xml:space="preserve">alongside the Simple Logger when the program starts. Inside of SimpleDB.cpp is a vector called </w:t>
        </w:r>
        <w:proofErr w:type="spellStart"/>
        <w:r>
          <w:t>storedUsers</w:t>
        </w:r>
        <w:proofErr w:type="spellEnd"/>
        <w:r>
          <w:t xml:space="preserve"> which holds a user’s email login, password, and</w:t>
        </w:r>
      </w:ins>
      <w:ins w:id="957" w:author="Jared Castaneda" w:date="2020-11-08T15:49:00Z">
        <w:r>
          <w:t xml:space="preserve"> at least one authorized role. It will return the matching user if the email matches the name passed in. This is essential to authenticating the system and will not work properly if</w:t>
        </w:r>
      </w:ins>
      <w:ins w:id="958" w:author="Jared Castaneda" w:date="2020-11-08T15:50:00Z">
        <w:r>
          <w:t xml:space="preserve"> a user is not inside of this vector. </w:t>
        </w:r>
      </w:ins>
      <w:ins w:id="959" w:author="Jared Castaneda" w:date="2020-11-08T15:56:00Z">
        <w:r>
          <w:t xml:space="preserve">The very first request when launching the program is to obtain a vector of available roles by using the </w:t>
        </w:r>
        <w:proofErr w:type="spellStart"/>
        <w:proofErr w:type="gramStart"/>
        <w:r>
          <w:t>findRoles</w:t>
        </w:r>
        <w:proofErr w:type="spellEnd"/>
        <w:r>
          <w:t>(</w:t>
        </w:r>
        <w:proofErr w:type="gramEnd"/>
        <w:r>
          <w:t>) function.</w:t>
        </w:r>
      </w:ins>
    </w:p>
    <w:p w14:paraId="07757D48" w14:textId="7D5A045E" w:rsidR="00F739CC" w:rsidRDefault="00F739CC" w:rsidP="00F739CC">
      <w:pPr>
        <w:pStyle w:val="Heading4"/>
        <w:rPr>
          <w:ins w:id="960" w:author="Jared Castaneda" w:date="2020-12-07T11:22:00Z"/>
        </w:rPr>
      </w:pPr>
      <w:ins w:id="961" w:author="Jared Castaneda" w:date="2020-12-07T11:23:00Z">
        <w:r>
          <w:t>Payment</w:t>
        </w:r>
      </w:ins>
    </w:p>
    <w:p w14:paraId="4153DF37" w14:textId="34C3B33D" w:rsidR="00F739CC" w:rsidRDefault="00F739CC" w:rsidP="00F739CC">
      <w:pPr>
        <w:pStyle w:val="NormalL2"/>
        <w:rPr>
          <w:ins w:id="962" w:author="Jared Castaneda" w:date="2020-12-07T11:22:00Z"/>
        </w:rPr>
      </w:pPr>
      <w:ins w:id="963" w:author="Jared Castaneda" w:date="2020-12-07T11:22:00Z">
        <w:r>
          <w:t xml:space="preserve">Inside the </w:t>
        </w:r>
      </w:ins>
      <w:ins w:id="964" w:author="Jared Castaneda" w:date="2020-12-07T11:23:00Z">
        <w:r>
          <w:t>Payment</w:t>
        </w:r>
      </w:ins>
      <w:ins w:id="965" w:author="Jared Castaneda" w:date="2020-12-07T11:22:00Z">
        <w:r>
          <w:t xml:space="preserve"> component i</w:t>
        </w:r>
      </w:ins>
      <w:ins w:id="966" w:author="Jared Castaneda" w:date="2020-12-07T11:23:00Z">
        <w:r>
          <w:t>s</w:t>
        </w:r>
        <w:r w:rsidR="003A3DDA">
          <w:t xml:space="preserve"> PaymentHandler.hpp.  While not complete for this iteration, we h</w:t>
        </w:r>
      </w:ins>
      <w:ins w:id="967" w:author="Jared Castaneda" w:date="2020-12-07T11:24:00Z">
        <w:r w:rsidR="003A3DDA">
          <w:t xml:space="preserve">ave plans to have the other interfaces interact with it to create additional payment for flights. Payment.hpp defines a Payment </w:t>
        </w:r>
      </w:ins>
      <w:ins w:id="968" w:author="Jared Castaneda" w:date="2020-12-07T11:25:00Z">
        <w:r w:rsidR="003A3DDA">
          <w:t>abstract produc</w:t>
        </w:r>
      </w:ins>
      <w:ins w:id="969" w:author="Jared Castaneda" w:date="2020-12-07T11:26:00Z">
        <w:r w:rsidR="003A3DDA">
          <w:t>t interface as well as</w:t>
        </w:r>
      </w:ins>
      <w:ins w:id="970" w:author="Jared Castaneda" w:date="2020-12-07T11:24:00Z">
        <w:r w:rsidR="003A3DDA">
          <w:t xml:space="preserve"> additional der</w:t>
        </w:r>
      </w:ins>
      <w:ins w:id="971" w:author="Jared Castaneda" w:date="2020-12-07T11:25:00Z">
        <w:r w:rsidR="003A3DDA">
          <w:t>ived classes that Customers can request. This was designed to easily accept new credit card payment methods. There are also abstract fact</w:t>
        </w:r>
      </w:ins>
      <w:ins w:id="972" w:author="Jared Castaneda" w:date="2020-12-07T11:26:00Z">
        <w:r w:rsidR="003A3DDA">
          <w:t>ory interfaces used for creating payment</w:t>
        </w:r>
        <w:r w:rsidR="00D549F0">
          <w:t xml:space="preserve"> interfaces </w:t>
        </w:r>
        <w:r w:rsidR="003A3DDA">
          <w:t>with the proper parameters.</w:t>
        </w:r>
      </w:ins>
    </w:p>
    <w:p w14:paraId="1CE26260" w14:textId="573E6065" w:rsidR="001C3291" w:rsidDel="00C17F93" w:rsidRDefault="001C3291" w:rsidP="001C3291">
      <w:pPr>
        <w:pStyle w:val="Heading4"/>
        <w:rPr>
          <w:del w:id="973" w:author="Jared Castaneda" w:date="2020-11-08T15:56:00Z"/>
        </w:rPr>
      </w:pPr>
      <w:del w:id="974" w:author="Jared Castaneda" w:date="2020-11-08T15:56:00Z">
        <w:r w:rsidDel="00C17F93">
          <w:delText>&lt;Component …&gt;</w:delText>
        </w:r>
      </w:del>
    </w:p>
    <w:p w14:paraId="33E4B60C" w14:textId="77777777" w:rsidR="001C3291" w:rsidRPr="00BF7362" w:rsidRDefault="001C3291">
      <w:pPr>
        <w:pStyle w:val="NormalL2"/>
        <w:ind w:left="0"/>
        <w:pPrChange w:id="975" w:author="Jared Castaneda" w:date="2020-11-08T15:56:00Z">
          <w:pPr>
            <w:pStyle w:val="NormalL2"/>
          </w:pPr>
        </w:pPrChange>
      </w:pPr>
      <w:del w:id="976" w:author="Jared Castaneda" w:date="2020-11-08T15:56:00Z">
        <w:r w:rsidDel="00C17F93">
          <w:delText>…</w:delText>
        </w:r>
      </w:del>
    </w:p>
    <w:p w14:paraId="58477CCF" w14:textId="3B195DF3" w:rsidR="003C21FF" w:rsidRDefault="003C21FF" w:rsidP="00774689">
      <w:pPr>
        <w:pStyle w:val="Heading2"/>
      </w:pPr>
      <w:bookmarkStart w:id="977" w:name="_Toc58103342"/>
      <w:bookmarkStart w:id="978" w:name="_Toc58187232"/>
      <w:r>
        <w:lastRenderedPageBreak/>
        <w:t>Interface Diagrams</w:t>
      </w:r>
      <w:bookmarkEnd w:id="977"/>
      <w:bookmarkEnd w:id="978"/>
    </w:p>
    <w:p w14:paraId="7E735DE1" w14:textId="31DB2FA2" w:rsidR="001C33F3" w:rsidRDefault="001C33F3" w:rsidP="001C33F3">
      <w:pPr>
        <w:pStyle w:val="Heading3"/>
      </w:pPr>
      <w:bookmarkStart w:id="979" w:name="_Toc58103343"/>
      <w:bookmarkStart w:id="980" w:name="_Toc58187233"/>
      <w:r>
        <w:t>Presentation (UI) Layer Interface Diagram</w:t>
      </w:r>
      <w:r w:rsidR="00A6535D">
        <w:t>s</w:t>
      </w:r>
      <w:bookmarkEnd w:id="979"/>
      <w:bookmarkEnd w:id="980"/>
    </w:p>
    <w:p w14:paraId="2AE5830A" w14:textId="2D419015" w:rsidR="001C33F3" w:rsidRPr="004B60A3" w:rsidDel="0032273C" w:rsidRDefault="001C33F3" w:rsidP="001C33F3">
      <w:pPr>
        <w:spacing w:after="0"/>
        <w:rPr>
          <w:del w:id="981" w:author="jawad swed" w:date="2020-11-08T04:51:00Z"/>
          <w:highlight w:val="yellow"/>
        </w:rPr>
      </w:pPr>
      <w:del w:id="982" w:author="jawad swed" w:date="2020-11-08T04:51:00Z">
        <w:r w:rsidRPr="004B60A3" w:rsidDel="0032273C">
          <w:rPr>
            <w:highlight w:val="yellow"/>
          </w:rPr>
          <w:delText xml:space="preserve">NOTE TO STUDENTS:  </w:delText>
        </w:r>
        <w:bookmarkStart w:id="983" w:name="_Toc58103344"/>
        <w:bookmarkStart w:id="984" w:name="_Toc58187234"/>
        <w:bookmarkEnd w:id="983"/>
        <w:bookmarkEnd w:id="984"/>
      </w:del>
    </w:p>
    <w:p w14:paraId="41E0EBAD" w14:textId="1E82BDCD" w:rsidR="001C33F3" w:rsidRPr="004B60A3" w:rsidDel="0032273C" w:rsidRDefault="001C33F3" w:rsidP="001C33F3">
      <w:pPr>
        <w:pStyle w:val="ListParagraph"/>
        <w:numPr>
          <w:ilvl w:val="0"/>
          <w:numId w:val="9"/>
        </w:numPr>
        <w:rPr>
          <w:del w:id="985" w:author="jawad swed" w:date="2020-11-08T04:51:00Z"/>
          <w:highlight w:val="yellow"/>
        </w:rPr>
      </w:pPr>
      <w:del w:id="986" w:author="jawad swed" w:date="2020-11-08T04:51:00Z">
        <w:r w:rsidDel="0032273C">
          <w:rPr>
            <w:highlight w:val="yellow"/>
          </w:rPr>
          <w:delText xml:space="preserve">Leave this as N/A.  Our subcontractor will provide this detail later. </w:delText>
        </w:r>
        <w:bookmarkStart w:id="987" w:name="_Toc55743830"/>
        <w:bookmarkStart w:id="988" w:name="_Toc55810175"/>
        <w:bookmarkStart w:id="989" w:name="_Toc58103345"/>
        <w:bookmarkStart w:id="990" w:name="_Toc58187235"/>
        <w:bookmarkEnd w:id="987"/>
        <w:bookmarkEnd w:id="988"/>
        <w:bookmarkEnd w:id="989"/>
        <w:bookmarkEnd w:id="990"/>
      </w:del>
    </w:p>
    <w:p w14:paraId="6CBE2BE7" w14:textId="6B86A33D" w:rsidR="001C33F3" w:rsidRPr="004B60A3" w:rsidDel="0032273C" w:rsidRDefault="001C33F3" w:rsidP="001C33F3">
      <w:pPr>
        <w:pStyle w:val="ListParagraph"/>
        <w:numPr>
          <w:ilvl w:val="0"/>
          <w:numId w:val="9"/>
        </w:numPr>
        <w:rPr>
          <w:del w:id="991" w:author="jawad swed" w:date="2020-11-08T04:51:00Z"/>
          <w:highlight w:val="yellow"/>
        </w:rPr>
      </w:pPr>
      <w:del w:id="992" w:author="jawad swed" w:date="2020-11-08T04:51:00Z">
        <w:r w:rsidRPr="004B60A3" w:rsidDel="0032273C">
          <w:rPr>
            <w:highlight w:val="yellow"/>
          </w:rPr>
          <w:delText>Delete this NOTE before you deliver</w:delText>
        </w:r>
        <w:bookmarkStart w:id="993" w:name="_Toc55743831"/>
        <w:bookmarkStart w:id="994" w:name="_Toc55810176"/>
        <w:bookmarkStart w:id="995" w:name="_Toc58103346"/>
        <w:bookmarkStart w:id="996" w:name="_Toc58187236"/>
        <w:bookmarkEnd w:id="993"/>
        <w:bookmarkEnd w:id="994"/>
        <w:bookmarkEnd w:id="995"/>
        <w:bookmarkEnd w:id="996"/>
      </w:del>
    </w:p>
    <w:p w14:paraId="56A737E0" w14:textId="269A0970" w:rsidR="001C33F3" w:rsidRPr="001C3291" w:rsidDel="0032273C" w:rsidRDefault="001C33F3" w:rsidP="001C33F3">
      <w:pPr>
        <w:pStyle w:val="NormalL2"/>
        <w:rPr>
          <w:del w:id="997" w:author="jawad swed" w:date="2020-11-08T04:51:00Z"/>
        </w:rPr>
      </w:pPr>
      <w:del w:id="998" w:author="jawad swed" w:date="2020-11-08T04:51:00Z">
        <w:r w:rsidDel="0032273C">
          <w:delText>N/A</w:delText>
        </w:r>
        <w:bookmarkStart w:id="999" w:name="_Toc55743832"/>
        <w:bookmarkStart w:id="1000" w:name="_Toc55810177"/>
        <w:bookmarkStart w:id="1001" w:name="_Toc58103347"/>
        <w:bookmarkStart w:id="1002" w:name="_Toc58187237"/>
        <w:bookmarkEnd w:id="999"/>
        <w:bookmarkEnd w:id="1000"/>
        <w:bookmarkEnd w:id="1001"/>
        <w:bookmarkEnd w:id="1002"/>
      </w:del>
    </w:p>
    <w:p w14:paraId="0C22B622" w14:textId="77F4FE9D" w:rsidR="003C21FF" w:rsidRDefault="00774689" w:rsidP="000054C3">
      <w:pPr>
        <w:pStyle w:val="Heading3"/>
      </w:pPr>
      <w:bookmarkStart w:id="1003" w:name="_Toc58103348"/>
      <w:bookmarkStart w:id="1004" w:name="_Toc58187238"/>
      <w:r>
        <w:t xml:space="preserve">Domain </w:t>
      </w:r>
      <w:r w:rsidR="003C21FF">
        <w:t>Layer Interface Diagram</w:t>
      </w:r>
      <w:r w:rsidR="00A6535D">
        <w:t>s</w:t>
      </w:r>
      <w:bookmarkEnd w:id="1003"/>
      <w:bookmarkEnd w:id="1004"/>
    </w:p>
    <w:p w14:paraId="3CEB7209" w14:textId="12314C31" w:rsidR="00BA0F90" w:rsidRDefault="00E223ED" w:rsidP="00E223ED">
      <w:pPr>
        <w:jc w:val="center"/>
        <w:rPr>
          <w:ins w:id="1005" w:author="Jared Castaneda" w:date="2020-12-07T01:28:00Z"/>
          <w:rFonts w:asciiTheme="majorHAnsi" w:eastAsiaTheme="majorEastAsia" w:hAnsiTheme="majorHAnsi" w:cstheme="majorBidi"/>
          <w:color w:val="1F3763" w:themeColor="accent1" w:themeShade="7F"/>
          <w:sz w:val="24"/>
          <w:szCs w:val="24"/>
        </w:rPr>
      </w:pPr>
      <w:ins w:id="1006" w:author="Jared Castaneda" w:date="2020-12-07T01:19:00Z">
        <w:r>
          <w:rPr>
            <w:rFonts w:asciiTheme="majorHAnsi" w:eastAsiaTheme="majorEastAsia" w:hAnsiTheme="majorHAnsi" w:cstheme="majorBidi"/>
            <w:noProof/>
            <w:color w:val="1F3763" w:themeColor="accent1" w:themeShade="7F"/>
            <w:sz w:val="24"/>
            <w:szCs w:val="24"/>
          </w:rPr>
          <w:drawing>
            <wp:inline distT="0" distB="0" distL="0" distR="0" wp14:anchorId="290BBCBC" wp14:editId="6C5FCE47">
              <wp:extent cx="5969203" cy="2123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914" cy="2124835"/>
                      </a:xfrm>
                      <a:prstGeom prst="rect">
                        <a:avLst/>
                      </a:prstGeom>
                      <a:noFill/>
                      <a:ln>
                        <a:noFill/>
                      </a:ln>
                    </pic:spPr>
                  </pic:pic>
                </a:graphicData>
              </a:graphic>
            </wp:inline>
          </w:drawing>
        </w:r>
      </w:ins>
      <w:ins w:id="1007" w:author="Jared Castaneda" w:date="2020-12-07T01:28:00Z">
        <w:r w:rsidR="00CD1B34">
          <w:rPr>
            <w:rFonts w:asciiTheme="majorHAnsi" w:eastAsiaTheme="majorEastAsia" w:hAnsiTheme="majorHAnsi" w:cstheme="majorBidi"/>
            <w:noProof/>
            <w:color w:val="1F3763" w:themeColor="accent1" w:themeShade="7F"/>
            <w:sz w:val="24"/>
            <w:szCs w:val="24"/>
          </w:rPr>
          <w:drawing>
            <wp:inline distT="0" distB="0" distL="0" distR="0" wp14:anchorId="48D9BD3C" wp14:editId="09CE0C09">
              <wp:extent cx="4293438" cy="42351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9749" cy="4241379"/>
                      </a:xfrm>
                      <a:prstGeom prst="rect">
                        <a:avLst/>
                      </a:prstGeom>
                      <a:noFill/>
                      <a:ln>
                        <a:noFill/>
                      </a:ln>
                    </pic:spPr>
                  </pic:pic>
                </a:graphicData>
              </a:graphic>
            </wp:inline>
          </w:drawing>
        </w:r>
      </w:ins>
      <w:ins w:id="1008" w:author="jawad swed" w:date="2020-11-09T13:48:00Z">
        <w:del w:id="1009" w:author="Jared Castaneda" w:date="2020-12-07T01:19:00Z">
          <w:r w:rsidR="008649D1" w:rsidDel="00E223ED">
            <w:rPr>
              <w:noProof/>
            </w:rPr>
            <w:drawing>
              <wp:anchor distT="0" distB="0" distL="114300" distR="114300" simplePos="0" relativeHeight="251662336" behindDoc="0" locked="0" layoutInCell="1" allowOverlap="1" wp14:anchorId="20B50D7A" wp14:editId="1F1DAAA2">
                <wp:simplePos x="0" y="0"/>
                <wp:positionH relativeFrom="column">
                  <wp:posOffset>0</wp:posOffset>
                </wp:positionH>
                <wp:positionV relativeFrom="paragraph">
                  <wp:posOffset>297815</wp:posOffset>
                </wp:positionV>
                <wp:extent cx="6858000" cy="61982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8000" cy="6198235"/>
                        </a:xfrm>
                        <a:prstGeom prst="rect">
                          <a:avLst/>
                        </a:prstGeom>
                        <a:noFill/>
                        <a:ln>
                          <a:noFill/>
                        </a:ln>
                      </pic:spPr>
                    </pic:pic>
                  </a:graphicData>
                </a:graphic>
              </wp:anchor>
            </w:drawing>
          </w:r>
        </w:del>
      </w:ins>
    </w:p>
    <w:p w14:paraId="0844BB36" w14:textId="77777777" w:rsidR="00CD1B34" w:rsidRDefault="00CD1B34" w:rsidP="00E223ED">
      <w:pPr>
        <w:jc w:val="center"/>
        <w:rPr>
          <w:ins w:id="1010" w:author="Jared Castaneda" w:date="2020-12-07T01:28:00Z"/>
          <w:rFonts w:asciiTheme="majorHAnsi" w:eastAsiaTheme="majorEastAsia" w:hAnsiTheme="majorHAnsi" w:cstheme="majorBidi"/>
          <w:color w:val="1F3763" w:themeColor="accent1" w:themeShade="7F"/>
          <w:sz w:val="24"/>
          <w:szCs w:val="24"/>
        </w:rPr>
      </w:pPr>
    </w:p>
    <w:p w14:paraId="1001B0F6" w14:textId="477CBB33" w:rsidR="00CD1B34" w:rsidRDefault="00BC11BF">
      <w:pPr>
        <w:jc w:val="center"/>
        <w:rPr>
          <w:ins w:id="1011" w:author="Jared Castaneda" w:date="2020-12-07T10:12:00Z"/>
          <w:rFonts w:asciiTheme="majorHAnsi" w:eastAsiaTheme="majorEastAsia" w:hAnsiTheme="majorHAnsi" w:cstheme="majorBidi"/>
          <w:color w:val="1F3763" w:themeColor="accent1" w:themeShade="7F"/>
          <w:sz w:val="24"/>
          <w:szCs w:val="24"/>
        </w:rPr>
      </w:pPr>
      <w:ins w:id="1012" w:author="Jared Castaneda" w:date="2020-12-07T10:12:00Z">
        <w:r>
          <w:rPr>
            <w:rFonts w:asciiTheme="majorHAnsi" w:eastAsiaTheme="majorEastAsia" w:hAnsiTheme="majorHAnsi" w:cstheme="majorBidi"/>
            <w:noProof/>
            <w:color w:val="1F3763" w:themeColor="accent1" w:themeShade="7F"/>
            <w:sz w:val="24"/>
            <w:szCs w:val="24"/>
          </w:rPr>
          <w:lastRenderedPageBreak/>
          <w:drawing>
            <wp:inline distT="0" distB="0" distL="0" distR="0" wp14:anchorId="64E46493" wp14:editId="13982F1D">
              <wp:extent cx="4869815" cy="3561715"/>
              <wp:effectExtent l="0" t="0" r="698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69815" cy="3561715"/>
                      </a:xfrm>
                      <a:prstGeom prst="rect">
                        <a:avLst/>
                      </a:prstGeom>
                      <a:noFill/>
                      <a:ln>
                        <a:noFill/>
                      </a:ln>
                    </pic:spPr>
                  </pic:pic>
                </a:graphicData>
              </a:graphic>
            </wp:inline>
          </w:drawing>
        </w:r>
      </w:ins>
      <w:ins w:id="1013" w:author="Jared Castaneda" w:date="2020-12-07T10:17:00Z">
        <w:r w:rsidR="00E7506A">
          <w:rPr>
            <w:rFonts w:asciiTheme="majorHAnsi" w:eastAsiaTheme="majorEastAsia" w:hAnsiTheme="majorHAnsi" w:cstheme="majorBidi"/>
            <w:noProof/>
            <w:color w:val="1F3763" w:themeColor="accent1" w:themeShade="7F"/>
            <w:sz w:val="24"/>
            <w:szCs w:val="24"/>
          </w:rPr>
          <w:drawing>
            <wp:inline distT="0" distB="0" distL="0" distR="0" wp14:anchorId="2295CE31" wp14:editId="024C62F3">
              <wp:extent cx="4869815" cy="3561715"/>
              <wp:effectExtent l="0" t="0" r="698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69815" cy="3561715"/>
                      </a:xfrm>
                      <a:prstGeom prst="rect">
                        <a:avLst/>
                      </a:prstGeom>
                      <a:noFill/>
                      <a:ln>
                        <a:noFill/>
                      </a:ln>
                    </pic:spPr>
                  </pic:pic>
                </a:graphicData>
              </a:graphic>
            </wp:inline>
          </w:drawing>
        </w:r>
      </w:ins>
    </w:p>
    <w:p w14:paraId="57EBDD7C" w14:textId="77777777" w:rsidR="00BC11BF" w:rsidRDefault="00BC11BF">
      <w:pPr>
        <w:jc w:val="center"/>
        <w:rPr>
          <w:ins w:id="1014" w:author="Jared Castaneda" w:date="2020-11-08T14:58:00Z"/>
          <w:rFonts w:asciiTheme="majorHAnsi" w:eastAsiaTheme="majorEastAsia" w:hAnsiTheme="majorHAnsi" w:cstheme="majorBidi"/>
          <w:color w:val="1F3763" w:themeColor="accent1" w:themeShade="7F"/>
          <w:sz w:val="24"/>
          <w:szCs w:val="24"/>
        </w:rPr>
        <w:pPrChange w:id="1015" w:author="Jared Castaneda" w:date="2020-12-07T01:19:00Z">
          <w:pPr/>
        </w:pPrChange>
      </w:pPr>
    </w:p>
    <w:p w14:paraId="582893F7" w14:textId="716EA637" w:rsidR="003C21FF" w:rsidRPr="003C21FF" w:rsidDel="0032273C" w:rsidRDefault="003C21FF" w:rsidP="003C21FF">
      <w:pPr>
        <w:pStyle w:val="NormalL2"/>
        <w:rPr>
          <w:del w:id="1016" w:author="jawad swed" w:date="2020-11-08T04:51:00Z"/>
        </w:rPr>
      </w:pPr>
      <w:del w:id="1017" w:author="jawad swed" w:date="2020-11-08T04:51:00Z">
        <w:r w:rsidDel="0032273C">
          <w:lastRenderedPageBreak/>
          <w:delText xml:space="preserve">&lt;insert </w:delText>
        </w:r>
        <w:r w:rsidR="00BF7362" w:rsidDel="0032273C">
          <w:delText>Interface D</w:delText>
        </w:r>
        <w:r w:rsidDel="0032273C">
          <w:delText>iagram</w:delText>
        </w:r>
        <w:r w:rsidR="00A6535D" w:rsidDel="0032273C">
          <w:delText>(s)</w:delText>
        </w:r>
        <w:r w:rsidDel="0032273C">
          <w:delText xml:space="preserve"> here</w:delText>
        </w:r>
        <w:r w:rsidR="005E44E8" w:rsidDel="0032273C">
          <w:delText>.  Just the interface’s class diagram.  Nothing else</w:delText>
        </w:r>
        <w:r w:rsidDel="0032273C">
          <w:delText>&gt;</w:delText>
        </w:r>
        <w:bookmarkStart w:id="1018" w:name="_Toc55743834"/>
        <w:bookmarkStart w:id="1019" w:name="_Toc55810179"/>
        <w:bookmarkStart w:id="1020" w:name="_Toc58103349"/>
        <w:bookmarkStart w:id="1021" w:name="_Toc58187239"/>
        <w:bookmarkEnd w:id="1018"/>
        <w:bookmarkEnd w:id="1019"/>
        <w:bookmarkEnd w:id="1020"/>
        <w:bookmarkEnd w:id="1021"/>
      </w:del>
    </w:p>
    <w:p w14:paraId="38188AB0" w14:textId="49344B25" w:rsidR="00774689" w:rsidRDefault="00774689" w:rsidP="000054C3">
      <w:pPr>
        <w:pStyle w:val="Heading3"/>
      </w:pPr>
      <w:bookmarkStart w:id="1022" w:name="_Toc58103350"/>
      <w:bookmarkStart w:id="1023" w:name="_Toc58187240"/>
      <w:r>
        <w:t xml:space="preserve">Technical Services </w:t>
      </w:r>
      <w:r w:rsidR="005E44E8">
        <w:t xml:space="preserve">Interface </w:t>
      </w:r>
      <w:r w:rsidR="003C21FF">
        <w:t>Diagram</w:t>
      </w:r>
      <w:r w:rsidR="00A6535D">
        <w:t>s</w:t>
      </w:r>
      <w:bookmarkEnd w:id="1022"/>
      <w:bookmarkEnd w:id="1023"/>
    </w:p>
    <w:p w14:paraId="2B516F8E" w14:textId="4835F472" w:rsidR="005E44E8" w:rsidDel="00431745" w:rsidRDefault="00431745" w:rsidP="00F66BF8">
      <w:pPr>
        <w:pStyle w:val="Heading2"/>
        <w:rPr>
          <w:del w:id="1024" w:author="jawad swed" w:date="2020-11-08T04:50:00Z"/>
        </w:rPr>
      </w:pPr>
      <w:bookmarkStart w:id="1025" w:name="_Toc58103351"/>
      <w:bookmarkStart w:id="1026" w:name="_Toc58187241"/>
      <w:ins w:id="1027" w:author="Jared Castaneda" w:date="2020-12-07T10:26:00Z">
        <w:r>
          <w:rPr>
            <w:noProof/>
          </w:rPr>
          <w:drawing>
            <wp:inline distT="0" distB="0" distL="0" distR="0" wp14:anchorId="7323934A" wp14:editId="4C54BBA9">
              <wp:extent cx="4486910" cy="242443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86910" cy="2424430"/>
                      </a:xfrm>
                      <a:prstGeom prst="rect">
                        <a:avLst/>
                      </a:prstGeom>
                      <a:noFill/>
                      <a:ln>
                        <a:noFill/>
                      </a:ln>
                    </pic:spPr>
                  </pic:pic>
                </a:graphicData>
              </a:graphic>
            </wp:inline>
          </w:drawing>
        </w:r>
      </w:ins>
      <w:ins w:id="1028" w:author="jawad swed" w:date="2020-11-08T04:50:00Z">
        <w:del w:id="1029" w:author="Jared Castaneda" w:date="2020-12-07T10:26:00Z">
          <w:r w:rsidR="0032273C" w:rsidDel="00431745">
            <w:rPr>
              <w:noProof/>
            </w:rPr>
            <w:drawing>
              <wp:anchor distT="0" distB="0" distL="114300" distR="114300" simplePos="0" relativeHeight="251660288" behindDoc="0" locked="0" layoutInCell="1" allowOverlap="1" wp14:anchorId="6F7C6FDB" wp14:editId="22BC3D3B">
                <wp:simplePos x="0" y="0"/>
                <wp:positionH relativeFrom="column">
                  <wp:posOffset>75537</wp:posOffset>
                </wp:positionH>
                <wp:positionV relativeFrom="paragraph">
                  <wp:posOffset>607</wp:posOffset>
                </wp:positionV>
                <wp:extent cx="6858000" cy="292735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2927350"/>
                        </a:xfrm>
                        <a:prstGeom prst="rect">
                          <a:avLst/>
                        </a:prstGeom>
                        <a:noFill/>
                        <a:ln>
                          <a:noFill/>
                        </a:ln>
                      </pic:spPr>
                    </pic:pic>
                  </a:graphicData>
                </a:graphic>
              </wp:anchor>
            </w:drawing>
          </w:r>
        </w:del>
      </w:ins>
      <w:bookmarkEnd w:id="1025"/>
      <w:bookmarkEnd w:id="1026"/>
      <w:del w:id="1030" w:author="jawad swed" w:date="2020-11-08T04:50:00Z">
        <w:r w:rsidR="005E44E8" w:rsidDel="0032273C">
          <w:delText>&lt;insert Interface Diagram</w:delText>
        </w:r>
        <w:r w:rsidR="00A6535D" w:rsidDel="0032273C">
          <w:delText>(s)</w:delText>
        </w:r>
        <w:r w:rsidR="005E44E8" w:rsidDel="0032273C">
          <w:delText xml:space="preserve"> here.  Just the interface’s class diagram.  Nothing else&gt;</w:delText>
        </w:r>
      </w:del>
    </w:p>
    <w:p w14:paraId="58EF87F0" w14:textId="7812CE84" w:rsidR="00431745" w:rsidRDefault="00431745" w:rsidP="00431745">
      <w:pPr>
        <w:pStyle w:val="NormalL2"/>
        <w:rPr>
          <w:ins w:id="1031" w:author="Jared Castaneda" w:date="2020-12-07T10:26:00Z"/>
        </w:rPr>
      </w:pPr>
    </w:p>
    <w:p w14:paraId="04898A14" w14:textId="0B0EA2AB" w:rsidR="00431745" w:rsidRDefault="00431745" w:rsidP="00431745">
      <w:pPr>
        <w:pStyle w:val="NormalL2"/>
        <w:rPr>
          <w:ins w:id="1032" w:author="Jared Castaneda" w:date="2020-12-07T10:26:00Z"/>
        </w:rPr>
      </w:pPr>
    </w:p>
    <w:p w14:paraId="4B833DEE" w14:textId="638901F0" w:rsidR="00431745" w:rsidRDefault="00431745" w:rsidP="00431745">
      <w:pPr>
        <w:pStyle w:val="NormalL2"/>
        <w:rPr>
          <w:ins w:id="1033" w:author="Jared Castaneda" w:date="2020-12-07T10:26:00Z"/>
        </w:rPr>
      </w:pPr>
    </w:p>
    <w:p w14:paraId="1A1C5165" w14:textId="4B938DED" w:rsidR="00431745" w:rsidRDefault="00D67E2D" w:rsidP="00431745">
      <w:pPr>
        <w:pStyle w:val="NormalL2"/>
        <w:rPr>
          <w:ins w:id="1034" w:author="Jared Castaneda" w:date="2020-12-07T10:51:00Z"/>
        </w:rPr>
      </w:pPr>
      <w:ins w:id="1035" w:author="Jared Castaneda" w:date="2020-12-07T10:34:00Z">
        <w:r>
          <w:rPr>
            <w:noProof/>
          </w:rPr>
          <w:drawing>
            <wp:inline distT="0" distB="0" distL="0" distR="0" wp14:anchorId="506CD2B6" wp14:editId="1E231B78">
              <wp:extent cx="4486910" cy="2604770"/>
              <wp:effectExtent l="0" t="0" r="889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86910" cy="2604770"/>
                      </a:xfrm>
                      <a:prstGeom prst="rect">
                        <a:avLst/>
                      </a:prstGeom>
                      <a:noFill/>
                      <a:ln>
                        <a:noFill/>
                      </a:ln>
                    </pic:spPr>
                  </pic:pic>
                </a:graphicData>
              </a:graphic>
            </wp:inline>
          </w:drawing>
        </w:r>
      </w:ins>
    </w:p>
    <w:p w14:paraId="76B8A70B" w14:textId="7ABA22AD" w:rsidR="00264546" w:rsidRDefault="00264546" w:rsidP="00431745">
      <w:pPr>
        <w:pStyle w:val="NormalL2"/>
        <w:rPr>
          <w:ins w:id="1036" w:author="Jared Castaneda" w:date="2020-12-07T10:51:00Z"/>
        </w:rPr>
      </w:pPr>
    </w:p>
    <w:p w14:paraId="51D132F8" w14:textId="447CA85A" w:rsidR="00264546" w:rsidRPr="00431745" w:rsidRDefault="00264546">
      <w:pPr>
        <w:pStyle w:val="NormalL2"/>
        <w:rPr>
          <w:ins w:id="1037" w:author="Jared Castaneda" w:date="2020-12-07T10:26:00Z"/>
        </w:rPr>
      </w:pPr>
      <w:ins w:id="1038" w:author="Jared Castaneda" w:date="2020-12-07T10:51:00Z">
        <w:r>
          <w:rPr>
            <w:noProof/>
          </w:rPr>
          <w:lastRenderedPageBreak/>
          <w:drawing>
            <wp:inline distT="0" distB="0" distL="0" distR="0" wp14:anchorId="2B80EF21" wp14:editId="684B720A">
              <wp:extent cx="6251944" cy="2791377"/>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54807" cy="2792655"/>
                      </a:xfrm>
                      <a:prstGeom prst="rect">
                        <a:avLst/>
                      </a:prstGeom>
                      <a:noFill/>
                      <a:ln>
                        <a:noFill/>
                      </a:ln>
                    </pic:spPr>
                  </pic:pic>
                </a:graphicData>
              </a:graphic>
            </wp:inline>
          </w:drawing>
        </w:r>
      </w:ins>
    </w:p>
    <w:p w14:paraId="34DAEB89" w14:textId="53A18858" w:rsidR="00BF7362" w:rsidRDefault="00F66BF8" w:rsidP="00F66BF8">
      <w:pPr>
        <w:pStyle w:val="Heading2"/>
      </w:pPr>
      <w:bookmarkStart w:id="1039" w:name="_Toc58103352"/>
      <w:bookmarkStart w:id="1040" w:name="_Toc58187242"/>
      <w:r w:rsidRPr="00F66BF8">
        <w:t>Design Patterns</w:t>
      </w:r>
      <w:bookmarkEnd w:id="1039"/>
      <w:bookmarkEnd w:id="1040"/>
    </w:p>
    <w:p w14:paraId="32343383" w14:textId="0DD15CCC" w:rsidR="000054C3" w:rsidRDefault="000054C3" w:rsidP="000054C3">
      <w:pPr>
        <w:pStyle w:val="Heading3"/>
      </w:pPr>
      <w:bookmarkStart w:id="1041" w:name="_Toc58103353"/>
      <w:bookmarkStart w:id="1042" w:name="_Toc58187243"/>
      <w:r w:rsidRPr="000054C3">
        <w:t>Polymorphism GRASP Pattern</w:t>
      </w:r>
      <w:bookmarkEnd w:id="1041"/>
      <w:bookmarkEnd w:id="1042"/>
    </w:p>
    <w:p w14:paraId="33E1BAA7" w14:textId="3B153BD9" w:rsidR="000054C3" w:rsidRPr="000054C3" w:rsidRDefault="000054C3" w:rsidP="000054C3">
      <w:pPr>
        <w:pStyle w:val="Heading4"/>
      </w:pPr>
      <w:bookmarkStart w:id="1043" w:name="_Toc58103354"/>
      <w:bookmarkStart w:id="1044" w:name="_Toc58187244"/>
      <w:r>
        <w:t>Generalization / Specialization Diagrams</w:t>
      </w:r>
      <w:bookmarkEnd w:id="1043"/>
      <w:bookmarkEnd w:id="1044"/>
    </w:p>
    <w:tbl>
      <w:tblPr>
        <w:tblStyle w:val="TableGrid"/>
        <w:tblW w:w="5000" w:type="pct"/>
        <w:tblLook w:val="0620" w:firstRow="1" w:lastRow="0" w:firstColumn="0" w:lastColumn="0" w:noHBand="1" w:noVBand="1"/>
      </w:tblPr>
      <w:tblGrid>
        <w:gridCol w:w="10790"/>
      </w:tblGrid>
      <w:tr w:rsidR="004E2444" w14:paraId="389AEE8E" w14:textId="77777777" w:rsidTr="004E2444">
        <w:trPr>
          <w:cantSplit/>
          <w:tblHeader/>
        </w:trPr>
        <w:tc>
          <w:tcPr>
            <w:tcW w:w="5000" w:type="pct"/>
            <w:shd w:val="clear" w:color="auto" w:fill="D9D9D9" w:themeFill="background1" w:themeFillShade="D9"/>
            <w:vAlign w:val="bottom"/>
          </w:tcPr>
          <w:p w14:paraId="3AC32C25" w14:textId="77777777" w:rsidR="004E2444" w:rsidRPr="00D535DD" w:rsidRDefault="004E2444" w:rsidP="00C75F5A">
            <w:r>
              <w:t>Static View</w:t>
            </w:r>
          </w:p>
        </w:tc>
      </w:tr>
      <w:tr w:rsidR="004E2444" w14:paraId="158E7CF1" w14:textId="77777777" w:rsidTr="004E2444">
        <w:trPr>
          <w:cantSplit/>
        </w:trPr>
        <w:tc>
          <w:tcPr>
            <w:tcW w:w="5000" w:type="pct"/>
          </w:tcPr>
          <w:p w14:paraId="4C94F1DB" w14:textId="790165E0" w:rsidR="004E2444" w:rsidDel="00B5004D" w:rsidRDefault="00B5004D">
            <w:pPr>
              <w:jc w:val="center"/>
              <w:rPr>
                <w:del w:id="1045" w:author="Marcos, Nathan" w:date="2020-12-06T20:57:00Z"/>
              </w:rPr>
              <w:pPrChange w:id="1046" w:author="Nathan" w:date="2020-12-06T20:57:00Z">
                <w:pPr/>
              </w:pPrChange>
            </w:pPr>
            <w:ins w:id="1047" w:author="Marcos, Nathan" w:date="2020-12-06T21:03:00Z">
              <w:r>
                <w:rPr>
                  <w:noProof/>
                </w:rPr>
                <w:drawing>
                  <wp:inline distT="0" distB="0" distL="0" distR="0" wp14:anchorId="79BCE1FB" wp14:editId="798A2B2B">
                    <wp:extent cx="2424023" cy="361184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56174" cy="3659752"/>
                            </a:xfrm>
                            <a:prstGeom prst="rect">
                              <a:avLst/>
                            </a:prstGeom>
                            <a:noFill/>
                            <a:ln>
                              <a:noFill/>
                            </a:ln>
                          </pic:spPr>
                        </pic:pic>
                      </a:graphicData>
                    </a:graphic>
                  </wp:inline>
                </w:drawing>
              </w:r>
            </w:ins>
            <w:del w:id="1048" w:author="Marcos, Nathan" w:date="2020-12-06T20:57:00Z">
              <w:r w:rsidR="004E2444" w:rsidDel="00B5004D">
                <w:delText xml:space="preserve">&lt;Insert </w:delText>
              </w:r>
              <w:r w:rsidR="004E2444" w:rsidRPr="000054C3" w:rsidDel="00B5004D">
                <w:delText>Class diagram showing the factory pattern used to create specific product instances</w:delText>
              </w:r>
              <w:r w:rsidR="004E2444" w:rsidDel="00B5004D">
                <w:delText xml:space="preserve"> here&gt;</w:delText>
              </w:r>
            </w:del>
          </w:p>
          <w:p w14:paraId="6CFD7FAE" w14:textId="7C4DB7E6" w:rsidR="004E2444" w:rsidRDefault="004E2444">
            <w:pPr>
              <w:jc w:val="center"/>
              <w:pPrChange w:id="1049" w:author="Nathan" w:date="2020-12-06T20:57:00Z">
                <w:pPr/>
              </w:pPrChange>
            </w:pPr>
          </w:p>
        </w:tc>
      </w:tr>
      <w:tr w:rsidR="004E2444" w14:paraId="3BA7962E" w14:textId="77777777" w:rsidTr="004E2444">
        <w:trPr>
          <w:cantSplit/>
        </w:trPr>
        <w:tc>
          <w:tcPr>
            <w:tcW w:w="5000" w:type="pct"/>
          </w:tcPr>
          <w:p w14:paraId="165BD4F0" w14:textId="1B245F81" w:rsidR="004E2444" w:rsidRDefault="00B5004D" w:rsidP="00C75F5A">
            <w:ins w:id="1050" w:author="Marcos, Nathan" w:date="2020-12-06T20:57:00Z">
              <w:r>
                <w:t xml:space="preserve">The Generalization base </w:t>
              </w:r>
            </w:ins>
            <w:ins w:id="1051" w:author="Marcos, Nathan" w:date="2020-12-06T20:58:00Z">
              <w:r>
                <w:t xml:space="preserve">class Meal has two specializations, Vegetarian and Kids. Meal belongs to the Customer class who can request for the specializations. </w:t>
              </w:r>
            </w:ins>
            <w:del w:id="1052" w:author="Marcos, Nathan" w:date="2020-12-06T20:57:00Z">
              <w:r w:rsidR="004E2444" w:rsidDel="00B5004D">
                <w:delText>&lt;describe the above diagram here&gt;</w:delText>
              </w:r>
            </w:del>
          </w:p>
        </w:tc>
      </w:tr>
    </w:tbl>
    <w:p w14:paraId="27392ED7" w14:textId="77777777" w:rsidR="004E2444" w:rsidRDefault="004E2444" w:rsidP="004E2444"/>
    <w:p w14:paraId="4166BB4C" w14:textId="437E5721" w:rsidR="000054C3" w:rsidRDefault="000054C3" w:rsidP="000054C3">
      <w:pPr>
        <w:pStyle w:val="Heading4"/>
      </w:pPr>
      <w:bookmarkStart w:id="1053" w:name="_Toc58103355"/>
      <w:bookmarkStart w:id="1054" w:name="_Toc58187245"/>
      <w:r>
        <w:lastRenderedPageBreak/>
        <w:t>Factory Pattern Diagrams</w:t>
      </w:r>
      <w:bookmarkEnd w:id="1053"/>
      <w:bookmarkEnd w:id="1054"/>
    </w:p>
    <w:tbl>
      <w:tblPr>
        <w:tblStyle w:val="TableGrid"/>
        <w:tblW w:w="5000" w:type="pct"/>
        <w:tblLook w:val="0620" w:firstRow="1" w:lastRow="0" w:firstColumn="0" w:lastColumn="0" w:noHBand="1" w:noVBand="1"/>
      </w:tblPr>
      <w:tblGrid>
        <w:gridCol w:w="5348"/>
        <w:gridCol w:w="5442"/>
      </w:tblGrid>
      <w:tr w:rsidR="00AA48A9" w14:paraId="4572B568" w14:textId="77777777" w:rsidTr="00105AE3">
        <w:trPr>
          <w:cantSplit/>
          <w:tblHeader/>
        </w:trPr>
        <w:tc>
          <w:tcPr>
            <w:tcW w:w="2500" w:type="pct"/>
            <w:shd w:val="clear" w:color="auto" w:fill="D9D9D9" w:themeFill="background1" w:themeFillShade="D9"/>
            <w:vAlign w:val="bottom"/>
          </w:tcPr>
          <w:p w14:paraId="5EB5B0E4" w14:textId="54F88AC6" w:rsidR="00E34383" w:rsidRPr="00D535DD" w:rsidRDefault="00E34383" w:rsidP="00C75F5A">
            <w:r>
              <w:t>Static View</w:t>
            </w:r>
          </w:p>
        </w:tc>
        <w:tc>
          <w:tcPr>
            <w:tcW w:w="2500" w:type="pct"/>
            <w:shd w:val="clear" w:color="auto" w:fill="D9D9D9" w:themeFill="background1" w:themeFillShade="D9"/>
            <w:vAlign w:val="bottom"/>
          </w:tcPr>
          <w:p w14:paraId="7B4FF4E3" w14:textId="21E6CE58" w:rsidR="00E34383" w:rsidRPr="00D535DD" w:rsidRDefault="00E34383" w:rsidP="00C75F5A">
            <w:r>
              <w:t>Dynamic View</w:t>
            </w:r>
          </w:p>
        </w:tc>
      </w:tr>
      <w:tr w:rsidR="00AA48A9" w14:paraId="6D14CB4C" w14:textId="77777777" w:rsidTr="00105AE3">
        <w:trPr>
          <w:cantSplit/>
        </w:trPr>
        <w:tc>
          <w:tcPr>
            <w:tcW w:w="2500" w:type="pct"/>
          </w:tcPr>
          <w:p w14:paraId="00E05106" w14:textId="73D0A482" w:rsidR="00E34383" w:rsidDel="008338B7" w:rsidRDefault="008338B7" w:rsidP="004E2444">
            <w:pPr>
              <w:rPr>
                <w:del w:id="1055" w:author="Marcos, Nathan" w:date="2020-12-07T12:33:00Z"/>
              </w:rPr>
            </w:pPr>
            <w:ins w:id="1056" w:author="Marcos, Nathan" w:date="2020-12-07T12:34:00Z">
              <w:r>
                <w:rPr>
                  <w:noProof/>
                </w:rPr>
                <w:drawing>
                  <wp:inline distT="0" distB="0" distL="0" distR="0" wp14:anchorId="49C4B197" wp14:editId="238B3135">
                    <wp:extent cx="3278038" cy="1672146"/>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16739" cy="1742898"/>
                            </a:xfrm>
                            <a:prstGeom prst="rect">
                              <a:avLst/>
                            </a:prstGeom>
                            <a:noFill/>
                            <a:ln>
                              <a:noFill/>
                            </a:ln>
                          </pic:spPr>
                        </pic:pic>
                      </a:graphicData>
                    </a:graphic>
                  </wp:inline>
                </w:drawing>
              </w:r>
            </w:ins>
            <w:del w:id="1057" w:author="Marcos, Nathan" w:date="2020-12-07T12:33:00Z">
              <w:r w:rsidR="00E34383" w:rsidDel="008338B7">
                <w:delText xml:space="preserve">&lt;Insert </w:delText>
              </w:r>
              <w:r w:rsidR="00E34383" w:rsidRPr="000054C3" w:rsidDel="008338B7">
                <w:delText>Class diagram showing the factory pattern used to create specific product instances</w:delText>
              </w:r>
              <w:r w:rsidR="00E34383" w:rsidDel="008338B7">
                <w:delText xml:space="preserve"> here&gt;</w:delText>
              </w:r>
            </w:del>
          </w:p>
          <w:p w14:paraId="5CA623E2" w14:textId="77777777" w:rsidR="00E34383" w:rsidRDefault="00E34383"/>
        </w:tc>
        <w:tc>
          <w:tcPr>
            <w:tcW w:w="2500" w:type="pct"/>
          </w:tcPr>
          <w:p w14:paraId="6A44B7F1" w14:textId="2305330E" w:rsidR="004E2444" w:rsidDel="00AA48A9" w:rsidRDefault="00AA48A9" w:rsidP="004E2444">
            <w:pPr>
              <w:rPr>
                <w:del w:id="1058" w:author="Marcos, Nathan" w:date="2020-12-07T12:52:00Z"/>
              </w:rPr>
            </w:pPr>
            <w:ins w:id="1059" w:author="Marcos, Nathan" w:date="2020-12-07T12:52:00Z">
              <w:r>
                <w:rPr>
                  <w:noProof/>
                </w:rPr>
                <w:drawing>
                  <wp:inline distT="0" distB="0" distL="0" distR="0" wp14:anchorId="2F8CF090" wp14:editId="14C8458C">
                    <wp:extent cx="3338422" cy="86489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08725" cy="883113"/>
                            </a:xfrm>
                            <a:prstGeom prst="rect">
                              <a:avLst/>
                            </a:prstGeom>
                            <a:noFill/>
                            <a:ln>
                              <a:noFill/>
                            </a:ln>
                          </pic:spPr>
                        </pic:pic>
                      </a:graphicData>
                    </a:graphic>
                  </wp:inline>
                </w:drawing>
              </w:r>
            </w:ins>
            <w:del w:id="1060" w:author="Marcos, Nathan" w:date="2020-12-07T12:52:00Z">
              <w:r w:rsidR="004E2444" w:rsidDel="00AA48A9">
                <w:delText xml:space="preserve">&lt;Insert Sequence </w:delText>
              </w:r>
              <w:r w:rsidR="004E2444" w:rsidRPr="000054C3" w:rsidDel="00AA48A9">
                <w:delText>diagram showing the factory pattern used to create specific product instances</w:delText>
              </w:r>
              <w:r w:rsidR="004E2444" w:rsidDel="00AA48A9">
                <w:delText xml:space="preserve"> here&gt;</w:delText>
              </w:r>
            </w:del>
          </w:p>
          <w:p w14:paraId="6CBB6B6B" w14:textId="77777777" w:rsidR="00E34383" w:rsidRDefault="00E34383"/>
        </w:tc>
      </w:tr>
      <w:tr w:rsidR="00AA48A9" w14:paraId="745E97DE" w14:textId="77777777" w:rsidTr="00105AE3">
        <w:trPr>
          <w:cantSplit/>
        </w:trPr>
        <w:tc>
          <w:tcPr>
            <w:tcW w:w="2500" w:type="pct"/>
          </w:tcPr>
          <w:p w14:paraId="51C8244F" w14:textId="4D64C01A" w:rsidR="00E34383" w:rsidRDefault="004E2444" w:rsidP="004E2444">
            <w:del w:id="1061" w:author="Marcos, Nathan" w:date="2020-12-07T12:34:00Z">
              <w:r w:rsidDel="008338B7">
                <w:delText>&lt;describe the above diagram here&gt;</w:delText>
              </w:r>
            </w:del>
            <w:ins w:id="1062" w:author="Marcos, Nathan" w:date="2020-12-07T12:34:00Z">
              <w:r w:rsidR="008338B7">
                <w:t xml:space="preserve">Customer is able to open </w:t>
              </w:r>
              <w:proofErr w:type="spellStart"/>
              <w:proofErr w:type="gramStart"/>
              <w:r w:rsidR="008338B7">
                <w:t>a</w:t>
              </w:r>
              <w:proofErr w:type="spellEnd"/>
              <w:proofErr w:type="gramEnd"/>
              <w:r w:rsidR="008338B7">
                <w:t xml:space="preserve"> Amazon or Apple credit payment when using </w:t>
              </w:r>
              <w:proofErr w:type="spellStart"/>
              <w:r w:rsidR="008338B7">
                <w:t>payWithCreditCard</w:t>
              </w:r>
              <w:proofErr w:type="spellEnd"/>
              <w:r w:rsidR="008338B7">
                <w:t xml:space="preserve"> function</w:t>
              </w:r>
            </w:ins>
          </w:p>
        </w:tc>
        <w:tc>
          <w:tcPr>
            <w:tcW w:w="2500" w:type="pct"/>
          </w:tcPr>
          <w:p w14:paraId="0625D4BA" w14:textId="691C53A4" w:rsidR="00E34383" w:rsidRDefault="00AA48A9" w:rsidP="00C75F5A">
            <w:ins w:id="1063" w:author="Marcos, Nathan" w:date="2020-12-07T12:52:00Z">
              <w:r>
                <w:t xml:space="preserve">Customer </w:t>
              </w:r>
            </w:ins>
            <w:ins w:id="1064" w:author="Marcos, Nathan" w:date="2020-12-07T12:53:00Z">
              <w:r>
                <w:t>opens an Amazon payment</w:t>
              </w:r>
            </w:ins>
            <w:del w:id="1065" w:author="Marcos, Nathan" w:date="2020-12-07T12:52:00Z">
              <w:r w:rsidR="004E2444" w:rsidDel="00AA48A9">
                <w:delText>&lt;describe the above diagram here&gt;</w:delText>
              </w:r>
            </w:del>
          </w:p>
        </w:tc>
      </w:tr>
    </w:tbl>
    <w:p w14:paraId="3DEE344B" w14:textId="77777777" w:rsidR="004E2444" w:rsidRDefault="004E2444" w:rsidP="004E2444"/>
    <w:p w14:paraId="6F4FF2FF" w14:textId="5205A740" w:rsidR="00F7383D" w:rsidRDefault="00F7383D" w:rsidP="00F7383D">
      <w:pPr>
        <w:pStyle w:val="Heading4"/>
      </w:pPr>
      <w:bookmarkStart w:id="1066" w:name="_Toc58103356"/>
      <w:bookmarkStart w:id="1067" w:name="_Toc58187246"/>
      <w:r>
        <w:t>Source Code References</w:t>
      </w:r>
      <w:bookmarkEnd w:id="1066"/>
      <w:bookmarkEnd w:id="1067"/>
    </w:p>
    <w:tbl>
      <w:tblPr>
        <w:tblStyle w:val="TableGrid"/>
        <w:tblW w:w="5000" w:type="pct"/>
        <w:tblLook w:val="0620" w:firstRow="1" w:lastRow="0" w:firstColumn="0" w:lastColumn="0" w:noHBand="1" w:noVBand="1"/>
      </w:tblPr>
      <w:tblGrid>
        <w:gridCol w:w="6304"/>
        <w:gridCol w:w="4486"/>
      </w:tblGrid>
      <w:tr w:rsidR="00F7383D" w14:paraId="2E27CF22" w14:textId="77777777" w:rsidTr="00C75F5A">
        <w:trPr>
          <w:tblHeader/>
        </w:trPr>
        <w:tc>
          <w:tcPr>
            <w:tcW w:w="2921" w:type="pct"/>
            <w:shd w:val="clear" w:color="auto" w:fill="D9D9D9" w:themeFill="background1" w:themeFillShade="D9"/>
            <w:vAlign w:val="bottom"/>
          </w:tcPr>
          <w:p w14:paraId="40231B82" w14:textId="77777777" w:rsidR="00F7383D" w:rsidRPr="00D535DD" w:rsidRDefault="00F7383D" w:rsidP="00C75F5A">
            <w:r>
              <w:t>Source code file name</w:t>
            </w:r>
          </w:p>
        </w:tc>
        <w:tc>
          <w:tcPr>
            <w:tcW w:w="2079" w:type="pct"/>
            <w:shd w:val="clear" w:color="auto" w:fill="D9D9D9" w:themeFill="background1" w:themeFillShade="D9"/>
            <w:vAlign w:val="bottom"/>
          </w:tcPr>
          <w:p w14:paraId="1DE325A4" w14:textId="77777777" w:rsidR="00F7383D" w:rsidRPr="00D535DD" w:rsidRDefault="00F7383D" w:rsidP="00C75F5A">
            <w:r>
              <w:t>Line number(s)</w:t>
            </w:r>
          </w:p>
        </w:tc>
      </w:tr>
      <w:tr w:rsidR="00F7383D" w14:paraId="18194254" w14:textId="77777777" w:rsidTr="00C75F5A">
        <w:tc>
          <w:tcPr>
            <w:tcW w:w="2921" w:type="pct"/>
          </w:tcPr>
          <w:p w14:paraId="48421AED" w14:textId="2507D19A" w:rsidR="00F7383D" w:rsidRDefault="00545E79" w:rsidP="00C75F5A">
            <w:ins w:id="1068" w:author="Marcos, Nathan" w:date="2020-12-07T12:46:00Z">
              <w:r>
                <w:t>Payment.hpp</w:t>
              </w:r>
            </w:ins>
          </w:p>
        </w:tc>
        <w:tc>
          <w:tcPr>
            <w:tcW w:w="2079" w:type="pct"/>
          </w:tcPr>
          <w:p w14:paraId="2B0FCC31" w14:textId="6482234E" w:rsidR="00F7383D" w:rsidRDefault="00545E79" w:rsidP="00C75F5A">
            <w:ins w:id="1069" w:author="Marcos, Nathan" w:date="2020-12-07T12:46:00Z">
              <w:r>
                <w:t>1-83</w:t>
              </w:r>
            </w:ins>
          </w:p>
        </w:tc>
      </w:tr>
      <w:tr w:rsidR="00F7383D" w14:paraId="4F7C912F" w14:textId="77777777" w:rsidTr="00C75F5A">
        <w:tc>
          <w:tcPr>
            <w:tcW w:w="2921" w:type="pct"/>
          </w:tcPr>
          <w:p w14:paraId="1C1251C8" w14:textId="77777777" w:rsidR="00F7383D" w:rsidRDefault="00F7383D" w:rsidP="00C75F5A"/>
        </w:tc>
        <w:tc>
          <w:tcPr>
            <w:tcW w:w="2079" w:type="pct"/>
          </w:tcPr>
          <w:p w14:paraId="05D82127" w14:textId="77777777" w:rsidR="00F7383D" w:rsidRDefault="00F7383D" w:rsidP="00C75F5A"/>
        </w:tc>
      </w:tr>
    </w:tbl>
    <w:p w14:paraId="4DFEBD2B" w14:textId="77777777" w:rsidR="00F7383D" w:rsidRDefault="00F7383D" w:rsidP="00F7383D"/>
    <w:p w14:paraId="75198686" w14:textId="149C5F3F" w:rsidR="000054C3" w:rsidRDefault="000054C3" w:rsidP="000054C3">
      <w:pPr>
        <w:pStyle w:val="Heading3"/>
      </w:pPr>
      <w:bookmarkStart w:id="1070" w:name="_Toc58103357"/>
      <w:bookmarkStart w:id="1071" w:name="_Toc58187247"/>
      <w:r w:rsidRPr="000054C3">
        <w:t>Protected Variations GRASP Pattern</w:t>
      </w:r>
      <w:bookmarkEnd w:id="1070"/>
      <w:bookmarkEnd w:id="1071"/>
    </w:p>
    <w:p w14:paraId="40B8B63E" w14:textId="77777777" w:rsidR="00F7383D" w:rsidRPr="000054C3" w:rsidRDefault="00F7383D" w:rsidP="00F7383D">
      <w:pPr>
        <w:pStyle w:val="Heading4"/>
      </w:pPr>
      <w:bookmarkStart w:id="1072" w:name="_Toc58103358"/>
      <w:bookmarkStart w:id="1073" w:name="_Toc58187248"/>
      <w:r>
        <w:t>Generalization / Specialization Diagrams</w:t>
      </w:r>
      <w:bookmarkEnd w:id="1072"/>
      <w:bookmarkEnd w:id="1073"/>
    </w:p>
    <w:p w14:paraId="7C779D75" w14:textId="70CDABB7" w:rsidR="00F7383D" w:rsidRDefault="00F7383D" w:rsidP="00F7383D">
      <w:pPr>
        <w:pStyle w:val="NormalL2"/>
        <w:rPr>
          <w:ins w:id="1074" w:author="Marcos, Nathan" w:date="2020-12-07T12:44:00Z"/>
        </w:rPr>
      </w:pPr>
      <w:del w:id="1075" w:author="Marcos, Nathan" w:date="2020-12-07T12:44:00Z">
        <w:r w:rsidDel="00545E79">
          <w:delText>&lt;</w:delText>
        </w:r>
      </w:del>
      <w:ins w:id="1076" w:author="Marcos, Nathan" w:date="2020-12-07T12:43:00Z">
        <w:r w:rsidR="00545E79">
          <w:t> </w:t>
        </w:r>
      </w:ins>
      <w:del w:id="1077" w:author="Marcos, Nathan" w:date="2020-12-07T12:43:00Z">
        <w:r w:rsidDel="00545E79">
          <w:delText xml:space="preserve">Insert </w:delText>
        </w:r>
        <w:r w:rsidRPr="00F7383D" w:rsidDel="00545E79">
          <w:delText xml:space="preserve">Class diagram showing the external interface and at least two realizations </w:delText>
        </w:r>
        <w:r w:rsidDel="00545E79">
          <w:delText>here&gt;</w:delText>
        </w:r>
      </w:del>
    </w:p>
    <w:p w14:paraId="251012F4" w14:textId="2E7C2B91" w:rsidR="00545E79" w:rsidRDefault="00545E79">
      <w:pPr>
        <w:pStyle w:val="NormalL2"/>
      </w:pPr>
      <w:ins w:id="1078" w:author="Marcos, Nathan" w:date="2020-12-07T12:44:00Z">
        <w:del w:id="1079" w:author="Jared Castaneda" w:date="2020-12-07T14:17:00Z">
          <w:r w:rsidRPr="00545E79" w:rsidDel="00902341">
            <w:rPr>
              <w:noProof/>
            </w:rPr>
            <w:drawing>
              <wp:inline distT="0" distB="0" distL="0" distR="0" wp14:anchorId="6B52E15E" wp14:editId="5EC8C581">
                <wp:extent cx="5960853" cy="2122726"/>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2462" cy="2126860"/>
                        </a:xfrm>
                        <a:prstGeom prst="rect">
                          <a:avLst/>
                        </a:prstGeom>
                        <a:noFill/>
                        <a:ln>
                          <a:noFill/>
                        </a:ln>
                      </pic:spPr>
                    </pic:pic>
                  </a:graphicData>
                </a:graphic>
              </wp:inline>
            </w:drawing>
          </w:r>
        </w:del>
      </w:ins>
      <w:ins w:id="1080" w:author="Jared Castaneda" w:date="2020-12-07T14:17:00Z">
        <w:r w:rsidR="00902341" w:rsidRPr="00902341">
          <w:rPr>
            <w:noProof/>
          </w:rPr>
          <w:t xml:space="preserve"> </w:t>
        </w:r>
        <w:r w:rsidR="00902341">
          <w:rPr>
            <w:noProof/>
          </w:rPr>
          <w:drawing>
            <wp:inline distT="0" distB="0" distL="0" distR="0" wp14:anchorId="0AF0A5B2" wp14:editId="7D4AD386">
              <wp:extent cx="6217285" cy="33176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26486" cy="3322523"/>
                      </a:xfrm>
                      <a:prstGeom prst="rect">
                        <a:avLst/>
                      </a:prstGeom>
                    </pic:spPr>
                  </pic:pic>
                </a:graphicData>
              </a:graphic>
            </wp:inline>
          </w:drawing>
        </w:r>
      </w:ins>
    </w:p>
    <w:p w14:paraId="3B7A54E2" w14:textId="79296AF0" w:rsidR="00F7383D" w:rsidRDefault="00F7383D" w:rsidP="00F7383D">
      <w:pPr>
        <w:pStyle w:val="Heading4"/>
      </w:pPr>
      <w:bookmarkStart w:id="1081" w:name="_Toc58103359"/>
      <w:bookmarkStart w:id="1082" w:name="_Toc58187249"/>
      <w:r>
        <w:lastRenderedPageBreak/>
        <w:t>Abstract Factory Pattern Diagrams</w:t>
      </w:r>
      <w:bookmarkEnd w:id="1081"/>
      <w:bookmarkEnd w:id="1082"/>
    </w:p>
    <w:tbl>
      <w:tblPr>
        <w:tblStyle w:val="TableGrid"/>
        <w:tblW w:w="5000" w:type="pct"/>
        <w:tblLook w:val="0620" w:firstRow="1" w:lastRow="0" w:firstColumn="0" w:lastColumn="0" w:noHBand="1" w:noVBand="1"/>
      </w:tblPr>
      <w:tblGrid>
        <w:gridCol w:w="5410"/>
        <w:gridCol w:w="5380"/>
      </w:tblGrid>
      <w:tr w:rsidR="00717798" w14:paraId="200FF590" w14:textId="77777777" w:rsidTr="00105AE3">
        <w:trPr>
          <w:cantSplit/>
          <w:tblHeader/>
        </w:trPr>
        <w:tc>
          <w:tcPr>
            <w:tcW w:w="2500" w:type="pct"/>
            <w:shd w:val="clear" w:color="auto" w:fill="D9D9D9" w:themeFill="background1" w:themeFillShade="D9"/>
            <w:vAlign w:val="bottom"/>
          </w:tcPr>
          <w:p w14:paraId="52DA2D46" w14:textId="77777777" w:rsidR="004E2444" w:rsidRPr="00D535DD" w:rsidRDefault="004E2444" w:rsidP="00C75F5A">
            <w:r>
              <w:t>Static View</w:t>
            </w:r>
          </w:p>
        </w:tc>
        <w:tc>
          <w:tcPr>
            <w:tcW w:w="2500" w:type="pct"/>
            <w:shd w:val="clear" w:color="auto" w:fill="D9D9D9" w:themeFill="background1" w:themeFillShade="D9"/>
            <w:vAlign w:val="bottom"/>
          </w:tcPr>
          <w:p w14:paraId="1707C4A7" w14:textId="77777777" w:rsidR="004E2444" w:rsidRPr="00D535DD" w:rsidRDefault="004E2444" w:rsidP="00C75F5A">
            <w:r>
              <w:t>Dynamic View</w:t>
            </w:r>
          </w:p>
        </w:tc>
      </w:tr>
      <w:tr w:rsidR="00717798" w14:paraId="00B07900" w14:textId="77777777" w:rsidTr="00105AE3">
        <w:trPr>
          <w:cantSplit/>
        </w:trPr>
        <w:tc>
          <w:tcPr>
            <w:tcW w:w="2500" w:type="pct"/>
          </w:tcPr>
          <w:p w14:paraId="1F4C6650" w14:textId="663606E7" w:rsidR="004E2444" w:rsidDel="0015175D" w:rsidRDefault="00717798" w:rsidP="00C75F5A">
            <w:pPr>
              <w:rPr>
                <w:del w:id="1083" w:author="Marcos, Nathan" w:date="2020-12-07T12:41:00Z"/>
              </w:rPr>
            </w:pPr>
            <w:ins w:id="1084" w:author="Jared Castaneda" w:date="2020-12-07T14:20:00Z">
              <w:r>
                <w:rPr>
                  <w:noProof/>
                </w:rPr>
                <w:drawing>
                  <wp:inline distT="0" distB="0" distL="0" distR="0" wp14:anchorId="41B3B5F1" wp14:editId="3D0A022C">
                    <wp:extent cx="3350362" cy="2263949"/>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17454" cy="2309285"/>
                            </a:xfrm>
                            <a:prstGeom prst="rect">
                              <a:avLst/>
                            </a:prstGeom>
                          </pic:spPr>
                        </pic:pic>
                      </a:graphicData>
                    </a:graphic>
                  </wp:inline>
                </w:drawing>
              </w:r>
            </w:ins>
            <w:ins w:id="1085" w:author="Marcos, Nathan" w:date="2020-12-07T12:41:00Z">
              <w:del w:id="1086" w:author="Jared Castaneda" w:date="2020-12-07T14:19:00Z">
                <w:r w:rsidR="0015175D" w:rsidDel="00717798">
                  <w:rPr>
                    <w:noProof/>
                  </w:rPr>
                  <w:drawing>
                    <wp:inline distT="0" distB="0" distL="0" distR="0" wp14:anchorId="1A759E59" wp14:editId="03CD7E75">
                      <wp:extent cx="3277870" cy="11833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39415" cy="1205591"/>
                              </a:xfrm>
                              <a:prstGeom prst="rect">
                                <a:avLst/>
                              </a:prstGeom>
                              <a:noFill/>
                              <a:ln>
                                <a:noFill/>
                              </a:ln>
                            </pic:spPr>
                          </pic:pic>
                        </a:graphicData>
                      </a:graphic>
                    </wp:inline>
                  </w:drawing>
                </w:r>
              </w:del>
            </w:ins>
            <w:del w:id="1087" w:author="Marcos, Nathan" w:date="2020-12-07T12:41:00Z">
              <w:r w:rsidR="004E2444" w:rsidDel="0015175D">
                <w:delText xml:space="preserve">&lt;Insert </w:delText>
              </w:r>
              <w:r w:rsidR="004E2444" w:rsidRPr="000054C3" w:rsidDel="0015175D">
                <w:delText>Class diagram showing the factory pattern used to create specific product instances</w:delText>
              </w:r>
              <w:r w:rsidR="004E2444" w:rsidDel="0015175D">
                <w:delText xml:space="preserve"> here&gt;</w:delText>
              </w:r>
            </w:del>
          </w:p>
          <w:p w14:paraId="50FDCC19" w14:textId="77777777" w:rsidR="004E2444" w:rsidRDefault="004E2444"/>
        </w:tc>
        <w:tc>
          <w:tcPr>
            <w:tcW w:w="2500" w:type="pct"/>
          </w:tcPr>
          <w:p w14:paraId="338BCE66" w14:textId="6E639D46" w:rsidR="004E2444" w:rsidDel="00612ADA" w:rsidRDefault="00612ADA" w:rsidP="00C75F5A">
            <w:pPr>
              <w:rPr>
                <w:del w:id="1088" w:author="Marcos, Nathan" w:date="2020-12-07T12:55:00Z"/>
              </w:rPr>
            </w:pPr>
            <w:ins w:id="1089" w:author="Marcos, Nathan" w:date="2020-12-07T12:55:00Z">
              <w:r>
                <w:rPr>
                  <w:noProof/>
                </w:rPr>
                <w:drawing>
                  <wp:inline distT="0" distB="0" distL="0" distR="0" wp14:anchorId="36631D6B" wp14:editId="79771E6A">
                    <wp:extent cx="3329797" cy="850331"/>
                    <wp:effectExtent l="0" t="0" r="444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04612" cy="869437"/>
                            </a:xfrm>
                            <a:prstGeom prst="rect">
                              <a:avLst/>
                            </a:prstGeom>
                            <a:noFill/>
                            <a:ln>
                              <a:noFill/>
                            </a:ln>
                          </pic:spPr>
                        </pic:pic>
                      </a:graphicData>
                    </a:graphic>
                  </wp:inline>
                </w:drawing>
              </w:r>
            </w:ins>
            <w:del w:id="1090" w:author="Marcos, Nathan" w:date="2020-12-07T12:55:00Z">
              <w:r w:rsidR="004E2444" w:rsidDel="00612ADA">
                <w:delText xml:space="preserve">&lt;Insert Sequence </w:delText>
              </w:r>
              <w:r w:rsidR="004E2444" w:rsidRPr="000054C3" w:rsidDel="00612ADA">
                <w:delText>diagram showing the factory pattern used to create specific product instances</w:delText>
              </w:r>
              <w:r w:rsidR="004E2444" w:rsidDel="00612ADA">
                <w:delText xml:space="preserve"> here&gt;</w:delText>
              </w:r>
            </w:del>
          </w:p>
          <w:p w14:paraId="1579E770" w14:textId="77777777" w:rsidR="004E2444" w:rsidRDefault="004E2444"/>
        </w:tc>
      </w:tr>
      <w:tr w:rsidR="00717798" w14:paraId="3AC8AB2E" w14:textId="77777777" w:rsidTr="00105AE3">
        <w:trPr>
          <w:cantSplit/>
        </w:trPr>
        <w:tc>
          <w:tcPr>
            <w:tcW w:w="2500" w:type="pct"/>
          </w:tcPr>
          <w:p w14:paraId="0D1EA927" w14:textId="547B2CE4" w:rsidR="004E2444" w:rsidRDefault="004E2444" w:rsidP="00C75F5A">
            <w:del w:id="1091" w:author="Marcos, Nathan" w:date="2020-12-07T12:41:00Z">
              <w:r w:rsidDel="0015175D">
                <w:delText>&lt;describe the above diagram here&gt;</w:delText>
              </w:r>
            </w:del>
            <w:ins w:id="1092" w:author="Marcos, Nathan" w:date="2020-12-07T12:41:00Z">
              <w:del w:id="1093" w:author="Jared Castaneda" w:date="2020-12-07T14:20:00Z">
                <w:r w:rsidR="0015175D" w:rsidDel="00982A7D">
                  <w:delText>Customer can create a new pa</w:delText>
                </w:r>
              </w:del>
            </w:ins>
            <w:ins w:id="1094" w:author="Marcos, Nathan" w:date="2020-12-07T12:42:00Z">
              <w:del w:id="1095" w:author="Jared Castaneda" w:date="2020-12-07T14:20:00Z">
                <w:r w:rsidR="0015175D" w:rsidDel="00982A7D">
                  <w:delText>yment through the payment factories</w:delText>
                </w:r>
              </w:del>
            </w:ins>
            <w:proofErr w:type="spellStart"/>
            <w:ins w:id="1096" w:author="Jared Castaneda" w:date="2020-12-07T14:20:00Z">
              <w:r w:rsidR="00982A7D">
                <w:t>PaymentFactory</w:t>
              </w:r>
              <w:proofErr w:type="spellEnd"/>
              <w:r w:rsidR="00982A7D">
                <w:t xml:space="preserve"> creates different factories depending on the type of credit card. These factories then create their own </w:t>
              </w:r>
            </w:ins>
            <w:ins w:id="1097" w:author="Jared Castaneda" w:date="2020-12-07T14:21:00Z">
              <w:r w:rsidR="00982A7D">
                <w:t xml:space="preserve">respective </w:t>
              </w:r>
            </w:ins>
            <w:ins w:id="1098" w:author="Jared Castaneda" w:date="2020-12-07T14:20:00Z">
              <w:r w:rsidR="00982A7D">
                <w:t>payment product.</w:t>
              </w:r>
            </w:ins>
          </w:p>
        </w:tc>
        <w:tc>
          <w:tcPr>
            <w:tcW w:w="2500" w:type="pct"/>
          </w:tcPr>
          <w:p w14:paraId="6C4C00D4" w14:textId="6B13E372" w:rsidR="004E2444" w:rsidRDefault="00612ADA" w:rsidP="00C75F5A">
            <w:ins w:id="1099" w:author="Marcos, Nathan" w:date="2020-12-07T12:55:00Z">
              <w:r>
                <w:t xml:space="preserve">Payment is calling the </w:t>
              </w:r>
              <w:proofErr w:type="spellStart"/>
              <w:r>
                <w:t>createPayment</w:t>
              </w:r>
              <w:proofErr w:type="spellEnd"/>
              <w:r>
                <w:t xml:space="preserve"> function to create a new Amazon factory</w:t>
              </w:r>
            </w:ins>
            <w:del w:id="1100" w:author="Marcos, Nathan" w:date="2020-12-07T12:55:00Z">
              <w:r w:rsidR="004E2444" w:rsidDel="00612ADA">
                <w:delText>&lt;describe the above diagram here&gt;</w:delText>
              </w:r>
            </w:del>
          </w:p>
        </w:tc>
      </w:tr>
    </w:tbl>
    <w:p w14:paraId="3F5BE3FF" w14:textId="77777777" w:rsidR="004E2444" w:rsidRDefault="004E2444" w:rsidP="004E2444"/>
    <w:p w14:paraId="4813349D" w14:textId="77777777" w:rsidR="00F7383D" w:rsidRDefault="00F7383D" w:rsidP="00F7383D">
      <w:pPr>
        <w:pStyle w:val="Heading4"/>
      </w:pPr>
      <w:bookmarkStart w:id="1101" w:name="_Toc58103360"/>
      <w:bookmarkStart w:id="1102" w:name="_Toc58187250"/>
      <w:r>
        <w:t>Source Code References</w:t>
      </w:r>
      <w:bookmarkEnd w:id="1101"/>
      <w:bookmarkEnd w:id="1102"/>
    </w:p>
    <w:tbl>
      <w:tblPr>
        <w:tblStyle w:val="TableGrid"/>
        <w:tblW w:w="5000" w:type="pct"/>
        <w:tblLook w:val="0620" w:firstRow="1" w:lastRow="0" w:firstColumn="0" w:lastColumn="0" w:noHBand="1" w:noVBand="1"/>
      </w:tblPr>
      <w:tblGrid>
        <w:gridCol w:w="6304"/>
        <w:gridCol w:w="4486"/>
      </w:tblGrid>
      <w:tr w:rsidR="00F7383D" w14:paraId="0FD41DB5" w14:textId="77777777" w:rsidTr="00F7383D">
        <w:trPr>
          <w:tblHeader/>
        </w:trPr>
        <w:tc>
          <w:tcPr>
            <w:tcW w:w="2921" w:type="pct"/>
            <w:shd w:val="clear" w:color="auto" w:fill="D9D9D9" w:themeFill="background1" w:themeFillShade="D9"/>
            <w:vAlign w:val="bottom"/>
          </w:tcPr>
          <w:p w14:paraId="633BEEBE" w14:textId="375D00BD" w:rsidR="00F7383D" w:rsidRPr="00D535DD" w:rsidRDefault="00F7383D" w:rsidP="00C75F5A">
            <w:r>
              <w:t>Source code file name</w:t>
            </w:r>
          </w:p>
        </w:tc>
        <w:tc>
          <w:tcPr>
            <w:tcW w:w="2079" w:type="pct"/>
            <w:shd w:val="clear" w:color="auto" w:fill="D9D9D9" w:themeFill="background1" w:themeFillShade="D9"/>
            <w:vAlign w:val="bottom"/>
          </w:tcPr>
          <w:p w14:paraId="0D42CDF6" w14:textId="0BE3ED6D" w:rsidR="00F7383D" w:rsidRPr="00D535DD" w:rsidRDefault="00F7383D" w:rsidP="00C75F5A">
            <w:r>
              <w:t>Line number(s)</w:t>
            </w:r>
          </w:p>
        </w:tc>
      </w:tr>
      <w:tr w:rsidR="00F7383D" w14:paraId="598D18E6" w14:textId="77777777" w:rsidTr="00F7383D">
        <w:tc>
          <w:tcPr>
            <w:tcW w:w="2921" w:type="pct"/>
          </w:tcPr>
          <w:p w14:paraId="57846B37" w14:textId="10C8DE7E" w:rsidR="00F7383D" w:rsidRDefault="00C02381" w:rsidP="00C75F5A">
            <w:ins w:id="1103" w:author="Marcos, Nathan" w:date="2020-12-07T12:46:00Z">
              <w:r>
                <w:t>Payment.hpp</w:t>
              </w:r>
            </w:ins>
          </w:p>
        </w:tc>
        <w:tc>
          <w:tcPr>
            <w:tcW w:w="2079" w:type="pct"/>
          </w:tcPr>
          <w:p w14:paraId="0E11FB3E" w14:textId="717C6981" w:rsidR="00F7383D" w:rsidRDefault="00C02381" w:rsidP="00C75F5A">
            <w:ins w:id="1104" w:author="Marcos, Nathan" w:date="2020-12-07T12:47:00Z">
              <w:r>
                <w:t>116-160</w:t>
              </w:r>
            </w:ins>
          </w:p>
        </w:tc>
      </w:tr>
      <w:tr w:rsidR="00F7383D" w14:paraId="62D06054" w14:textId="77777777" w:rsidTr="00F7383D">
        <w:tc>
          <w:tcPr>
            <w:tcW w:w="2921" w:type="pct"/>
          </w:tcPr>
          <w:p w14:paraId="15010BDF" w14:textId="77777777" w:rsidR="00F7383D" w:rsidRDefault="00F7383D" w:rsidP="00C75F5A"/>
        </w:tc>
        <w:tc>
          <w:tcPr>
            <w:tcW w:w="2079" w:type="pct"/>
          </w:tcPr>
          <w:p w14:paraId="64311518" w14:textId="77777777" w:rsidR="00F7383D" w:rsidRDefault="00F7383D" w:rsidP="00C75F5A"/>
        </w:tc>
      </w:tr>
    </w:tbl>
    <w:p w14:paraId="44C9A73C" w14:textId="77777777" w:rsidR="00F7383D" w:rsidRPr="00F7383D" w:rsidRDefault="00F7383D" w:rsidP="00F7383D"/>
    <w:sectPr w:rsidR="00F7383D" w:rsidRPr="00F7383D" w:rsidSect="00A6593C">
      <w:headerReference w:type="default" r:id="rId66"/>
      <w:footerReference w:type="default" r:id="rId67"/>
      <w:pgSz w:w="12240" w:h="15840"/>
      <w:pgMar w:top="720" w:right="720" w:bottom="720" w:left="720"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46D775" w14:textId="77777777" w:rsidR="00926857" w:rsidRDefault="00926857" w:rsidP="00D73986">
      <w:r>
        <w:separator/>
      </w:r>
    </w:p>
  </w:endnote>
  <w:endnote w:type="continuationSeparator" w:id="0">
    <w:p w14:paraId="5FC7FBA7" w14:textId="77777777" w:rsidR="00926857" w:rsidRDefault="00926857" w:rsidP="00D73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FB932" w14:textId="77777777" w:rsidR="008338B7" w:rsidRDefault="008338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59098" w14:textId="77777777" w:rsidR="008338B7" w:rsidRDefault="008338B7" w:rsidP="00BB4B7F">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9D817" w14:textId="77777777" w:rsidR="008338B7" w:rsidRDefault="008338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CA077" w14:textId="6982BE39" w:rsidR="008338B7" w:rsidRPr="00E11F13" w:rsidRDefault="008338B7" w:rsidP="00BB4B7F">
    <w:pPr>
      <w:pStyle w:val="Footer"/>
      <w:pBdr>
        <w:top w:val="thickThinMediumGap" w:sz="4" w:space="1" w:color="auto"/>
      </w:pBdr>
    </w:pPr>
    <w:del w:id="465" w:author="Jared Castaneda" w:date="2020-11-08T23:29:00Z">
      <w:r w:rsidRPr="00E11F13" w:rsidDel="00993AC3">
        <w:fldChar w:fldCharType="begin"/>
      </w:r>
      <w:r w:rsidRPr="00E11F13" w:rsidDel="00993AC3">
        <w:delInstrText xml:space="preserve"> REF ProjectName \h  \* MERGEFORMAT </w:delInstrText>
      </w:r>
      <w:r w:rsidRPr="00E11F13" w:rsidDel="00993AC3">
        <w:fldChar w:fldCharType="separate"/>
      </w:r>
      <w:r w:rsidRPr="00EC7326" w:rsidDel="00993AC3">
        <w:delText>&lt;Your Project Title here</w:delText>
      </w:r>
      <w:r w:rsidDel="00993AC3">
        <w:delText xml:space="preserve">&gt; </w:delText>
      </w:r>
      <w:r w:rsidRPr="00E11F13" w:rsidDel="00993AC3">
        <w:fldChar w:fldCharType="end"/>
      </w:r>
    </w:del>
    <w:proofErr w:type="spellStart"/>
    <w:ins w:id="466" w:author="Jared Castaneda" w:date="2020-11-08T23:29:00Z">
      <w:r>
        <w:t>Tuffy</w:t>
      </w:r>
      <w:proofErr w:type="spellEnd"/>
      <w:r>
        <w:t xml:space="preserve"> Flights</w:t>
      </w:r>
    </w:ins>
    <w:r w:rsidRPr="00E11F13">
      <w:tab/>
    </w:r>
    <w:r w:rsidRPr="00E11F13">
      <w:tab/>
      <w:t xml:space="preserve">Page </w:t>
    </w:r>
    <w:r w:rsidRPr="00E11F13">
      <w:fldChar w:fldCharType="begin"/>
    </w:r>
    <w:r w:rsidRPr="00E11F13">
      <w:instrText xml:space="preserve"> PAGE  \* roman  \* MERGEFORMAT </w:instrText>
    </w:r>
    <w:r w:rsidRPr="00E11F13">
      <w:fldChar w:fldCharType="separate"/>
    </w:r>
    <w:proofErr w:type="spellStart"/>
    <w:r w:rsidRPr="00E11F13">
      <w:t>i</w:t>
    </w:r>
    <w:proofErr w:type="spellEnd"/>
    <w:r w:rsidRPr="00E11F13">
      <w:fldChar w:fldCharType="end"/>
    </w:r>
    <w:r w:rsidRPr="00E11F13">
      <w:t xml:space="preserve"> of </w:t>
    </w:r>
    <w:fldSimple w:instr=" SECTIONPAGES  \* roman  \* MERGEFORMAT ">
      <w:r w:rsidR="00FC6919">
        <w:rPr>
          <w:noProof/>
        </w:rPr>
        <w:t>iii</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FDF29" w14:textId="51F617C4" w:rsidR="008338B7" w:rsidRDefault="008338B7" w:rsidP="0063638E">
    <w:pPr>
      <w:pStyle w:val="Footer"/>
      <w:pBdr>
        <w:top w:val="thickThinMediumGap" w:sz="4" w:space="1" w:color="auto"/>
      </w:pBdr>
    </w:pPr>
    <w:r w:rsidRPr="007C6B90">
      <w:fldChar w:fldCharType="begin"/>
    </w:r>
    <w:r w:rsidRPr="007C6B90">
      <w:instrText xml:space="preserve"> REF ProjectName \h  \* MERGEFORMAT </w:instrText>
    </w:r>
    <w:r w:rsidRPr="007C6B90">
      <w:fldChar w:fldCharType="separate"/>
    </w:r>
    <w:r w:rsidRPr="00EC7326">
      <w:t>&lt;Your Project Title here</w:t>
    </w:r>
    <w:r>
      <w:t xml:space="preserve">&gt; </w:t>
    </w:r>
    <w:r w:rsidRPr="007C6B90">
      <w:fldChar w:fldCharType="end"/>
    </w:r>
    <w:r w:rsidRPr="007C6B90">
      <w:tab/>
    </w:r>
    <w:r w:rsidRPr="007C6B90">
      <w:tab/>
      <w:t xml:space="preserve">Page </w:t>
    </w:r>
    <w:r>
      <w:fldChar w:fldCharType="begin"/>
    </w:r>
    <w:r>
      <w:instrText xml:space="preserve"> PAGE  \* Arabic  \* MERGEFORMAT </w:instrText>
    </w:r>
    <w:r>
      <w:fldChar w:fldCharType="separate"/>
    </w:r>
    <w:r>
      <w:rPr>
        <w:noProof/>
      </w:rPr>
      <w:t>1</w:t>
    </w:r>
    <w:r>
      <w:fldChar w:fldCharType="end"/>
    </w:r>
    <w:r w:rsidRPr="007C6B90">
      <w:t xml:space="preserve"> of </w:t>
    </w:r>
    <w:r>
      <w:fldChar w:fldCharType="begin"/>
    </w:r>
    <w:r>
      <w:instrText xml:space="preserve"> =</w:instrText>
    </w:r>
    <w:fldSimple w:instr=" NUMPAGES   \* MERGEFORMAT ">
      <w:r w:rsidR="00FC6919">
        <w:rPr>
          <w:noProof/>
        </w:rPr>
        <w:instrText>20</w:instrText>
      </w:r>
    </w:fldSimple>
    <w:r>
      <w:instrText xml:space="preserve"> - </w:instrText>
    </w:r>
    <w:fldSimple w:instr=" PAGEREF  EndOfTOC  \* MERGEFORMAT ">
      <w:r w:rsidR="00FC6919">
        <w:rPr>
          <w:noProof/>
        </w:rPr>
        <w:instrText>3</w:instrText>
      </w:r>
    </w:fldSimple>
    <w:r>
      <w:instrText xml:space="preserve"> - 1 </w:instrText>
    </w:r>
    <w:r>
      <w:fldChar w:fldCharType="separate"/>
    </w:r>
    <w:r w:rsidR="00FC6919">
      <w:rPr>
        <w:noProof/>
      </w:rPr>
      <w:t>16</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BFC72" w14:textId="7C489A38" w:rsidR="008338B7" w:rsidRDefault="008338B7" w:rsidP="005565C6">
    <w:pPr>
      <w:pStyle w:val="Footer"/>
      <w:pBdr>
        <w:top w:val="thickThinMediumGap" w:sz="4" w:space="1" w:color="auto"/>
      </w:pBdr>
      <w:tabs>
        <w:tab w:val="clear" w:pos="5400"/>
        <w:tab w:val="clear" w:pos="10800"/>
        <w:tab w:val="center" w:pos="7200"/>
        <w:tab w:val="right" w:pos="14400"/>
      </w:tabs>
    </w:pPr>
    <w:del w:id="837" w:author="Marcos, Nathan" w:date="2020-11-07T00:32:00Z">
      <w:r w:rsidRPr="007C6B90" w:rsidDel="00E53C30">
        <w:fldChar w:fldCharType="begin"/>
      </w:r>
      <w:r w:rsidRPr="007C6B90" w:rsidDel="00E53C30">
        <w:delInstrText xml:space="preserve"> REF ProjectName \h  \* MERGEFORMAT </w:delInstrText>
      </w:r>
      <w:r w:rsidRPr="007C6B90" w:rsidDel="00E53C30">
        <w:fldChar w:fldCharType="separate"/>
      </w:r>
      <w:r w:rsidRPr="00EC7326" w:rsidDel="00E53C30">
        <w:delText>&lt;Your Project Title here</w:delText>
      </w:r>
      <w:r w:rsidDel="00E53C30">
        <w:delText xml:space="preserve">&gt; </w:delText>
      </w:r>
      <w:r w:rsidRPr="007C6B90" w:rsidDel="00E53C30">
        <w:fldChar w:fldCharType="end"/>
      </w:r>
      <w:r w:rsidRPr="007C6B90" w:rsidDel="00E53C30">
        <w:tab/>
      </w:r>
      <w:r w:rsidRPr="007C6B90" w:rsidDel="00E53C30">
        <w:tab/>
        <w:delText xml:space="preserve">Page </w:delText>
      </w:r>
      <w:r w:rsidDel="00E53C30">
        <w:fldChar w:fldCharType="begin"/>
      </w:r>
      <w:r w:rsidDel="00E53C30">
        <w:delInstrText xml:space="preserve"> PAGE  \* Arabic  \* MERGEFORMAT </w:delInstrText>
      </w:r>
      <w:r w:rsidDel="00E53C30">
        <w:fldChar w:fldCharType="separate"/>
      </w:r>
      <w:r w:rsidDel="00E53C30">
        <w:rPr>
          <w:noProof/>
        </w:rPr>
        <w:delText>1</w:delText>
      </w:r>
      <w:r w:rsidDel="00E53C30">
        <w:fldChar w:fldCharType="end"/>
      </w:r>
      <w:r w:rsidRPr="007C6B90" w:rsidDel="00E53C30">
        <w:delText xml:space="preserve"> of </w:delText>
      </w:r>
      <w:r w:rsidDel="00E53C30">
        <w:fldChar w:fldCharType="begin"/>
      </w:r>
      <w:r w:rsidDel="00E53C30">
        <w:delInstrText xml:space="preserve"> =</w:delInstrText>
      </w:r>
      <w:r w:rsidDel="00E53C30">
        <w:fldChar w:fldCharType="begin"/>
      </w:r>
      <w:r w:rsidDel="00E53C30">
        <w:delInstrText xml:space="preserve"> NUMPAGES   \* MERGEFORMAT </w:delInstrText>
      </w:r>
      <w:r w:rsidDel="00E53C30">
        <w:fldChar w:fldCharType="separate"/>
      </w:r>
      <w:r w:rsidDel="00E53C30">
        <w:rPr>
          <w:noProof/>
        </w:rPr>
        <w:delInstrText>12</w:delInstrText>
      </w:r>
      <w:r w:rsidDel="00E53C30">
        <w:rPr>
          <w:noProof/>
        </w:rPr>
        <w:fldChar w:fldCharType="end"/>
      </w:r>
      <w:r w:rsidDel="00E53C30">
        <w:delInstrText xml:space="preserve"> - </w:delInstrText>
      </w:r>
      <w:r w:rsidDel="00E53C30">
        <w:fldChar w:fldCharType="begin"/>
      </w:r>
      <w:r w:rsidDel="00E53C30">
        <w:delInstrText xml:space="preserve"> PAGEREF  EndOfTOC  \* MERGEFORMAT </w:delInstrText>
      </w:r>
      <w:r w:rsidDel="00E53C30">
        <w:fldChar w:fldCharType="separate"/>
      </w:r>
      <w:r w:rsidDel="00E53C30">
        <w:rPr>
          <w:noProof/>
        </w:rPr>
        <w:delInstrText>3</w:delInstrText>
      </w:r>
      <w:r w:rsidDel="00E53C30">
        <w:rPr>
          <w:noProof/>
        </w:rPr>
        <w:fldChar w:fldCharType="end"/>
      </w:r>
      <w:r w:rsidDel="00E53C30">
        <w:delInstrText xml:space="preserve"> - 1 </w:delInstrText>
      </w:r>
      <w:r w:rsidDel="00E53C30">
        <w:fldChar w:fldCharType="separate"/>
      </w:r>
      <w:r w:rsidDel="00E53C30">
        <w:rPr>
          <w:noProof/>
        </w:rPr>
        <w:delText>8</w:delText>
      </w:r>
      <w:r w:rsidDel="00E53C30">
        <w:fldChar w:fldCharType="end"/>
      </w:r>
    </w:del>
    <w:proofErr w:type="spellStart"/>
    <w:ins w:id="838" w:author="Marcos, Nathan" w:date="2020-11-07T00:32:00Z">
      <w:r>
        <w:t>Tuffy</w:t>
      </w:r>
      <w:proofErr w:type="spellEnd"/>
      <w:r>
        <w:t xml:space="preserve"> Flights</w:t>
      </w:r>
    </w:ins>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3FC8D" w14:textId="5D99C044" w:rsidR="008338B7" w:rsidRDefault="008338B7" w:rsidP="0063638E">
    <w:pPr>
      <w:pStyle w:val="Footer"/>
      <w:pBdr>
        <w:top w:val="thickThinMediumGap" w:sz="4" w:space="1" w:color="auto"/>
      </w:pBdr>
    </w:pPr>
    <w:r w:rsidRPr="007C6B90">
      <w:fldChar w:fldCharType="begin"/>
    </w:r>
    <w:r w:rsidRPr="007C6B90">
      <w:instrText xml:space="preserve"> REF ProjectName \h  \* MERGEFORMAT </w:instrText>
    </w:r>
    <w:r w:rsidRPr="007C6B90">
      <w:fldChar w:fldCharType="separate"/>
    </w:r>
    <w:proofErr w:type="spellStart"/>
    <w:ins w:id="1111" w:author="Marcos, Nathan" w:date="2020-11-07T00:32:00Z">
      <w:r>
        <w:t>Tuffy</w:t>
      </w:r>
      <w:proofErr w:type="spellEnd"/>
      <w:r>
        <w:t xml:space="preserve"> Flights</w:t>
      </w:r>
    </w:ins>
    <w:del w:id="1112" w:author="Marcos, Nathan" w:date="2020-11-07T00:32:00Z">
      <w:r w:rsidRPr="00EC7326" w:rsidDel="00E53C30">
        <w:delText>&lt;Your Project Title here</w:delText>
      </w:r>
      <w:r w:rsidDel="00E53C30">
        <w:delText>&gt;</w:delText>
      </w:r>
    </w:del>
    <w:r>
      <w:t xml:space="preserve"> </w:t>
    </w:r>
    <w:r w:rsidRPr="007C6B90">
      <w:fldChar w:fldCharType="end"/>
    </w:r>
    <w:r w:rsidRPr="007C6B90">
      <w:tab/>
    </w:r>
    <w:r w:rsidRPr="007C6B90">
      <w:tab/>
      <w:t xml:space="preserve">Page </w:t>
    </w:r>
    <w:r>
      <w:fldChar w:fldCharType="begin"/>
    </w:r>
    <w:r>
      <w:instrText xml:space="preserve"> PAGE  \* Arabic  \* MERGEFORMAT </w:instrText>
    </w:r>
    <w:r>
      <w:fldChar w:fldCharType="separate"/>
    </w:r>
    <w:r>
      <w:rPr>
        <w:noProof/>
      </w:rPr>
      <w:t>1</w:t>
    </w:r>
    <w:r>
      <w:fldChar w:fldCharType="end"/>
    </w:r>
    <w:r w:rsidRPr="007C6B90">
      <w:t xml:space="preserve"> of </w:t>
    </w:r>
    <w:r>
      <w:fldChar w:fldCharType="begin"/>
    </w:r>
    <w:r>
      <w:instrText xml:space="preserve"> =</w:instrText>
    </w:r>
    <w:fldSimple w:instr=" NUMPAGES   \* MERGEFORMAT ">
      <w:r w:rsidR="00FC6919">
        <w:rPr>
          <w:noProof/>
        </w:rPr>
        <w:instrText>20</w:instrText>
      </w:r>
    </w:fldSimple>
    <w:r>
      <w:instrText xml:space="preserve"> - </w:instrText>
    </w:r>
    <w:fldSimple w:instr=" PAGEREF  EndOfTOC  \* MERGEFORMAT ">
      <w:r w:rsidR="00FC6919">
        <w:rPr>
          <w:noProof/>
        </w:rPr>
        <w:instrText>3</w:instrText>
      </w:r>
    </w:fldSimple>
    <w:r>
      <w:instrText xml:space="preserve"> - 1 </w:instrText>
    </w:r>
    <w:r>
      <w:fldChar w:fldCharType="separate"/>
    </w:r>
    <w:r w:rsidR="00FC6919">
      <w:rPr>
        <w:noProof/>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954D5F" w14:textId="77777777" w:rsidR="00926857" w:rsidRDefault="00926857" w:rsidP="00D73986">
      <w:r>
        <w:separator/>
      </w:r>
    </w:p>
  </w:footnote>
  <w:footnote w:type="continuationSeparator" w:id="0">
    <w:p w14:paraId="4ACCD4F8" w14:textId="77777777" w:rsidR="00926857" w:rsidRDefault="00926857" w:rsidP="00D73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33DB0" w14:textId="77777777" w:rsidR="008338B7" w:rsidRDefault="008338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5BFE7" w14:textId="77777777" w:rsidR="008338B7" w:rsidRDefault="008338B7" w:rsidP="00BB4B7F">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2249E" w14:textId="77777777" w:rsidR="008338B7" w:rsidRDefault="008338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3C14E" w14:textId="2FE4C8B1" w:rsidR="008338B7" w:rsidRPr="00C237FA" w:rsidRDefault="008338B7" w:rsidP="00D73986">
    <w:pPr>
      <w:pStyle w:val="Header"/>
    </w:pPr>
    <w:r w:rsidRPr="00C237FA">
      <w:fldChar w:fldCharType="begin"/>
    </w:r>
    <w:r w:rsidRPr="00C237FA">
      <w:instrText xml:space="preserve"> REF DocumentTitle \h  \* MERGEFORMAT </w:instrText>
    </w:r>
    <w:r w:rsidRPr="00C237FA">
      <w:fldChar w:fldCharType="separate"/>
    </w:r>
    <w:r w:rsidRPr="004C00E5">
      <w:t>Vision and Business Case</w:t>
    </w:r>
    <w:r>
      <w:t xml:space="preserve">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ins w:id="459" w:author="Jared Castaneda" w:date="2020-12-07T13:53:00Z">
      <w:r w:rsidR="00902341">
        <w:rPr>
          <w:noProof/>
        </w:rPr>
        <w:t>Monday, December 7, 2020</w:t>
      </w:r>
    </w:ins>
    <w:ins w:id="460" w:author="Marcos, Nathan" w:date="2020-12-07T12:29:00Z">
      <w:del w:id="461" w:author="Jared Castaneda" w:date="2020-12-07T13:46:00Z">
        <w:r w:rsidDel="006F11F4">
          <w:rPr>
            <w:noProof/>
          </w:rPr>
          <w:delText>Monday, December 7, 2020</w:delText>
        </w:r>
      </w:del>
    </w:ins>
    <w:ins w:id="462" w:author="jawad swed" w:date="2020-11-09T13:46:00Z">
      <w:del w:id="463" w:author="Jared Castaneda" w:date="2020-12-07T13:46:00Z">
        <w:r w:rsidDel="006F11F4">
          <w:rPr>
            <w:noProof/>
          </w:rPr>
          <w:delText>Monday, November 9, 2020</w:delText>
        </w:r>
      </w:del>
    </w:ins>
    <w:del w:id="464" w:author="Jared Castaneda" w:date="2020-12-07T13:46:00Z">
      <w:r w:rsidDel="006F11F4">
        <w:rPr>
          <w:noProof/>
        </w:rPr>
        <w:delText>Sunday, September 6, 2020</w:delText>
      </w:r>
    </w:del>
    <w:r w:rsidRPr="00C237FA">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479F8" w14:textId="77777777" w:rsidR="008338B7" w:rsidRDefault="008338B7" w:rsidP="00D7398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E4DCF" w14:textId="64AE6BA0" w:rsidR="008338B7" w:rsidRPr="00C237FA" w:rsidRDefault="008338B7" w:rsidP="00D73986">
    <w:pPr>
      <w:pStyle w:val="Header"/>
    </w:pPr>
    <w:r w:rsidRPr="00C237FA">
      <w:fldChar w:fldCharType="begin"/>
    </w:r>
    <w:r w:rsidRPr="00C237FA">
      <w:instrText xml:space="preserve"> REF DocumentTitle \h  \* MERGEFORMAT </w:instrText>
    </w:r>
    <w:r w:rsidRPr="00C237FA">
      <w:fldChar w:fldCharType="separate"/>
    </w:r>
    <w:r w:rsidRPr="00FB117C">
      <w:t>SW Architecture Document</w:t>
    </w:r>
    <w:r>
      <w:t xml:space="preserve"> (SAD)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ins w:id="499" w:author="Jared Castaneda" w:date="2020-12-07T13:53:00Z">
      <w:r w:rsidR="00902341">
        <w:rPr>
          <w:noProof/>
        </w:rPr>
        <w:t>Monday, December 7, 2020</w:t>
      </w:r>
    </w:ins>
    <w:ins w:id="500" w:author="Marcos, Nathan" w:date="2020-12-07T12:29:00Z">
      <w:del w:id="501" w:author="Jared Castaneda" w:date="2020-12-07T13:46:00Z">
        <w:r w:rsidDel="006F11F4">
          <w:rPr>
            <w:noProof/>
          </w:rPr>
          <w:delText>Monday, December 7, 2020</w:delText>
        </w:r>
      </w:del>
    </w:ins>
    <w:ins w:id="502" w:author="jawad swed" w:date="2020-11-09T13:46:00Z">
      <w:del w:id="503" w:author="Jared Castaneda" w:date="2020-12-07T13:46:00Z">
        <w:r w:rsidDel="006F11F4">
          <w:rPr>
            <w:noProof/>
          </w:rPr>
          <w:delText>Monday, November 9, 2020</w:delText>
        </w:r>
      </w:del>
    </w:ins>
    <w:del w:id="504" w:author="Jared Castaneda" w:date="2020-12-07T13:46:00Z">
      <w:r w:rsidDel="006F11F4">
        <w:rPr>
          <w:noProof/>
        </w:rPr>
        <w:delText>Sunday, September 6, 2020</w:delText>
      </w:r>
    </w:del>
    <w:r w:rsidRPr="00C237FA">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A024AB" w14:textId="675F299D" w:rsidR="008338B7" w:rsidRPr="00C237FA" w:rsidRDefault="008338B7" w:rsidP="00C75F5A">
    <w:pPr>
      <w:pStyle w:val="Header"/>
      <w:tabs>
        <w:tab w:val="clear" w:pos="5400"/>
        <w:tab w:val="clear" w:pos="10800"/>
        <w:tab w:val="center" w:pos="7200"/>
        <w:tab w:val="right" w:pos="14400"/>
      </w:tabs>
    </w:pPr>
    <w:r w:rsidRPr="00C237FA">
      <w:fldChar w:fldCharType="begin"/>
    </w:r>
    <w:r w:rsidRPr="00C237FA">
      <w:instrText xml:space="preserve"> REF DocumentTitle \h  \* MERGEFORMAT </w:instrText>
    </w:r>
    <w:r w:rsidRPr="00C237FA">
      <w:fldChar w:fldCharType="separate"/>
    </w:r>
    <w:r w:rsidRPr="00FB117C">
      <w:t>SW Architecture Document</w:t>
    </w:r>
    <w:r>
      <w:t xml:space="preserve"> (SAD)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ins w:id="831" w:author="Jared Castaneda" w:date="2020-12-07T13:53:00Z">
      <w:r w:rsidR="00902341">
        <w:rPr>
          <w:noProof/>
        </w:rPr>
        <w:t>Monday, December 7, 2020</w:t>
      </w:r>
    </w:ins>
    <w:ins w:id="832" w:author="Marcos, Nathan" w:date="2020-12-07T12:29:00Z">
      <w:del w:id="833" w:author="Jared Castaneda" w:date="2020-12-07T13:46:00Z">
        <w:r w:rsidDel="006F11F4">
          <w:rPr>
            <w:noProof/>
          </w:rPr>
          <w:delText>Monday, December 7, 2020</w:delText>
        </w:r>
      </w:del>
    </w:ins>
    <w:ins w:id="834" w:author="jawad swed" w:date="2020-11-09T13:46:00Z">
      <w:del w:id="835" w:author="Jared Castaneda" w:date="2020-12-07T13:46:00Z">
        <w:r w:rsidDel="006F11F4">
          <w:rPr>
            <w:noProof/>
          </w:rPr>
          <w:delText>Monday, November 9, 2020</w:delText>
        </w:r>
      </w:del>
    </w:ins>
    <w:del w:id="836" w:author="Jared Castaneda" w:date="2020-12-07T13:46:00Z">
      <w:r w:rsidDel="006F11F4">
        <w:rPr>
          <w:noProof/>
        </w:rPr>
        <w:delText>Sunday, September 6, 2020</w:delText>
      </w:r>
    </w:del>
    <w:r w:rsidRPr="00C237FA">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B3395" w14:textId="37C53589" w:rsidR="008338B7" w:rsidRPr="00C237FA" w:rsidRDefault="008338B7" w:rsidP="00D73986">
    <w:pPr>
      <w:pStyle w:val="Header"/>
    </w:pPr>
    <w:r w:rsidRPr="00C237FA">
      <w:fldChar w:fldCharType="begin"/>
    </w:r>
    <w:r w:rsidRPr="00C237FA">
      <w:instrText xml:space="preserve"> REF DocumentTitle \h  \* MERGEFORMAT </w:instrText>
    </w:r>
    <w:r w:rsidRPr="00C237FA">
      <w:fldChar w:fldCharType="separate"/>
    </w:r>
    <w:r w:rsidRPr="00FB117C">
      <w:t>SW Architecture Document</w:t>
    </w:r>
    <w:r>
      <w:t xml:space="preserve"> (SAD)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ins w:id="1105" w:author="Jared Castaneda" w:date="2020-12-07T13:53:00Z">
      <w:r w:rsidR="00902341">
        <w:rPr>
          <w:noProof/>
        </w:rPr>
        <w:t>Monday, December 7, 2020</w:t>
      </w:r>
    </w:ins>
    <w:ins w:id="1106" w:author="Marcos, Nathan" w:date="2020-12-07T12:29:00Z">
      <w:del w:id="1107" w:author="Jared Castaneda" w:date="2020-12-07T13:46:00Z">
        <w:r w:rsidDel="006F11F4">
          <w:rPr>
            <w:noProof/>
          </w:rPr>
          <w:delText>Monday, December 7, 2020</w:delText>
        </w:r>
      </w:del>
    </w:ins>
    <w:ins w:id="1108" w:author="jawad swed" w:date="2020-11-09T13:46:00Z">
      <w:del w:id="1109" w:author="Jared Castaneda" w:date="2020-12-07T13:46:00Z">
        <w:r w:rsidDel="006F11F4">
          <w:rPr>
            <w:noProof/>
          </w:rPr>
          <w:delText>Monday, November 9, 2020</w:delText>
        </w:r>
      </w:del>
    </w:ins>
    <w:del w:id="1110" w:author="Jared Castaneda" w:date="2020-12-07T13:46:00Z">
      <w:r w:rsidDel="006F11F4">
        <w:rPr>
          <w:noProof/>
        </w:rPr>
        <w:delText>Sunday, September 6, 2020</w:delText>
      </w:r>
    </w:del>
    <w:r w:rsidRPr="00C237F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16775"/>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200CD"/>
    <w:multiLevelType w:val="multilevel"/>
    <w:tmpl w:val="AAB806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8452CB"/>
    <w:multiLevelType w:val="hybridMultilevel"/>
    <w:tmpl w:val="8E340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C546AD1"/>
    <w:multiLevelType w:val="hybridMultilevel"/>
    <w:tmpl w:val="8E340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D357D20"/>
    <w:multiLevelType w:val="hybridMultilevel"/>
    <w:tmpl w:val="2E08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4614FB"/>
    <w:multiLevelType w:val="hybridMultilevel"/>
    <w:tmpl w:val="47A8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3B6741"/>
    <w:multiLevelType w:val="hybridMultilevel"/>
    <w:tmpl w:val="09ECFF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B877FD"/>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217E47"/>
    <w:multiLevelType w:val="hybridMultilevel"/>
    <w:tmpl w:val="91608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6"/>
  </w:num>
  <w:num w:numId="5">
    <w:abstractNumId w:val="0"/>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7"/>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athan">
    <w15:presenceInfo w15:providerId="Windows Live" w15:userId="2e6b9d7a79299f58"/>
  </w15:person>
  <w15:person w15:author="Jared Castaneda">
    <w15:presenceInfo w15:providerId="Windows Live" w15:userId="eba50c435f555db4"/>
  </w15:person>
  <w15:person w15:author="Marcos, Nathan">
    <w15:presenceInfo w15:providerId="None" w15:userId="Marcos, Nathan"/>
  </w15:person>
  <w15:person w15:author="jawad swed">
    <w15:presenceInfo w15:providerId="Windows Live" w15:userId="b772551b963112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935"/>
    <w:rsid w:val="000054C3"/>
    <w:rsid w:val="000246CF"/>
    <w:rsid w:val="00053177"/>
    <w:rsid w:val="000670D2"/>
    <w:rsid w:val="00072092"/>
    <w:rsid w:val="000774C0"/>
    <w:rsid w:val="000828D9"/>
    <w:rsid w:val="000A66CB"/>
    <w:rsid w:val="000B086E"/>
    <w:rsid w:val="000B4696"/>
    <w:rsid w:val="000C530D"/>
    <w:rsid w:val="000D187E"/>
    <w:rsid w:val="000D23DB"/>
    <w:rsid w:val="000E24B8"/>
    <w:rsid w:val="000E7713"/>
    <w:rsid w:val="000E790D"/>
    <w:rsid w:val="00101E61"/>
    <w:rsid w:val="00102FF3"/>
    <w:rsid w:val="00105AE3"/>
    <w:rsid w:val="00117AAE"/>
    <w:rsid w:val="00126BCF"/>
    <w:rsid w:val="0013122B"/>
    <w:rsid w:val="0013169D"/>
    <w:rsid w:val="00143A9F"/>
    <w:rsid w:val="0015175D"/>
    <w:rsid w:val="00165F1D"/>
    <w:rsid w:val="001726EA"/>
    <w:rsid w:val="0017321D"/>
    <w:rsid w:val="001856CE"/>
    <w:rsid w:val="001956AC"/>
    <w:rsid w:val="001974BD"/>
    <w:rsid w:val="00197F9A"/>
    <w:rsid w:val="001A0C88"/>
    <w:rsid w:val="001A2D99"/>
    <w:rsid w:val="001B1C29"/>
    <w:rsid w:val="001B1CA3"/>
    <w:rsid w:val="001C3291"/>
    <w:rsid w:val="001C33F3"/>
    <w:rsid w:val="001D6743"/>
    <w:rsid w:val="001E22F8"/>
    <w:rsid w:val="001E2DF1"/>
    <w:rsid w:val="001E5FB9"/>
    <w:rsid w:val="001F1D90"/>
    <w:rsid w:val="001F7D19"/>
    <w:rsid w:val="00201BE1"/>
    <w:rsid w:val="00205B61"/>
    <w:rsid w:val="002123FE"/>
    <w:rsid w:val="00216A08"/>
    <w:rsid w:val="002230E7"/>
    <w:rsid w:val="00225ADB"/>
    <w:rsid w:val="002262DB"/>
    <w:rsid w:val="00235CF7"/>
    <w:rsid w:val="0023674B"/>
    <w:rsid w:val="00240DD2"/>
    <w:rsid w:val="00243239"/>
    <w:rsid w:val="00264546"/>
    <w:rsid w:val="0027309C"/>
    <w:rsid w:val="00277BB6"/>
    <w:rsid w:val="00284998"/>
    <w:rsid w:val="00290CC5"/>
    <w:rsid w:val="002A0BAE"/>
    <w:rsid w:val="002A2510"/>
    <w:rsid w:val="002C1E89"/>
    <w:rsid w:val="002D5DF5"/>
    <w:rsid w:val="0031324D"/>
    <w:rsid w:val="0032273C"/>
    <w:rsid w:val="00341B8F"/>
    <w:rsid w:val="00345094"/>
    <w:rsid w:val="003461C4"/>
    <w:rsid w:val="00347A0C"/>
    <w:rsid w:val="003562AD"/>
    <w:rsid w:val="00372871"/>
    <w:rsid w:val="003922B3"/>
    <w:rsid w:val="00396D65"/>
    <w:rsid w:val="003A3DDA"/>
    <w:rsid w:val="003B1155"/>
    <w:rsid w:val="003C21FF"/>
    <w:rsid w:val="00412C67"/>
    <w:rsid w:val="00431745"/>
    <w:rsid w:val="004424A8"/>
    <w:rsid w:val="00460194"/>
    <w:rsid w:val="00472DCA"/>
    <w:rsid w:val="00483007"/>
    <w:rsid w:val="004931D0"/>
    <w:rsid w:val="004A5762"/>
    <w:rsid w:val="004A7D73"/>
    <w:rsid w:val="004B4ADA"/>
    <w:rsid w:val="004B60A3"/>
    <w:rsid w:val="004C00E5"/>
    <w:rsid w:val="004C3DF1"/>
    <w:rsid w:val="004C4202"/>
    <w:rsid w:val="004C4244"/>
    <w:rsid w:val="004E2444"/>
    <w:rsid w:val="004E3A55"/>
    <w:rsid w:val="004F22BD"/>
    <w:rsid w:val="00537B55"/>
    <w:rsid w:val="00545E79"/>
    <w:rsid w:val="005565C6"/>
    <w:rsid w:val="00562A15"/>
    <w:rsid w:val="00566D30"/>
    <w:rsid w:val="00575548"/>
    <w:rsid w:val="00575A88"/>
    <w:rsid w:val="00575AAD"/>
    <w:rsid w:val="005767F8"/>
    <w:rsid w:val="00597EA2"/>
    <w:rsid w:val="005A4E5C"/>
    <w:rsid w:val="005B3716"/>
    <w:rsid w:val="005B4D78"/>
    <w:rsid w:val="005C0CF6"/>
    <w:rsid w:val="005C2960"/>
    <w:rsid w:val="005D1B1F"/>
    <w:rsid w:val="005D6501"/>
    <w:rsid w:val="005D6794"/>
    <w:rsid w:val="005D69F6"/>
    <w:rsid w:val="005E44E8"/>
    <w:rsid w:val="005F6443"/>
    <w:rsid w:val="005F763C"/>
    <w:rsid w:val="00604E16"/>
    <w:rsid w:val="00604F0E"/>
    <w:rsid w:val="00612ADA"/>
    <w:rsid w:val="00617FFC"/>
    <w:rsid w:val="00622795"/>
    <w:rsid w:val="006273C4"/>
    <w:rsid w:val="00630AB0"/>
    <w:rsid w:val="0063638E"/>
    <w:rsid w:val="00656E0B"/>
    <w:rsid w:val="00657D72"/>
    <w:rsid w:val="006815E2"/>
    <w:rsid w:val="00686996"/>
    <w:rsid w:val="00691367"/>
    <w:rsid w:val="006A602F"/>
    <w:rsid w:val="006B06C3"/>
    <w:rsid w:val="006B4277"/>
    <w:rsid w:val="006B573B"/>
    <w:rsid w:val="006B6E74"/>
    <w:rsid w:val="006D278D"/>
    <w:rsid w:val="006D490E"/>
    <w:rsid w:val="006F11F4"/>
    <w:rsid w:val="006F6CEC"/>
    <w:rsid w:val="00717798"/>
    <w:rsid w:val="0072641E"/>
    <w:rsid w:val="00726BB9"/>
    <w:rsid w:val="00731083"/>
    <w:rsid w:val="00744DF0"/>
    <w:rsid w:val="0074558A"/>
    <w:rsid w:val="00760A8E"/>
    <w:rsid w:val="00774050"/>
    <w:rsid w:val="00774689"/>
    <w:rsid w:val="00776001"/>
    <w:rsid w:val="00776D2D"/>
    <w:rsid w:val="0078790F"/>
    <w:rsid w:val="00791D18"/>
    <w:rsid w:val="00791DDD"/>
    <w:rsid w:val="00795BD5"/>
    <w:rsid w:val="007A3348"/>
    <w:rsid w:val="007B4203"/>
    <w:rsid w:val="007C16B9"/>
    <w:rsid w:val="007C2935"/>
    <w:rsid w:val="007C2EE1"/>
    <w:rsid w:val="007C4CA5"/>
    <w:rsid w:val="007C6B90"/>
    <w:rsid w:val="007D50A1"/>
    <w:rsid w:val="007E0943"/>
    <w:rsid w:val="007E6647"/>
    <w:rsid w:val="00811B9D"/>
    <w:rsid w:val="008269D5"/>
    <w:rsid w:val="008338B7"/>
    <w:rsid w:val="0084306B"/>
    <w:rsid w:val="008437A3"/>
    <w:rsid w:val="00845520"/>
    <w:rsid w:val="008649D1"/>
    <w:rsid w:val="00866B44"/>
    <w:rsid w:val="00883982"/>
    <w:rsid w:val="008A65D4"/>
    <w:rsid w:val="008B06A8"/>
    <w:rsid w:val="008C142F"/>
    <w:rsid w:val="008E4E0F"/>
    <w:rsid w:val="00902341"/>
    <w:rsid w:val="009145FD"/>
    <w:rsid w:val="00921F78"/>
    <w:rsid w:val="00923667"/>
    <w:rsid w:val="00926857"/>
    <w:rsid w:val="00927E2D"/>
    <w:rsid w:val="00932DAC"/>
    <w:rsid w:val="0094528F"/>
    <w:rsid w:val="00946076"/>
    <w:rsid w:val="00963812"/>
    <w:rsid w:val="00972288"/>
    <w:rsid w:val="009735F5"/>
    <w:rsid w:val="00980FC8"/>
    <w:rsid w:val="00982A7D"/>
    <w:rsid w:val="00985CFA"/>
    <w:rsid w:val="009912FA"/>
    <w:rsid w:val="00993AC3"/>
    <w:rsid w:val="00994B03"/>
    <w:rsid w:val="009B577F"/>
    <w:rsid w:val="009B69C4"/>
    <w:rsid w:val="009D12CA"/>
    <w:rsid w:val="009E7C10"/>
    <w:rsid w:val="00A011D0"/>
    <w:rsid w:val="00A035EA"/>
    <w:rsid w:val="00A2213D"/>
    <w:rsid w:val="00A23B79"/>
    <w:rsid w:val="00A252EE"/>
    <w:rsid w:val="00A26AD4"/>
    <w:rsid w:val="00A32A2E"/>
    <w:rsid w:val="00A32D0C"/>
    <w:rsid w:val="00A448E7"/>
    <w:rsid w:val="00A614F1"/>
    <w:rsid w:val="00A63D97"/>
    <w:rsid w:val="00A6535D"/>
    <w:rsid w:val="00A6593C"/>
    <w:rsid w:val="00A719CF"/>
    <w:rsid w:val="00A72338"/>
    <w:rsid w:val="00A82140"/>
    <w:rsid w:val="00A93D74"/>
    <w:rsid w:val="00AA48A9"/>
    <w:rsid w:val="00AA538F"/>
    <w:rsid w:val="00AB3B9C"/>
    <w:rsid w:val="00AB4E94"/>
    <w:rsid w:val="00AC0BBE"/>
    <w:rsid w:val="00AC1EFE"/>
    <w:rsid w:val="00AC473A"/>
    <w:rsid w:val="00AC5D14"/>
    <w:rsid w:val="00AD2A39"/>
    <w:rsid w:val="00AE41A2"/>
    <w:rsid w:val="00AE7118"/>
    <w:rsid w:val="00AE78AD"/>
    <w:rsid w:val="00B00755"/>
    <w:rsid w:val="00B06808"/>
    <w:rsid w:val="00B25FBD"/>
    <w:rsid w:val="00B458F6"/>
    <w:rsid w:val="00B45F69"/>
    <w:rsid w:val="00B5004D"/>
    <w:rsid w:val="00B83037"/>
    <w:rsid w:val="00B85995"/>
    <w:rsid w:val="00B90AFB"/>
    <w:rsid w:val="00B93DBD"/>
    <w:rsid w:val="00B96EB6"/>
    <w:rsid w:val="00BA0F90"/>
    <w:rsid w:val="00BB184F"/>
    <w:rsid w:val="00BB4B7F"/>
    <w:rsid w:val="00BB77F6"/>
    <w:rsid w:val="00BC11BF"/>
    <w:rsid w:val="00BC529A"/>
    <w:rsid w:val="00BE0AEB"/>
    <w:rsid w:val="00BE17AC"/>
    <w:rsid w:val="00BE23E8"/>
    <w:rsid w:val="00BF31CF"/>
    <w:rsid w:val="00BF5C48"/>
    <w:rsid w:val="00BF7362"/>
    <w:rsid w:val="00C02381"/>
    <w:rsid w:val="00C037DA"/>
    <w:rsid w:val="00C04B5B"/>
    <w:rsid w:val="00C06F2A"/>
    <w:rsid w:val="00C161C0"/>
    <w:rsid w:val="00C17F93"/>
    <w:rsid w:val="00C20764"/>
    <w:rsid w:val="00C237FA"/>
    <w:rsid w:val="00C53336"/>
    <w:rsid w:val="00C60461"/>
    <w:rsid w:val="00C67942"/>
    <w:rsid w:val="00C75F5A"/>
    <w:rsid w:val="00C80905"/>
    <w:rsid w:val="00C85EFB"/>
    <w:rsid w:val="00C86B7C"/>
    <w:rsid w:val="00C958A6"/>
    <w:rsid w:val="00C9632D"/>
    <w:rsid w:val="00CA7981"/>
    <w:rsid w:val="00CC0A3E"/>
    <w:rsid w:val="00CC17B0"/>
    <w:rsid w:val="00CC3C2F"/>
    <w:rsid w:val="00CC4516"/>
    <w:rsid w:val="00CD1B34"/>
    <w:rsid w:val="00CD4E89"/>
    <w:rsid w:val="00CE2B3C"/>
    <w:rsid w:val="00CF233A"/>
    <w:rsid w:val="00D2139F"/>
    <w:rsid w:val="00D2677B"/>
    <w:rsid w:val="00D30EAC"/>
    <w:rsid w:val="00D34114"/>
    <w:rsid w:val="00D549F0"/>
    <w:rsid w:val="00D54F33"/>
    <w:rsid w:val="00D67E2D"/>
    <w:rsid w:val="00D73986"/>
    <w:rsid w:val="00D7417C"/>
    <w:rsid w:val="00D7661D"/>
    <w:rsid w:val="00D96A9B"/>
    <w:rsid w:val="00DA46C8"/>
    <w:rsid w:val="00DA480A"/>
    <w:rsid w:val="00DB56C2"/>
    <w:rsid w:val="00DD7198"/>
    <w:rsid w:val="00DE7AAA"/>
    <w:rsid w:val="00E066A2"/>
    <w:rsid w:val="00E11F13"/>
    <w:rsid w:val="00E223ED"/>
    <w:rsid w:val="00E23B71"/>
    <w:rsid w:val="00E242F8"/>
    <w:rsid w:val="00E24D98"/>
    <w:rsid w:val="00E314E8"/>
    <w:rsid w:val="00E33C9C"/>
    <w:rsid w:val="00E34383"/>
    <w:rsid w:val="00E34FAB"/>
    <w:rsid w:val="00E534CF"/>
    <w:rsid w:val="00E53C30"/>
    <w:rsid w:val="00E60617"/>
    <w:rsid w:val="00E63E06"/>
    <w:rsid w:val="00E664C8"/>
    <w:rsid w:val="00E66C26"/>
    <w:rsid w:val="00E7506A"/>
    <w:rsid w:val="00E91ACB"/>
    <w:rsid w:val="00EA0C1E"/>
    <w:rsid w:val="00EA16FE"/>
    <w:rsid w:val="00EA200B"/>
    <w:rsid w:val="00EA412C"/>
    <w:rsid w:val="00EA7817"/>
    <w:rsid w:val="00EB0379"/>
    <w:rsid w:val="00EC484A"/>
    <w:rsid w:val="00EC7326"/>
    <w:rsid w:val="00ED0706"/>
    <w:rsid w:val="00ED30FB"/>
    <w:rsid w:val="00EE7695"/>
    <w:rsid w:val="00EF269C"/>
    <w:rsid w:val="00EF4CFB"/>
    <w:rsid w:val="00F05048"/>
    <w:rsid w:val="00F2135D"/>
    <w:rsid w:val="00F24827"/>
    <w:rsid w:val="00F30F71"/>
    <w:rsid w:val="00F3201D"/>
    <w:rsid w:val="00F468D2"/>
    <w:rsid w:val="00F636B5"/>
    <w:rsid w:val="00F66BF8"/>
    <w:rsid w:val="00F678BF"/>
    <w:rsid w:val="00F72793"/>
    <w:rsid w:val="00F7383D"/>
    <w:rsid w:val="00F739CC"/>
    <w:rsid w:val="00F73A7B"/>
    <w:rsid w:val="00F73F4D"/>
    <w:rsid w:val="00F7605E"/>
    <w:rsid w:val="00F91C00"/>
    <w:rsid w:val="00FB117C"/>
    <w:rsid w:val="00FC6919"/>
    <w:rsid w:val="00FC7841"/>
    <w:rsid w:val="00FD28A4"/>
    <w:rsid w:val="00FE074F"/>
    <w:rsid w:val="00FE6391"/>
    <w:rsid w:val="00FF34CF"/>
    <w:rsid w:val="00FF3DA5"/>
    <w:rsid w:val="00FF40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A4193"/>
  <w14:defaultImageDpi w14:val="32767"/>
  <w15:chartTrackingRefBased/>
  <w15:docId w15:val="{252AAE8D-0F11-4319-B026-D56938B66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986"/>
  </w:style>
  <w:style w:type="paragraph" w:styleId="Heading1">
    <w:name w:val="heading 1"/>
    <w:basedOn w:val="Normal"/>
    <w:next w:val="NormalL1"/>
    <w:link w:val="Heading1Char"/>
    <w:uiPriority w:val="9"/>
    <w:qFormat/>
    <w:rsid w:val="00CC17B0"/>
    <w:pPr>
      <w:keepNext/>
      <w:keepLines/>
      <w:numPr>
        <w:numId w:val="2"/>
      </w:numPr>
      <w:spacing w:before="36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keepLines/>
      <w:numPr>
        <w:ilvl w:val="1"/>
        <w:numId w:val="2"/>
      </w:numPr>
      <w:spacing w:before="40" w:after="0"/>
      <w:ind w:left="720" w:hanging="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921F7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1F7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1F7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4C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4C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237FA"/>
    <w:pPr>
      <w:pBdr>
        <w:bottom w:val="thickThinMediumGap" w:sz="4" w:space="1" w:color="auto"/>
      </w:pBdr>
      <w:tabs>
        <w:tab w:val="center" w:pos="5400"/>
        <w:tab w:val="right" w:pos="10800"/>
      </w:tabs>
      <w:spacing w:after="120" w:line="240" w:lineRule="auto"/>
    </w:pPr>
    <w:rPr>
      <w:sz w:val="18"/>
      <w:szCs w:val="18"/>
    </w:rPr>
  </w:style>
  <w:style w:type="character" w:customStyle="1" w:styleId="HeaderChar">
    <w:name w:val="Header Char"/>
    <w:basedOn w:val="DefaultParagraphFont"/>
    <w:link w:val="Header"/>
    <w:uiPriority w:val="99"/>
    <w:rsid w:val="00C237FA"/>
    <w:rPr>
      <w:sz w:val="18"/>
      <w:szCs w:val="18"/>
    </w:rPr>
  </w:style>
  <w:style w:type="paragraph" w:styleId="Footer">
    <w:name w:val="footer"/>
    <w:basedOn w:val="Header"/>
    <w:link w:val="FooterChar"/>
    <w:uiPriority w:val="99"/>
    <w:unhideWhenUsed/>
    <w:rsid w:val="00E11F13"/>
    <w:pPr>
      <w:pBdr>
        <w:top w:val="thickThinMediumGap" w:sz="8" w:space="1" w:color="auto"/>
        <w:bottom w:val="none" w:sz="0" w:space="0" w:color="auto"/>
      </w:pBdr>
      <w:spacing w:before="120" w:after="0"/>
    </w:pPr>
  </w:style>
  <w:style w:type="character" w:customStyle="1" w:styleId="FooterChar">
    <w:name w:val="Footer Char"/>
    <w:basedOn w:val="DefaultParagraphFont"/>
    <w:link w:val="Footer"/>
    <w:uiPriority w:val="99"/>
    <w:rsid w:val="00E11F13"/>
    <w:rPr>
      <w:sz w:val="18"/>
      <w:szCs w:val="18"/>
    </w:rPr>
  </w:style>
  <w:style w:type="table" w:styleId="TableGrid">
    <w:name w:val="Table Grid"/>
    <w:basedOn w:val="TableNormal"/>
    <w:uiPriority w:val="39"/>
    <w:rsid w:val="00EC7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0A8E"/>
    <w:pPr>
      <w:spacing w:after="240" w:line="240" w:lineRule="auto"/>
      <w:ind w:left="720"/>
      <w:contextualSpacing/>
      <w:jc w:val="both"/>
    </w:pPr>
    <w:rPr>
      <w:rFonts w:ascii="Calibri" w:eastAsia="Garamond" w:hAnsi="Calibri" w:cs="Calibri"/>
      <w:lang w:val="en"/>
    </w:rPr>
  </w:style>
  <w:style w:type="character" w:styleId="Hyperlink">
    <w:name w:val="Hyper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rsid w:val="00575AAD"/>
    <w:rPr>
      <w:color w:val="605E5C"/>
      <w:shd w:val="clear" w:color="auto" w:fill="E1DFDD"/>
    </w:rPr>
  </w:style>
  <w:style w:type="character" w:customStyle="1" w:styleId="Heading2Char">
    <w:name w:val="Heading 2 Char"/>
    <w:basedOn w:val="DefaultParagraphFont"/>
    <w:link w:val="Heading2"/>
    <w:uiPriority w:val="9"/>
    <w:rsid w:val="00BF31C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17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1F7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1F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1F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1F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1F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1F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1F7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rsid w:val="00C20764"/>
    <w:pPr>
      <w:numPr>
        <w:numId w:val="0"/>
      </w:numPr>
      <w:outlineLvl w:val="9"/>
    </w:pPr>
  </w:style>
  <w:style w:type="paragraph" w:styleId="TOC1">
    <w:name w:val="toc 1"/>
    <w:basedOn w:val="Normal"/>
    <w:next w:val="Normal"/>
    <w:uiPriority w:val="39"/>
    <w:unhideWhenUsed/>
    <w:rsid w:val="008437A3"/>
    <w:pPr>
      <w:tabs>
        <w:tab w:val="left" w:pos="540"/>
        <w:tab w:val="right" w:leader="dot" w:pos="10790"/>
      </w:tabs>
      <w:spacing w:before="360" w:after="100"/>
    </w:pPr>
    <w:rPr>
      <w:noProof/>
      <w:sz w:val="28"/>
    </w:rPr>
  </w:style>
  <w:style w:type="paragraph" w:styleId="TOC2">
    <w:name w:val="toc 2"/>
    <w:basedOn w:val="Normal"/>
    <w:next w:val="Normal"/>
    <w:uiPriority w:val="39"/>
    <w:unhideWhenUsed/>
    <w:rsid w:val="009735F5"/>
    <w:pPr>
      <w:tabs>
        <w:tab w:val="left" w:pos="1080"/>
        <w:tab w:val="right" w:leader="dot" w:pos="10790"/>
      </w:tabs>
      <w:spacing w:after="100"/>
      <w:ind w:left="540"/>
    </w:pPr>
  </w:style>
  <w:style w:type="character" w:styleId="CommentReference">
    <w:name w:val="annotation reference"/>
    <w:basedOn w:val="DefaultParagraphFont"/>
    <w:uiPriority w:val="99"/>
    <w:semiHidden/>
    <w:unhideWhenUsed/>
    <w:rsid w:val="00EE7695"/>
    <w:rPr>
      <w:sz w:val="16"/>
      <w:szCs w:val="16"/>
    </w:rPr>
  </w:style>
  <w:style w:type="paragraph" w:styleId="CommentText">
    <w:name w:val="annotation text"/>
    <w:basedOn w:val="Normal"/>
    <w:link w:val="CommentTextChar"/>
    <w:uiPriority w:val="99"/>
    <w:unhideWhenUsed/>
    <w:rsid w:val="00EE7695"/>
    <w:pPr>
      <w:spacing w:line="240" w:lineRule="auto"/>
    </w:pPr>
    <w:rPr>
      <w:sz w:val="20"/>
      <w:szCs w:val="20"/>
    </w:rPr>
  </w:style>
  <w:style w:type="character" w:customStyle="1" w:styleId="CommentTextChar">
    <w:name w:val="Comment Text Char"/>
    <w:basedOn w:val="DefaultParagraphFont"/>
    <w:link w:val="CommentText"/>
    <w:uiPriority w:val="99"/>
    <w:rsid w:val="00EE7695"/>
    <w:rPr>
      <w:sz w:val="20"/>
      <w:szCs w:val="20"/>
    </w:rPr>
  </w:style>
  <w:style w:type="paragraph" w:styleId="CommentSubject">
    <w:name w:val="annotation subject"/>
    <w:basedOn w:val="CommentText"/>
    <w:next w:val="CommentText"/>
    <w:link w:val="CommentSubjectChar"/>
    <w:uiPriority w:val="99"/>
    <w:semiHidden/>
    <w:unhideWhenUsed/>
    <w:rsid w:val="00EE7695"/>
    <w:rPr>
      <w:b/>
      <w:bCs/>
    </w:rPr>
  </w:style>
  <w:style w:type="character" w:customStyle="1" w:styleId="CommentSubjectChar">
    <w:name w:val="Comment Subject Char"/>
    <w:basedOn w:val="CommentTextChar"/>
    <w:link w:val="CommentSubject"/>
    <w:uiPriority w:val="99"/>
    <w:semiHidden/>
    <w:rsid w:val="00EE7695"/>
    <w:rPr>
      <w:b/>
      <w:bCs/>
      <w:sz w:val="20"/>
      <w:szCs w:val="20"/>
    </w:rPr>
  </w:style>
  <w:style w:type="paragraph" w:styleId="BalloonText">
    <w:name w:val="Balloon Text"/>
    <w:basedOn w:val="Normal"/>
    <w:link w:val="BalloonTextChar"/>
    <w:uiPriority w:val="99"/>
    <w:semiHidden/>
    <w:unhideWhenUsed/>
    <w:rsid w:val="00EE76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695"/>
    <w:rPr>
      <w:rFonts w:ascii="Segoe UI" w:hAnsi="Segoe UI" w:cs="Segoe UI"/>
      <w:sz w:val="18"/>
      <w:szCs w:val="18"/>
    </w:rPr>
  </w:style>
  <w:style w:type="paragraph" w:styleId="TOC3">
    <w:name w:val="toc 3"/>
    <w:basedOn w:val="Normal"/>
    <w:next w:val="Normal"/>
    <w:uiPriority w:val="39"/>
    <w:unhideWhenUsed/>
    <w:rsid w:val="00F2135D"/>
    <w:pPr>
      <w:tabs>
        <w:tab w:val="left" w:pos="1620"/>
        <w:tab w:val="right" w:leader="dot" w:pos="10790"/>
      </w:tabs>
      <w:spacing w:after="100"/>
      <w:ind w:left="1080"/>
    </w:pPr>
  </w:style>
  <w:style w:type="paragraph" w:styleId="TOC4">
    <w:name w:val="toc 4"/>
    <w:basedOn w:val="Normal"/>
    <w:next w:val="Normal"/>
    <w:uiPriority w:val="39"/>
    <w:unhideWhenUsed/>
    <w:rsid w:val="00F2135D"/>
    <w:pPr>
      <w:tabs>
        <w:tab w:val="left" w:pos="2160"/>
        <w:tab w:val="right" w:leader="dot" w:pos="10790"/>
      </w:tabs>
      <w:spacing w:after="100"/>
      <w:ind w:left="1620"/>
    </w:pPr>
  </w:style>
  <w:style w:type="paragraph" w:customStyle="1" w:styleId="NormalL1">
    <w:name w:val="Normal L1"/>
    <w:basedOn w:val="Normal"/>
    <w:link w:val="NormalL1Char"/>
    <w:qFormat/>
    <w:rsid w:val="007A3348"/>
    <w:pPr>
      <w:ind w:left="432"/>
    </w:pPr>
  </w:style>
  <w:style w:type="paragraph" w:customStyle="1" w:styleId="NormalL2">
    <w:name w:val="Normal L2"/>
    <w:basedOn w:val="Normal"/>
    <w:link w:val="NormalL2Char"/>
    <w:qFormat/>
    <w:rsid w:val="00BF31CF"/>
    <w:pPr>
      <w:ind w:left="720"/>
    </w:pPr>
  </w:style>
  <w:style w:type="character" w:customStyle="1" w:styleId="NormalL1Char">
    <w:name w:val="Normal L1 Char"/>
    <w:basedOn w:val="DefaultParagraphFont"/>
    <w:link w:val="NormalL1"/>
    <w:rsid w:val="007A3348"/>
  </w:style>
  <w:style w:type="character" w:customStyle="1" w:styleId="NormalL2Char">
    <w:name w:val="Normal L2 Char"/>
    <w:basedOn w:val="DefaultParagraphFont"/>
    <w:link w:val="NormalL2"/>
    <w:rsid w:val="00BF3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948562">
      <w:bodyDiv w:val="1"/>
      <w:marLeft w:val="0"/>
      <w:marRight w:val="0"/>
      <w:marTop w:val="0"/>
      <w:marBottom w:val="0"/>
      <w:divBdr>
        <w:top w:val="none" w:sz="0" w:space="0" w:color="auto"/>
        <w:left w:val="none" w:sz="0" w:space="0" w:color="auto"/>
        <w:bottom w:val="none" w:sz="0" w:space="0" w:color="auto"/>
        <w:right w:val="none" w:sz="0" w:space="0" w:color="auto"/>
      </w:divBdr>
    </w:div>
    <w:div w:id="179010578">
      <w:bodyDiv w:val="1"/>
      <w:marLeft w:val="0"/>
      <w:marRight w:val="0"/>
      <w:marTop w:val="0"/>
      <w:marBottom w:val="0"/>
      <w:divBdr>
        <w:top w:val="none" w:sz="0" w:space="0" w:color="auto"/>
        <w:left w:val="none" w:sz="0" w:space="0" w:color="auto"/>
        <w:bottom w:val="none" w:sz="0" w:space="0" w:color="auto"/>
        <w:right w:val="none" w:sz="0" w:space="0" w:color="auto"/>
      </w:divBdr>
    </w:div>
    <w:div w:id="272442149">
      <w:bodyDiv w:val="1"/>
      <w:marLeft w:val="0"/>
      <w:marRight w:val="0"/>
      <w:marTop w:val="0"/>
      <w:marBottom w:val="0"/>
      <w:divBdr>
        <w:top w:val="none" w:sz="0" w:space="0" w:color="auto"/>
        <w:left w:val="none" w:sz="0" w:space="0" w:color="auto"/>
        <w:bottom w:val="none" w:sz="0" w:space="0" w:color="auto"/>
        <w:right w:val="none" w:sz="0" w:space="0" w:color="auto"/>
      </w:divBdr>
    </w:div>
    <w:div w:id="104321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footer" Target="footer5.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7.xml"/><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header" Target="header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6.xml"/><Relationship Id="rId59" Type="http://schemas.openxmlformats.org/officeDocument/2006/relationships/image" Target="media/image39.png"/><Relationship Id="rId67" Type="http://schemas.openxmlformats.org/officeDocument/2006/relationships/footer" Target="footer7.xml"/><Relationship Id="rId20" Type="http://schemas.openxmlformats.org/officeDocument/2006/relationships/header" Target="header6.xml"/><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C12E8-4B26-485E-B6C7-CCE296ABF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20</Pages>
  <Words>4373</Words>
  <Characters>24927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Bettens</dc:creator>
  <cp:keywords/>
  <dc:description/>
  <cp:lastModifiedBy>Jared Castaneda</cp:lastModifiedBy>
  <cp:revision>58</cp:revision>
  <cp:lastPrinted>2020-09-05T18:52:00Z</cp:lastPrinted>
  <dcterms:created xsi:type="dcterms:W3CDTF">2020-11-08T12:56:00Z</dcterms:created>
  <dcterms:modified xsi:type="dcterms:W3CDTF">2020-12-07T22:21:00Z</dcterms:modified>
</cp:coreProperties>
</file>