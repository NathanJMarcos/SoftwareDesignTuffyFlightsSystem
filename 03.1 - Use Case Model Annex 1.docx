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7EB3DADB" w:rsidR="004C00E5" w:rsidRDefault="00C73210" w:rsidP="00D73986">
      <w:pPr>
        <w:pStyle w:val="Title"/>
      </w:pPr>
      <w:bookmarkStart w:id="0" w:name="DocumentTitle"/>
      <w:r>
        <w:t>Use Case Model</w:t>
      </w:r>
      <w:r w:rsidR="00E05FF5">
        <w:t xml:space="preserve"> – Annex </w:t>
      </w:r>
      <w:del w:id="1" w:author="Jared Castaneda" w:date="2020-12-04T22:40:00Z">
        <w:r w:rsidR="00731875" w:rsidDel="00622E4C">
          <w:delText>3</w:delText>
        </w:r>
        <w:r w:rsidR="00EA16FE" w:rsidDel="00622E4C">
          <w:delText xml:space="preserve"> </w:delText>
        </w:r>
      </w:del>
      <w:bookmarkEnd w:id="0"/>
      <w:ins w:id="2" w:author="Jared Castaneda" w:date="2020-12-04T22:40:00Z">
        <w:r w:rsidR="00622E4C">
          <w:t xml:space="preserve">1 </w:t>
        </w:r>
      </w:ins>
    </w:p>
    <w:p w14:paraId="66816C2B" w14:textId="539B5463" w:rsidR="00EC7326" w:rsidRPr="00EC7326" w:rsidRDefault="00883982" w:rsidP="00D73986">
      <w:pPr>
        <w:pStyle w:val="Title"/>
      </w:pPr>
      <w:del w:id="3" w:author="Jared Castaneda" w:date="2020-09-27T16:46:00Z">
        <w:r w:rsidDel="0026737B">
          <w:rPr>
            <w:noProof/>
          </w:rPr>
          <mc:AlternateContent>
            <mc:Choice Requires="wps">
              <w:drawing>
                <wp:anchor distT="0" distB="0" distL="114300" distR="114300" simplePos="0" relativeHeight="251659264" behindDoc="0" locked="0" layoutInCell="1" allowOverlap="1" wp14:anchorId="3FB2DA93" wp14:editId="09014EC8">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5A2764" w:rsidRDefault="005A2764"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5A2764" w:rsidRDefault="005A2764"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5A2764" w:rsidRDefault="005A2764"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5A2764" w:rsidRDefault="005A2764" w:rsidP="00604E16">
                        <w:pPr>
                          <w:pStyle w:val="ListParagraph"/>
                          <w:numPr>
                            <w:ilvl w:val="0"/>
                            <w:numId w:val="4"/>
                          </w:numPr>
                          <w:ind w:left="360"/>
                          <w:jc w:val="left"/>
                        </w:pPr>
                        <w:r>
                          <w:t>Delete this bubble</w:t>
                        </w:r>
                      </w:p>
                    </w:txbxContent>
                  </v:textbox>
                </v:shape>
              </w:pict>
            </mc:Fallback>
          </mc:AlternateContent>
        </w:r>
      </w:del>
      <w:r w:rsidR="004931D0">
        <w:t>f</w:t>
      </w:r>
      <w:r w:rsidR="00EC7326" w:rsidRPr="00EC7326">
        <w:t>or the</w:t>
      </w:r>
    </w:p>
    <w:p w14:paraId="288E5FC1" w14:textId="51C77176" w:rsidR="00A82140" w:rsidRDefault="00781A94"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4" w:author="Jared Castaneda" w:date="2020-09-27T16:46:00Z">
        <w:r w:rsidDel="0026737B">
          <w:rPr>
            <w:noProof/>
          </w:rPr>
          <mc:AlternateContent>
            <mc:Choice Requires="wps">
              <w:drawing>
                <wp:anchor distT="0" distB="0" distL="114300" distR="114300" simplePos="0" relativeHeight="251661312" behindDoc="0" locked="0" layoutInCell="1" allowOverlap="1" wp14:anchorId="23762A32" wp14:editId="6B589375">
                  <wp:simplePos x="0" y="0"/>
                  <wp:positionH relativeFrom="page">
                    <wp:align>right</wp:align>
                  </wp:positionH>
                  <wp:positionV relativeFrom="paragraph">
                    <wp:posOffset>877170</wp:posOffset>
                  </wp:positionV>
                  <wp:extent cx="1739900" cy="2423160"/>
                  <wp:effectExtent l="685800" t="0" r="12700" b="15240"/>
                  <wp:wrapNone/>
                  <wp:docPr id="3" name="Speech Bubble: Rectangle with Corners Rounded 3"/>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88428"/>
                              <a:gd name="adj2" fmla="val 25026"/>
                              <a:gd name="adj3" fmla="val 16667"/>
                            </a:avLst>
                          </a:prstGeom>
                        </wps:spPr>
                        <wps:style>
                          <a:lnRef idx="2">
                            <a:schemeClr val="dk1"/>
                          </a:lnRef>
                          <a:fillRef idx="1">
                            <a:schemeClr val="lt1"/>
                          </a:fillRef>
                          <a:effectRef idx="0">
                            <a:schemeClr val="dk1"/>
                          </a:effectRef>
                          <a:fontRef idx="minor">
                            <a:schemeClr val="dk1"/>
                          </a:fontRef>
                        </wps:style>
                        <wps:txbx>
                          <w:txbxContent>
                            <w:p w14:paraId="3D59D64C" w14:textId="18F6BC1C" w:rsidR="005A2764" w:rsidRDefault="005A2764" w:rsidP="00781A94">
                              <w:pPr>
                                <w:pStyle w:val="ListParagraph"/>
                                <w:numPr>
                                  <w:ilvl w:val="0"/>
                                  <w:numId w:val="4"/>
                                </w:numPr>
                                <w:ind w:left="360"/>
                                <w:jc w:val="left"/>
                              </w:pPr>
                              <w:r>
                                <w:t>Update placeholder with your fully dressed UC’s title being careful not to delete the (potentially hidden) bookmark.  If you did it r</w:t>
                              </w:r>
                              <w:del w:id="5" w:author="Jared Castaneda" w:date="2020-09-27T16:46:00Z">
                                <w:r w:rsidDel="0026737B">
                                  <w:delText>i</w:delText>
                                </w:r>
                              </w:del>
                              <w:r>
                                <w:t>ght, the document’s header will be updated too</w:t>
                              </w:r>
                              <w:r>
                                <w:br/>
                              </w:r>
                            </w:p>
                            <w:p w14:paraId="3A7EF48E" w14:textId="77777777" w:rsidR="005A2764" w:rsidRDefault="005A2764" w:rsidP="00781A94">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62A32" id="Speech Bubble: Rectangle with Corners Rounded 3" o:spid="_x0000_s1027" type="#_x0000_t62" style="position:absolute;left:0;text-align:left;margin-left:85.8pt;margin-top:69.05pt;width:137pt;height:190.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" adj="-8300,16206" fillcolor="white [3201]" strokecolor="black [3200]" strokeweight="1pt">
                  <v:textbox>
                    <w:txbxContent>
                      <w:p w14:paraId="3D59D64C" w14:textId="18F6BC1C" w:rsidR="005A2764" w:rsidRDefault="005A2764" w:rsidP="00781A94">
                        <w:pPr>
                          <w:pStyle w:val="ListParagraph"/>
                          <w:numPr>
                            <w:ilvl w:val="0"/>
                            <w:numId w:val="4"/>
                          </w:numPr>
                          <w:ind w:left="360"/>
                          <w:jc w:val="left"/>
                        </w:pPr>
                        <w:r>
                          <w:t xml:space="preserve">Update placeholder with your fully dressed UC’s title being careful not to delete the (potentially hidden) bookmark.  If you did </w:t>
                        </w:r>
                        <w:proofErr w:type="gramStart"/>
                        <w:r>
                          <w:t>it</w:t>
                        </w:r>
                        <w:proofErr w:type="gramEnd"/>
                        <w:r>
                          <w:t xml:space="preserve"> </w:t>
                        </w:r>
                        <w:proofErr w:type="spellStart"/>
                        <w:r>
                          <w:t>r</w:t>
                        </w:r>
                        <w:del w:id="6" w:author="Jared Castaneda" w:date="2020-09-27T16:46:00Z">
                          <w:r w:rsidDel="0026737B">
                            <w:delText>i</w:delText>
                          </w:r>
                        </w:del>
                        <w:r>
                          <w:t>ght</w:t>
                        </w:r>
                        <w:proofErr w:type="spellEnd"/>
                        <w:r>
                          <w:t>, the document’s header will be updated too</w:t>
                        </w:r>
                        <w:r>
                          <w:br/>
                        </w:r>
                      </w:p>
                      <w:p w14:paraId="3A7EF48E" w14:textId="77777777" w:rsidR="005A2764" w:rsidRDefault="005A2764" w:rsidP="00781A94">
                        <w:pPr>
                          <w:pStyle w:val="ListParagraph"/>
                          <w:numPr>
                            <w:ilvl w:val="0"/>
                            <w:numId w:val="4"/>
                          </w:numPr>
                          <w:ind w:left="360"/>
                          <w:jc w:val="left"/>
                        </w:pPr>
                        <w:r>
                          <w:t>Delete this bubble</w:t>
                        </w:r>
                      </w:p>
                    </w:txbxContent>
                  </v:textbox>
                  <w10:wrap anchorx="page"/>
                </v:shape>
              </w:pict>
            </mc:Fallback>
          </mc:AlternateContent>
        </w:r>
      </w:del>
      <w:del w:id="6" w:author="Jared Castaneda" w:date="2020-09-21T21:12:00Z">
        <w:r w:rsidR="00A82140" w:rsidDel="00777651">
          <w:rPr>
            <w:noProof/>
          </w:rPr>
          <w:drawing>
            <wp:inline distT="0" distB="0" distL="0" distR="0" wp14:anchorId="591BB13B" wp14:editId="16DC9083">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ins w:id="7" w:author="Jared Castaneda" w:date="2020-09-21T21:14:00Z">
        <w:r w:rsidR="00212C0E">
          <w:rPr>
            <w:noProof/>
          </w:rPr>
          <w:drawing>
            <wp:inline distT="0" distB="0" distL="0" distR="0" wp14:anchorId="3CED748B" wp14:editId="542493FE">
              <wp:extent cx="1492301" cy="121697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1444" cy="1224432"/>
                      </a:xfrm>
                      <a:prstGeom prst="rect">
                        <a:avLst/>
                      </a:prstGeom>
                      <a:noFill/>
                      <a:ln>
                        <a:noFill/>
                      </a:ln>
                    </pic:spPr>
                  </pic:pic>
                </a:graphicData>
              </a:graphic>
            </wp:inline>
          </w:drawing>
        </w:r>
      </w:ins>
    </w:p>
    <w:p w14:paraId="606880A5" w14:textId="283081FD" w:rsidR="00EC7326" w:rsidRDefault="003E3EED" w:rsidP="00D73986">
      <w:pPr>
        <w:pStyle w:val="Title"/>
      </w:pPr>
      <w:r>
        <w:t>Tuffy Flights</w:t>
      </w:r>
    </w:p>
    <w:p w14:paraId="5BA7DA9D" w14:textId="46AFF4B8" w:rsidR="008E4E0F" w:rsidRDefault="008E4E0F" w:rsidP="00D73986">
      <w:pPr>
        <w:pStyle w:val="Title"/>
      </w:pPr>
      <w:r w:rsidRPr="008E4E0F">
        <w:t>System</w:t>
      </w:r>
    </w:p>
    <w:p w14:paraId="5CB6D232" w14:textId="61BDE042" w:rsidR="00E05FF5" w:rsidRDefault="00E05FF5" w:rsidP="00E05FF5"/>
    <w:p w14:paraId="3C19D2F4" w14:textId="6A377E4C" w:rsidR="00E05FF5" w:rsidRPr="00E05FF5" w:rsidRDefault="00C061D0" w:rsidP="00E05FF5">
      <w:pPr>
        <w:pStyle w:val="Title"/>
      </w:pPr>
      <w:del w:id="8" w:author="Jared Castaneda" w:date="2020-09-21T20:20:00Z">
        <w:r w:rsidDel="002870AE">
          <w:delText>Process</w:delText>
        </w:r>
        <w:r w:rsidR="00AA738F" w:rsidDel="002870AE">
          <w:delText xml:space="preserve"> Flight Ticket</w:delText>
        </w:r>
        <w:r w:rsidDel="002870AE">
          <w:delText xml:space="preserve"> Booking</w:delText>
        </w:r>
      </w:del>
      <w:ins w:id="9" w:author="Jared Castaneda" w:date="2020-09-21T20:20:00Z">
        <w:r w:rsidR="002870AE">
          <w:t>Book Flight</w:t>
        </w:r>
      </w:ins>
    </w:p>
    <w:p w14:paraId="2F926903" w14:textId="6F6D2C59" w:rsidR="00E05FF5" w:rsidRDefault="00E05FF5" w:rsidP="00E05FF5">
      <w:pPr>
        <w:pStyle w:val="Title"/>
      </w:pPr>
      <w:r>
        <w:t>Fully Dressed Use Case</w:t>
      </w:r>
    </w:p>
    <w:p w14:paraId="01E4935C" w14:textId="59248E4B" w:rsidR="004931D0" w:rsidRPr="00694C6A" w:rsidRDefault="004931D0" w:rsidP="00D73986">
      <w:pPr>
        <w:pStyle w:val="Title"/>
        <w:rPr>
          <w:sz w:val="16"/>
          <w:szCs w:val="16"/>
        </w:rPr>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4"/>
        <w:gridCol w:w="9"/>
        <w:gridCol w:w="3456"/>
        <w:gridCol w:w="67"/>
        <w:gridCol w:w="3514"/>
      </w:tblGrid>
      <w:tr w:rsidR="00222E34" w:rsidDel="00123112" w14:paraId="5D76B5A5" w14:textId="2A389ADC" w:rsidTr="00123112">
        <w:trPr>
          <w:cantSplit/>
          <w:del w:id="10" w:author="Jared Castaneda" w:date="2020-12-07T13:31:00Z"/>
        </w:trPr>
        <w:tc>
          <w:tcPr>
            <w:tcW w:w="3754" w:type="dxa"/>
          </w:tcPr>
          <w:p w14:paraId="200628CC" w14:textId="6586BDD3" w:rsidR="00222E34" w:rsidRPr="00A011D0" w:rsidDel="00123112" w:rsidRDefault="00222E34" w:rsidP="00222E34">
            <w:pPr>
              <w:rPr>
                <w:del w:id="11" w:author="Jared Castaneda" w:date="2020-12-07T13:31:00Z"/>
                <w:b/>
                <w:bCs/>
              </w:rPr>
            </w:pPr>
            <w:del w:id="12" w:author="Jared Castaneda" w:date="2020-09-25T22:26:00Z">
              <w:r w:rsidDel="006C23C7">
                <w:rPr>
                  <w:b/>
                  <w:bCs/>
                </w:rPr>
                <w:delText>&lt;</w:delText>
              </w:r>
              <w:r w:rsidRPr="00A011D0" w:rsidDel="006C23C7">
                <w:rPr>
                  <w:b/>
                  <w:bCs/>
                </w:rPr>
                <w:delText>Student Name 1</w:delText>
              </w:r>
              <w:r w:rsidDel="006C23C7">
                <w:rPr>
                  <w:b/>
                  <w:bCs/>
                </w:rPr>
                <w:delText xml:space="preserve"> here&gt;</w:delText>
              </w:r>
            </w:del>
          </w:p>
        </w:tc>
        <w:tc>
          <w:tcPr>
            <w:tcW w:w="3465" w:type="dxa"/>
            <w:gridSpan w:val="2"/>
          </w:tcPr>
          <w:p w14:paraId="2757CD96" w14:textId="4B13C649" w:rsidR="00222E34" w:rsidRPr="00A011D0" w:rsidDel="00123112" w:rsidRDefault="00222E34" w:rsidP="00222E34">
            <w:pPr>
              <w:rPr>
                <w:del w:id="13" w:author="Jared Castaneda" w:date="2020-12-07T13:31:00Z"/>
                <w:b/>
                <w:bCs/>
              </w:rPr>
            </w:pPr>
            <w:del w:id="14" w:author="Jared Castaneda" w:date="2020-09-25T22:26:00Z">
              <w:r w:rsidDel="006C23C7">
                <w:rPr>
                  <w:b/>
                  <w:bCs/>
                </w:rPr>
                <w:delText>&lt;</w:delText>
              </w:r>
              <w:r w:rsidRPr="00A011D0" w:rsidDel="006C23C7">
                <w:rPr>
                  <w:b/>
                  <w:bCs/>
                </w:rPr>
                <w:delText>Student Name 2</w:delText>
              </w:r>
              <w:r w:rsidDel="006C23C7">
                <w:rPr>
                  <w:b/>
                  <w:bCs/>
                </w:rPr>
                <w:delText xml:space="preserve"> here&gt;</w:delText>
              </w:r>
            </w:del>
          </w:p>
        </w:tc>
        <w:tc>
          <w:tcPr>
            <w:tcW w:w="3581" w:type="dxa"/>
            <w:gridSpan w:val="2"/>
          </w:tcPr>
          <w:p w14:paraId="6E76C529" w14:textId="4041752A" w:rsidR="00222E34" w:rsidRPr="00A011D0" w:rsidDel="00123112" w:rsidRDefault="00222E34" w:rsidP="00222E34">
            <w:pPr>
              <w:rPr>
                <w:del w:id="15" w:author="Jared Castaneda" w:date="2020-12-07T13:31:00Z"/>
                <w:b/>
                <w:bCs/>
              </w:rPr>
            </w:pPr>
            <w:del w:id="16" w:author="Jared Castaneda" w:date="2020-09-25T22:26:00Z">
              <w:r w:rsidDel="006C23C7">
                <w:rPr>
                  <w:b/>
                  <w:bCs/>
                </w:rPr>
                <w:delText>&lt;</w:delText>
              </w:r>
              <w:r w:rsidRPr="00A011D0" w:rsidDel="006C23C7">
                <w:rPr>
                  <w:b/>
                  <w:bCs/>
                </w:rPr>
                <w:delText>Student Name 3</w:delText>
              </w:r>
              <w:r w:rsidDel="006C23C7">
                <w:rPr>
                  <w:b/>
                  <w:bCs/>
                </w:rPr>
                <w:delText xml:space="preserve"> here&gt;</w:delText>
              </w:r>
            </w:del>
          </w:p>
        </w:tc>
      </w:tr>
      <w:tr w:rsidR="00222E34" w:rsidDel="00123112" w14:paraId="34AA4C19" w14:textId="5E2831FD" w:rsidTr="00123112">
        <w:trPr>
          <w:cantSplit/>
          <w:del w:id="17" w:author="Jared Castaneda" w:date="2020-12-07T13:31:00Z"/>
        </w:trPr>
        <w:tc>
          <w:tcPr>
            <w:tcW w:w="3754" w:type="dxa"/>
          </w:tcPr>
          <w:p w14:paraId="2E236F9B" w14:textId="1B545FE8" w:rsidR="00222E34" w:rsidDel="00123112" w:rsidRDefault="00222E34" w:rsidP="00222E34">
            <w:pPr>
              <w:ind w:left="164"/>
              <w:rPr>
                <w:del w:id="18" w:author="Jared Castaneda" w:date="2020-12-07T13:31:00Z"/>
              </w:rPr>
            </w:pPr>
            <w:del w:id="19" w:author="Jared Castaneda" w:date="2020-09-25T22:26:00Z">
              <w:r w:rsidDel="006C23C7">
                <w:delText>&lt;Title / Roll within project&gt;</w:delText>
              </w:r>
            </w:del>
          </w:p>
        </w:tc>
        <w:tc>
          <w:tcPr>
            <w:tcW w:w="3465" w:type="dxa"/>
            <w:gridSpan w:val="2"/>
          </w:tcPr>
          <w:p w14:paraId="207D6008" w14:textId="28C9C6C3" w:rsidR="00222E34" w:rsidDel="00123112" w:rsidRDefault="00222E34" w:rsidP="00222E34">
            <w:pPr>
              <w:ind w:left="164"/>
              <w:rPr>
                <w:del w:id="20" w:author="Jared Castaneda" w:date="2020-12-07T13:31:00Z"/>
              </w:rPr>
            </w:pPr>
            <w:del w:id="21" w:author="Jared Castaneda" w:date="2020-09-25T22:26:00Z">
              <w:r w:rsidDel="006C23C7">
                <w:delText>&lt;Title / Roll within project &gt;</w:delText>
              </w:r>
            </w:del>
          </w:p>
        </w:tc>
        <w:tc>
          <w:tcPr>
            <w:tcW w:w="3581" w:type="dxa"/>
            <w:gridSpan w:val="2"/>
          </w:tcPr>
          <w:p w14:paraId="04D9DAC4" w14:textId="6B23F984" w:rsidR="00222E34" w:rsidDel="00123112" w:rsidRDefault="00222E34" w:rsidP="00222E34">
            <w:pPr>
              <w:ind w:left="164"/>
              <w:rPr>
                <w:del w:id="22" w:author="Jared Castaneda" w:date="2020-12-07T13:31:00Z"/>
              </w:rPr>
            </w:pPr>
            <w:del w:id="23" w:author="Jared Castaneda" w:date="2020-09-25T22:26:00Z">
              <w:r w:rsidDel="006C23C7">
                <w:delText>&lt;Title / Roll within project &gt;</w:delText>
              </w:r>
            </w:del>
          </w:p>
        </w:tc>
      </w:tr>
      <w:tr w:rsidR="00222E34" w:rsidDel="00123112" w14:paraId="6DEBAC48" w14:textId="1BE8948E" w:rsidTr="00123112">
        <w:trPr>
          <w:cantSplit/>
          <w:del w:id="24" w:author="Jared Castaneda" w:date="2020-12-07T13:31:00Z"/>
        </w:trPr>
        <w:tc>
          <w:tcPr>
            <w:tcW w:w="3754" w:type="dxa"/>
          </w:tcPr>
          <w:p w14:paraId="04362C15" w14:textId="32753750" w:rsidR="00222E34" w:rsidDel="00123112" w:rsidRDefault="00222E34" w:rsidP="00222E34">
            <w:pPr>
              <w:ind w:left="164"/>
              <w:rPr>
                <w:del w:id="25" w:author="Jared Castaneda" w:date="2020-12-07T13:31:00Z"/>
              </w:rPr>
            </w:pPr>
            <w:del w:id="26" w:author="Jared Castaneda" w:date="2020-09-25T22:26:00Z">
              <w:r w:rsidDel="006C23C7">
                <w:delText>&lt;</w:delText>
              </w:r>
              <w:r w:rsidDel="006C23C7">
                <w:fldChar w:fldCharType="begin"/>
              </w:r>
              <w:r w:rsidDel="006C23C7">
                <w:delInstrText xml:space="preserve"> HYPERLINK "mailto:Email1@csu.fullerton.edu" </w:delInstrText>
              </w:r>
              <w:r w:rsidDel="006C23C7">
                <w:fldChar w:fldCharType="separate"/>
              </w:r>
              <w:r w:rsidRPr="008612D5" w:rsidDel="006C23C7">
                <w:rPr>
                  <w:rStyle w:val="Hyperlink"/>
                </w:rPr>
                <w:delText>Email1@csu.fullerton.edu</w:delText>
              </w:r>
              <w:r w:rsidDel="006C23C7">
                <w:rPr>
                  <w:rStyle w:val="Hyperlink"/>
                </w:rPr>
                <w:fldChar w:fldCharType="end"/>
              </w:r>
              <w:r w:rsidDel="006C23C7">
                <w:rPr>
                  <w:rStyle w:val="Hyperlink"/>
                </w:rPr>
                <w:delText>&gt;</w:delText>
              </w:r>
            </w:del>
          </w:p>
        </w:tc>
        <w:tc>
          <w:tcPr>
            <w:tcW w:w="3465" w:type="dxa"/>
            <w:gridSpan w:val="2"/>
          </w:tcPr>
          <w:p w14:paraId="2D45E2AB" w14:textId="53C49AC7" w:rsidR="00222E34" w:rsidDel="00123112" w:rsidRDefault="00222E34" w:rsidP="00222E34">
            <w:pPr>
              <w:ind w:left="164"/>
              <w:rPr>
                <w:del w:id="27" w:author="Jared Castaneda" w:date="2020-12-07T13:31:00Z"/>
              </w:rPr>
            </w:pPr>
            <w:del w:id="28" w:author="Jared Castaneda" w:date="2020-09-25T22:26:00Z">
              <w:r w:rsidDel="006C23C7">
                <w:delText>&lt;</w:delText>
              </w:r>
              <w:r w:rsidDel="006C23C7">
                <w:fldChar w:fldCharType="begin"/>
              </w:r>
              <w:r w:rsidDel="006C23C7">
                <w:delInstrText xml:space="preserve"> HYPERLINK "mailto:Email2@csu.fullerton.edu" </w:delInstrText>
              </w:r>
              <w:r w:rsidDel="006C23C7">
                <w:fldChar w:fldCharType="separate"/>
              </w:r>
              <w:r w:rsidRPr="008612D5" w:rsidDel="006C23C7">
                <w:rPr>
                  <w:rStyle w:val="Hyperlink"/>
                </w:rPr>
                <w:delText>Email2@csu.fullerton.edu</w:delText>
              </w:r>
              <w:r w:rsidDel="006C23C7">
                <w:rPr>
                  <w:rStyle w:val="Hyperlink"/>
                </w:rPr>
                <w:fldChar w:fldCharType="end"/>
              </w:r>
              <w:r w:rsidDel="006C23C7">
                <w:delText xml:space="preserve">&gt; </w:delText>
              </w:r>
            </w:del>
          </w:p>
        </w:tc>
        <w:tc>
          <w:tcPr>
            <w:tcW w:w="3581" w:type="dxa"/>
            <w:gridSpan w:val="2"/>
          </w:tcPr>
          <w:p w14:paraId="6D158712" w14:textId="40266474" w:rsidR="00222E34" w:rsidDel="00123112" w:rsidRDefault="00222E34" w:rsidP="00222E34">
            <w:pPr>
              <w:ind w:left="164"/>
              <w:rPr>
                <w:del w:id="29" w:author="Jared Castaneda" w:date="2020-12-07T13:31:00Z"/>
              </w:rPr>
            </w:pPr>
            <w:del w:id="30" w:author="Jared Castaneda" w:date="2020-09-25T22:26:00Z">
              <w:r w:rsidDel="006C23C7">
                <w:delText>&lt;</w:delText>
              </w:r>
              <w:r w:rsidDel="006C23C7">
                <w:fldChar w:fldCharType="begin"/>
              </w:r>
              <w:r w:rsidDel="006C23C7">
                <w:delInstrText xml:space="preserve"> HYPERLINK "mailto:Email3@csu.fullerton.edu" </w:delInstrText>
              </w:r>
              <w:r w:rsidDel="006C23C7">
                <w:fldChar w:fldCharType="separate"/>
              </w:r>
              <w:r w:rsidRPr="008612D5" w:rsidDel="006C23C7">
                <w:rPr>
                  <w:rStyle w:val="Hyperlink"/>
                </w:rPr>
                <w:delText>Email3@csu.fullerton.edu</w:delText>
              </w:r>
              <w:r w:rsidDel="006C23C7">
                <w:rPr>
                  <w:rStyle w:val="Hyperlink"/>
                </w:rPr>
                <w:fldChar w:fldCharType="end"/>
              </w:r>
              <w:r w:rsidDel="006C23C7">
                <w:delText>&gt;</w:delText>
              </w:r>
            </w:del>
          </w:p>
        </w:tc>
      </w:tr>
      <w:tr w:rsidR="00123112" w14:paraId="399D4A1A" w14:textId="77777777" w:rsidTr="00123112">
        <w:trPr>
          <w:cantSplit/>
          <w:ins w:id="31" w:author="Jared Castaneda" w:date="2020-12-07T13:31:00Z"/>
        </w:trPr>
        <w:tc>
          <w:tcPr>
            <w:tcW w:w="3763" w:type="dxa"/>
            <w:gridSpan w:val="2"/>
          </w:tcPr>
          <w:p w14:paraId="7E23035A" w14:textId="77777777" w:rsidR="00123112" w:rsidRPr="00A011D0" w:rsidRDefault="00123112" w:rsidP="00D25D61">
            <w:pPr>
              <w:rPr>
                <w:ins w:id="32" w:author="Jared Castaneda" w:date="2020-12-07T13:31:00Z"/>
                <w:b/>
                <w:bCs/>
              </w:rPr>
            </w:pPr>
            <w:bookmarkStart w:id="33" w:name="_Hlk58239972"/>
            <w:ins w:id="34" w:author="Jared Castaneda" w:date="2020-12-07T13:31:00Z">
              <w:r>
                <w:rPr>
                  <w:b/>
                  <w:bCs/>
                </w:rPr>
                <w:t>Nathan Marcos</w:t>
              </w:r>
            </w:ins>
          </w:p>
        </w:tc>
        <w:tc>
          <w:tcPr>
            <w:tcW w:w="3523" w:type="dxa"/>
            <w:gridSpan w:val="2"/>
          </w:tcPr>
          <w:p w14:paraId="204480DE" w14:textId="77777777" w:rsidR="00123112" w:rsidRPr="00A011D0" w:rsidRDefault="00123112" w:rsidP="00D25D61">
            <w:pPr>
              <w:rPr>
                <w:ins w:id="35" w:author="Jared Castaneda" w:date="2020-12-07T13:31:00Z"/>
                <w:b/>
                <w:bCs/>
              </w:rPr>
            </w:pPr>
            <w:ins w:id="36" w:author="Jared Castaneda" w:date="2020-12-07T13:31:00Z">
              <w:r>
                <w:rPr>
                  <w:b/>
                  <w:bCs/>
                </w:rPr>
                <w:t>Jared Castaneda</w:t>
              </w:r>
            </w:ins>
          </w:p>
        </w:tc>
        <w:tc>
          <w:tcPr>
            <w:tcW w:w="3514" w:type="dxa"/>
          </w:tcPr>
          <w:p w14:paraId="7F109126" w14:textId="77777777" w:rsidR="00123112" w:rsidRPr="00A011D0" w:rsidRDefault="00123112" w:rsidP="00D25D61">
            <w:pPr>
              <w:rPr>
                <w:ins w:id="37" w:author="Jared Castaneda" w:date="2020-12-07T13:31:00Z"/>
                <w:b/>
                <w:bCs/>
              </w:rPr>
            </w:pPr>
            <w:ins w:id="38" w:author="Jared Castaneda" w:date="2020-12-07T13:31:00Z">
              <w:r>
                <w:rPr>
                  <w:b/>
                  <w:bCs/>
                </w:rPr>
                <w:t>Jawad Swed</w:t>
              </w:r>
            </w:ins>
          </w:p>
        </w:tc>
      </w:tr>
      <w:tr w:rsidR="00123112" w14:paraId="52FDF574" w14:textId="77777777" w:rsidTr="00123112">
        <w:trPr>
          <w:cantSplit/>
          <w:ins w:id="39" w:author="Jared Castaneda" w:date="2020-12-07T13:31:00Z"/>
        </w:trPr>
        <w:tc>
          <w:tcPr>
            <w:tcW w:w="3763" w:type="dxa"/>
            <w:gridSpan w:val="2"/>
          </w:tcPr>
          <w:p w14:paraId="6230A57B" w14:textId="77777777" w:rsidR="00123112" w:rsidRDefault="00123112" w:rsidP="00D25D61">
            <w:pPr>
              <w:ind w:left="164"/>
              <w:rPr>
                <w:ins w:id="40" w:author="Jared Castaneda" w:date="2020-12-07T13:31:00Z"/>
              </w:rPr>
            </w:pPr>
            <w:ins w:id="41" w:author="Jared Castaneda" w:date="2020-12-07T13:31:00Z">
              <w:r>
                <w:t>Design Modeling, Implementation</w:t>
              </w:r>
            </w:ins>
          </w:p>
        </w:tc>
        <w:tc>
          <w:tcPr>
            <w:tcW w:w="3523" w:type="dxa"/>
            <w:gridSpan w:val="2"/>
          </w:tcPr>
          <w:p w14:paraId="7F4937F2" w14:textId="77777777" w:rsidR="00123112" w:rsidRDefault="00123112" w:rsidP="00D25D61">
            <w:pPr>
              <w:ind w:left="164"/>
              <w:rPr>
                <w:ins w:id="42" w:author="Jared Castaneda" w:date="2020-12-07T13:31:00Z"/>
              </w:rPr>
            </w:pPr>
            <w:ins w:id="43" w:author="Jared Castaneda" w:date="2020-12-07T13:31:00Z">
              <w:r>
                <w:t>Project Management, Implementation</w:t>
              </w:r>
            </w:ins>
          </w:p>
        </w:tc>
        <w:tc>
          <w:tcPr>
            <w:tcW w:w="3514" w:type="dxa"/>
          </w:tcPr>
          <w:p w14:paraId="36F43E11" w14:textId="77777777" w:rsidR="00123112" w:rsidRDefault="00123112" w:rsidP="00D25D61">
            <w:pPr>
              <w:ind w:left="164"/>
              <w:rPr>
                <w:ins w:id="44" w:author="Jared Castaneda" w:date="2020-12-07T13:31:00Z"/>
              </w:rPr>
            </w:pPr>
            <w:ins w:id="45" w:author="Jared Castaneda" w:date="2020-12-07T13:31:00Z">
              <w:r>
                <w:t>Business Modeling, Design Modeling</w:t>
              </w:r>
            </w:ins>
          </w:p>
        </w:tc>
      </w:tr>
      <w:tr w:rsidR="00123112" w14:paraId="31447A54" w14:textId="77777777" w:rsidTr="00123112">
        <w:trPr>
          <w:cantSplit/>
          <w:ins w:id="46" w:author="Jared Castaneda" w:date="2020-12-07T13:31:00Z"/>
        </w:trPr>
        <w:tc>
          <w:tcPr>
            <w:tcW w:w="3763" w:type="dxa"/>
            <w:gridSpan w:val="2"/>
          </w:tcPr>
          <w:p w14:paraId="73BE56D4" w14:textId="77777777" w:rsidR="00123112" w:rsidRDefault="00123112" w:rsidP="00D25D61">
            <w:pPr>
              <w:ind w:left="164"/>
              <w:rPr>
                <w:ins w:id="47" w:author="Jared Castaneda" w:date="2020-12-07T13:31:00Z"/>
              </w:rPr>
            </w:pPr>
            <w:ins w:id="48" w:author="Jared Castaneda" w:date="2020-12-07T13:31:00Z">
              <w:r>
                <w:fldChar w:fldCharType="begin"/>
              </w:r>
              <w:r>
                <w:instrText xml:space="preserve"> HYPERLINK "mailto:</w:instrText>
              </w:r>
              <w:r w:rsidRPr="00D25D61">
                <w:instrText>nathanmarcos@csu.fullerton.edu</w:instrText>
              </w:r>
              <w:r>
                <w:instrText xml:space="preserve">" </w:instrText>
              </w:r>
              <w:r>
                <w:fldChar w:fldCharType="separate"/>
              </w:r>
              <w:r w:rsidRPr="00CB59A7">
                <w:rPr>
                  <w:rStyle w:val="Hyperlink"/>
                </w:rPr>
                <w:t>nathanmarcos@csu.fullerton.edu</w:t>
              </w:r>
              <w:r>
                <w:fldChar w:fldCharType="end"/>
              </w:r>
            </w:ins>
          </w:p>
        </w:tc>
        <w:tc>
          <w:tcPr>
            <w:tcW w:w="3523" w:type="dxa"/>
            <w:gridSpan w:val="2"/>
          </w:tcPr>
          <w:p w14:paraId="6815EE3C" w14:textId="77777777" w:rsidR="00123112" w:rsidRDefault="00123112" w:rsidP="00D25D61">
            <w:pPr>
              <w:ind w:left="164"/>
              <w:rPr>
                <w:ins w:id="49" w:author="Jared Castaneda" w:date="2020-12-07T13:31:00Z"/>
              </w:rPr>
            </w:pPr>
            <w:ins w:id="50" w:author="Jared Castaneda" w:date="2020-12-07T13:31:00Z">
              <w:r>
                <w:fldChar w:fldCharType="begin"/>
              </w:r>
              <w:r>
                <w:instrText xml:space="preserve"> HYPERLINK "mailto:</w:instrText>
              </w:r>
              <w:r w:rsidRPr="00D25D61">
                <w:instrText>jaredcast@csu.fullerton.edu</w:instrText>
              </w:r>
              <w:r>
                <w:instrText xml:space="preserve">" </w:instrText>
              </w:r>
              <w:r>
                <w:fldChar w:fldCharType="separate"/>
              </w:r>
              <w:r w:rsidRPr="00CB59A7">
                <w:rPr>
                  <w:rStyle w:val="Hyperlink"/>
                </w:rPr>
                <w:t>jaredcast@csu.fullerton.edu</w:t>
              </w:r>
              <w:r>
                <w:fldChar w:fldCharType="end"/>
              </w:r>
              <w:r>
                <w:t xml:space="preserve"> </w:t>
              </w:r>
            </w:ins>
          </w:p>
        </w:tc>
        <w:tc>
          <w:tcPr>
            <w:tcW w:w="3514" w:type="dxa"/>
          </w:tcPr>
          <w:p w14:paraId="2C61714E" w14:textId="77777777" w:rsidR="00123112" w:rsidRDefault="00123112" w:rsidP="00D25D61">
            <w:pPr>
              <w:ind w:left="164"/>
              <w:rPr>
                <w:ins w:id="51" w:author="Jared Castaneda" w:date="2020-12-07T13:31:00Z"/>
              </w:rPr>
            </w:pPr>
            <w:ins w:id="52" w:author="Jared Castaneda" w:date="2020-12-07T13:31:00Z">
              <w:r>
                <w:fldChar w:fldCharType="begin"/>
              </w:r>
              <w:r>
                <w:instrText xml:space="preserve"> HYPERLINK "mailto:</w:instrText>
              </w:r>
              <w:r w:rsidRPr="00D25D61">
                <w:instrText>jawadswed@csu.fullerton.edu</w:instrText>
              </w:r>
              <w:r>
                <w:instrText xml:space="preserve">" </w:instrText>
              </w:r>
              <w:r>
                <w:fldChar w:fldCharType="separate"/>
              </w:r>
              <w:r w:rsidRPr="00D37EC1">
                <w:rPr>
                  <w:rStyle w:val="Hyperlink"/>
                </w:rPr>
                <w:t>ja</w:t>
              </w:r>
              <w:r w:rsidRPr="00105A9E">
                <w:rPr>
                  <w:rStyle w:val="Hyperlink"/>
                </w:rPr>
                <w:t>w</w:t>
              </w:r>
              <w:r w:rsidRPr="00CB59A7">
                <w:rPr>
                  <w:rStyle w:val="Hyperlink"/>
                </w:rPr>
                <w:t>adswed@csu.fullerton.edu</w:t>
              </w:r>
              <w:r>
                <w:fldChar w:fldCharType="end"/>
              </w:r>
            </w:ins>
          </w:p>
        </w:tc>
      </w:tr>
      <w:bookmarkEnd w:id="33"/>
    </w:tbl>
    <w:p w14:paraId="7163C404" w14:textId="77777777" w:rsidR="00FE6391" w:rsidRDefault="00FE6391" w:rsidP="00123112">
      <w:pPr>
        <w:jc w:val="center"/>
        <w:sectPr w:rsidR="00FE6391" w:rsidSect="00FE6391">
          <w:headerReference w:type="default" r:id="rId11"/>
          <w:footerReference w:type="default" r:id="rId12"/>
          <w:pgSz w:w="12240" w:h="15840" w:code="1"/>
          <w:pgMar w:top="720" w:right="720" w:bottom="720" w:left="720" w:header="360" w:footer="360" w:gutter="0"/>
          <w:cols w:space="720"/>
          <w:docGrid w:linePitch="360"/>
        </w:sectPr>
        <w:pPrChange w:id="53" w:author="Jared Castaneda" w:date="2020-12-07T13:31:00Z">
          <w:pPr/>
        </w:pPrChange>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033547">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033547">
        <w:tc>
          <w:tcPr>
            <w:tcW w:w="0" w:type="auto"/>
          </w:tcPr>
          <w:p w14:paraId="51EF25E3" w14:textId="77777777" w:rsidR="00760A8E" w:rsidRDefault="00760A8E" w:rsidP="00D73986">
            <w:r>
              <w:t>1.0</w:t>
            </w:r>
          </w:p>
        </w:tc>
        <w:tc>
          <w:tcPr>
            <w:tcW w:w="867" w:type="pct"/>
          </w:tcPr>
          <w:p w14:paraId="5E8D5A3E" w14:textId="7F58DC91" w:rsidR="00760A8E" w:rsidRDefault="00AA738F" w:rsidP="00D73986">
            <w:r>
              <w:t>9/20/2020</w:t>
            </w:r>
          </w:p>
        </w:tc>
        <w:tc>
          <w:tcPr>
            <w:tcW w:w="2961" w:type="pct"/>
          </w:tcPr>
          <w:p w14:paraId="65F4752F" w14:textId="77777777" w:rsidR="00760A8E" w:rsidRDefault="00AA738F" w:rsidP="00D2139F">
            <w:pPr>
              <w:pStyle w:val="ListParagraph"/>
              <w:numPr>
                <w:ilvl w:val="0"/>
                <w:numId w:val="1"/>
              </w:numPr>
              <w:ind w:left="256" w:hanging="270"/>
              <w:rPr>
                <w:ins w:id="54" w:author="Jared Castaneda" w:date="2020-11-09T11:15:00Z"/>
              </w:rPr>
            </w:pPr>
            <w:r>
              <w:t>Added majority of information to page</w:t>
            </w:r>
          </w:p>
          <w:p w14:paraId="659E353B" w14:textId="77777777" w:rsidR="00670431" w:rsidRDefault="00670431" w:rsidP="00670431">
            <w:pPr>
              <w:ind w:left="-14"/>
              <w:rPr>
                <w:ins w:id="55" w:author="Jared Castaneda" w:date="2020-11-09T11:15:00Z"/>
              </w:rPr>
            </w:pPr>
            <w:ins w:id="56" w:author="Jared Castaneda" w:date="2020-11-09T11:15:00Z">
              <w:r>
                <w:t>•</w:t>
              </w:r>
              <w:r>
                <w:tab/>
                <w:t>Fixed some wordings, trying to make it less technical and UI based</w:t>
              </w:r>
            </w:ins>
          </w:p>
          <w:p w14:paraId="016D0C5A" w14:textId="77777777" w:rsidR="00670431" w:rsidRDefault="00670431" w:rsidP="00670431">
            <w:pPr>
              <w:ind w:left="-14"/>
              <w:rPr>
                <w:ins w:id="57" w:author="Jared Castaneda" w:date="2020-11-09T11:15:00Z"/>
              </w:rPr>
            </w:pPr>
            <w:ins w:id="58" w:author="Jared Castaneda" w:date="2020-11-09T11:15:00Z">
              <w:r>
                <w:t>•</w:t>
              </w:r>
              <w:r>
                <w:tab/>
                <w:t>Started editing more extensions</w:t>
              </w:r>
            </w:ins>
          </w:p>
          <w:p w14:paraId="4F7F8C18" w14:textId="77777777" w:rsidR="00670431" w:rsidRDefault="00670431" w:rsidP="00670431">
            <w:pPr>
              <w:ind w:left="-14"/>
              <w:rPr>
                <w:ins w:id="59" w:author="Jared Castaneda" w:date="2020-11-09T11:15:00Z"/>
              </w:rPr>
            </w:pPr>
            <w:ins w:id="60" w:author="Jared Castaneda" w:date="2020-11-09T11:15:00Z">
              <w:r>
                <w:t>•</w:t>
              </w:r>
              <w:r>
                <w:tab/>
                <w:t>Started on adding stakeholders and interests</w:t>
              </w:r>
            </w:ins>
          </w:p>
          <w:p w14:paraId="6B2E65C9" w14:textId="77777777" w:rsidR="00670431" w:rsidRDefault="00670431" w:rsidP="00670431">
            <w:pPr>
              <w:ind w:left="-14"/>
              <w:rPr>
                <w:ins w:id="61" w:author="Jared Castaneda" w:date="2020-11-09T11:15:00Z"/>
              </w:rPr>
            </w:pPr>
            <w:ins w:id="62" w:author="Jared Castaneda" w:date="2020-11-09T11:15:00Z">
              <w:r>
                <w:t>•</w:t>
              </w:r>
              <w:r>
                <w:tab/>
                <w:t>Added some technologies that related to a specific rule</w:t>
              </w:r>
            </w:ins>
          </w:p>
          <w:p w14:paraId="6E03B8FE" w14:textId="77777777" w:rsidR="00670431" w:rsidRDefault="00670431" w:rsidP="00670431">
            <w:pPr>
              <w:ind w:left="-14"/>
              <w:rPr>
                <w:ins w:id="63" w:author="Jared Castaneda" w:date="2020-11-09T11:15:00Z"/>
              </w:rPr>
            </w:pPr>
            <w:ins w:id="64" w:author="Jared Castaneda" w:date="2020-11-09T11:15:00Z">
              <w:r>
                <w:t>•</w:t>
              </w:r>
              <w:r>
                <w:tab/>
                <w:t>Change from Customer to Customer</w:t>
              </w:r>
            </w:ins>
          </w:p>
          <w:p w14:paraId="1FDCD48C" w14:textId="77777777" w:rsidR="00670431" w:rsidRDefault="00670431" w:rsidP="00670431">
            <w:pPr>
              <w:ind w:left="-14"/>
              <w:rPr>
                <w:ins w:id="65" w:author="Jared Castaneda" w:date="2020-11-09T11:15:00Z"/>
              </w:rPr>
            </w:pPr>
            <w:ins w:id="66" w:author="Jared Castaneda" w:date="2020-11-09T11:15:00Z">
              <w:r>
                <w:t>•</w:t>
              </w:r>
              <w:r>
                <w:tab/>
                <w:t xml:space="preserve">Finished more requirements </w:t>
              </w:r>
            </w:ins>
          </w:p>
          <w:p w14:paraId="75D2C477" w14:textId="77777777" w:rsidR="00670431" w:rsidRDefault="00670431" w:rsidP="00670431">
            <w:pPr>
              <w:ind w:left="-14"/>
              <w:rPr>
                <w:ins w:id="67" w:author="Jared Castaneda" w:date="2020-11-09T11:15:00Z"/>
              </w:rPr>
            </w:pPr>
            <w:ins w:id="68" w:author="Jared Castaneda" w:date="2020-11-09T11:15:00Z">
              <w:r>
                <w:t>•</w:t>
              </w:r>
              <w:r>
                <w:tab/>
                <w:t>Adjustments to scenarios and alternate paths•</w:t>
              </w:r>
              <w:r>
                <w:tab/>
              </w:r>
            </w:ins>
          </w:p>
          <w:p w14:paraId="31C7FF9E" w14:textId="77777777" w:rsidR="00670431" w:rsidRDefault="00670431" w:rsidP="00670431">
            <w:pPr>
              <w:ind w:left="-14"/>
              <w:rPr>
                <w:ins w:id="69" w:author="Jared Castaneda" w:date="2020-11-09T11:15:00Z"/>
              </w:rPr>
            </w:pPr>
            <w:ins w:id="70" w:author="Jared Castaneda" w:date="2020-11-09T11:15:00Z">
              <w:r>
                <w:t>•</w:t>
              </w:r>
              <w:r>
                <w:tab/>
                <w:t>Cleaned up stakeholders</w:t>
              </w:r>
            </w:ins>
          </w:p>
          <w:p w14:paraId="60A629F0" w14:textId="77777777" w:rsidR="00670431" w:rsidRDefault="00670431" w:rsidP="00670431">
            <w:pPr>
              <w:ind w:left="-14"/>
              <w:rPr>
                <w:ins w:id="71" w:author="Jared Castaneda" w:date="2020-11-09T11:15:00Z"/>
              </w:rPr>
            </w:pPr>
            <w:ins w:id="72" w:author="Jared Castaneda" w:date="2020-11-09T11:15:00Z">
              <w:r>
                <w:t>•</w:t>
              </w:r>
              <w:r>
                <w:tab/>
                <w:t>Added risks addressed</w:t>
              </w:r>
            </w:ins>
          </w:p>
          <w:p w14:paraId="61A3B859" w14:textId="77777777" w:rsidR="00670431" w:rsidRDefault="00670431" w:rsidP="00670431">
            <w:pPr>
              <w:ind w:left="-14"/>
              <w:rPr>
                <w:ins w:id="73" w:author="Jared Castaneda" w:date="2020-11-09T11:15:00Z"/>
              </w:rPr>
            </w:pPr>
            <w:ins w:id="74" w:author="Jared Castaneda" w:date="2020-11-09T11:15:00Z">
              <w:r>
                <w:t>•</w:t>
              </w:r>
              <w:r>
                <w:tab/>
                <w:t>Adjusted things in main success scenario</w:t>
              </w:r>
            </w:ins>
          </w:p>
          <w:p w14:paraId="6FCBE220" w14:textId="60E41834" w:rsidR="00670431" w:rsidRDefault="00670431">
            <w:pPr>
              <w:ind w:left="-14"/>
              <w:pPrChange w:id="75" w:author="Jared Castaneda" w:date="2020-11-09T11:15:00Z">
                <w:pPr>
                  <w:pStyle w:val="ListParagraph"/>
                  <w:numPr>
                    <w:numId w:val="1"/>
                  </w:numPr>
                  <w:ind w:left="256" w:hanging="270"/>
                </w:pPr>
              </w:pPrChange>
            </w:pPr>
            <w:ins w:id="76" w:author="Jared Castaneda" w:date="2020-11-09T11:15:00Z">
              <w:r>
                <w:t>•</w:t>
              </w:r>
              <w:r>
                <w:tab/>
                <w:t>Deleted bubbles and notes</w:t>
              </w:r>
            </w:ins>
          </w:p>
        </w:tc>
        <w:tc>
          <w:tcPr>
            <w:tcW w:w="748" w:type="pct"/>
          </w:tcPr>
          <w:p w14:paraId="7BAECB26" w14:textId="3138DF91" w:rsidR="00760A8E" w:rsidRDefault="00AA738F" w:rsidP="00D73986">
            <w:r>
              <w:t>Jared Castaneda</w:t>
            </w:r>
          </w:p>
        </w:tc>
      </w:tr>
      <w:tr w:rsidR="00760A8E" w:rsidDel="00670431" w14:paraId="09034EB7" w14:textId="569C6F02" w:rsidTr="00033547">
        <w:trPr>
          <w:del w:id="77" w:author="Jared Castaneda" w:date="2020-11-09T11:16:00Z"/>
        </w:trPr>
        <w:tc>
          <w:tcPr>
            <w:tcW w:w="0" w:type="auto"/>
          </w:tcPr>
          <w:p w14:paraId="55182332" w14:textId="1C68CF37" w:rsidR="00760A8E" w:rsidDel="00670431" w:rsidRDefault="00760A8E" w:rsidP="00D73986">
            <w:pPr>
              <w:rPr>
                <w:del w:id="78" w:author="Jared Castaneda" w:date="2020-11-09T11:16:00Z"/>
              </w:rPr>
            </w:pPr>
          </w:p>
        </w:tc>
        <w:tc>
          <w:tcPr>
            <w:tcW w:w="867" w:type="pct"/>
          </w:tcPr>
          <w:p w14:paraId="1A0B1A65" w14:textId="7BE23816" w:rsidR="00760A8E" w:rsidDel="00670431" w:rsidRDefault="00760A8E" w:rsidP="00D73986">
            <w:pPr>
              <w:rPr>
                <w:del w:id="79" w:author="Jared Castaneda" w:date="2020-11-09T11:16:00Z"/>
              </w:rPr>
            </w:pPr>
          </w:p>
        </w:tc>
        <w:tc>
          <w:tcPr>
            <w:tcW w:w="2961" w:type="pct"/>
          </w:tcPr>
          <w:p w14:paraId="5B3FED70" w14:textId="308E8C4B" w:rsidR="00760A8E" w:rsidDel="00670431" w:rsidRDefault="00760A8E" w:rsidP="00D2139F">
            <w:pPr>
              <w:pStyle w:val="ListParagraph"/>
              <w:numPr>
                <w:ilvl w:val="0"/>
                <w:numId w:val="1"/>
              </w:numPr>
              <w:ind w:left="256" w:hanging="270"/>
              <w:rPr>
                <w:del w:id="80" w:author="Jared Castaneda" w:date="2020-11-09T11:16:00Z"/>
              </w:rPr>
            </w:pPr>
          </w:p>
        </w:tc>
        <w:tc>
          <w:tcPr>
            <w:tcW w:w="748" w:type="pct"/>
          </w:tcPr>
          <w:p w14:paraId="3E84D59A" w14:textId="67A8ED17" w:rsidR="00760A8E" w:rsidDel="00670431" w:rsidRDefault="00760A8E" w:rsidP="00D73986">
            <w:pPr>
              <w:rPr>
                <w:del w:id="81" w:author="Jared Castaneda" w:date="2020-11-09T11:16:00Z"/>
              </w:rPr>
            </w:pPr>
          </w:p>
        </w:tc>
      </w:tr>
      <w:tr w:rsidR="00760A8E" w:rsidDel="00670431" w14:paraId="7101D52C" w14:textId="6CC69909" w:rsidTr="00033547">
        <w:trPr>
          <w:del w:id="82" w:author="Jared Castaneda" w:date="2020-11-09T11:16:00Z"/>
        </w:trPr>
        <w:tc>
          <w:tcPr>
            <w:tcW w:w="0" w:type="auto"/>
          </w:tcPr>
          <w:p w14:paraId="769CE55A" w14:textId="4A5B8FE5" w:rsidR="00760A8E" w:rsidDel="00670431" w:rsidRDefault="00760A8E" w:rsidP="00D73986">
            <w:pPr>
              <w:rPr>
                <w:del w:id="83" w:author="Jared Castaneda" w:date="2020-11-09T11:16:00Z"/>
              </w:rPr>
            </w:pPr>
          </w:p>
        </w:tc>
        <w:tc>
          <w:tcPr>
            <w:tcW w:w="867" w:type="pct"/>
          </w:tcPr>
          <w:p w14:paraId="7C17ABCC" w14:textId="35AC1ACF" w:rsidR="00760A8E" w:rsidDel="00670431" w:rsidRDefault="00760A8E" w:rsidP="00D73986">
            <w:pPr>
              <w:rPr>
                <w:del w:id="84" w:author="Jared Castaneda" w:date="2020-11-09T11:16:00Z"/>
              </w:rPr>
            </w:pPr>
          </w:p>
        </w:tc>
        <w:tc>
          <w:tcPr>
            <w:tcW w:w="2961" w:type="pct"/>
          </w:tcPr>
          <w:p w14:paraId="3326A5EC" w14:textId="268D5024" w:rsidR="00AE2E60" w:rsidDel="00670431" w:rsidRDefault="00AE2E60" w:rsidP="00D2139F">
            <w:pPr>
              <w:pStyle w:val="ListParagraph"/>
              <w:numPr>
                <w:ilvl w:val="0"/>
                <w:numId w:val="1"/>
              </w:numPr>
              <w:ind w:left="256" w:hanging="270"/>
              <w:rPr>
                <w:del w:id="85" w:author="Jared Castaneda" w:date="2020-11-09T11:16:00Z"/>
              </w:rPr>
            </w:pPr>
          </w:p>
        </w:tc>
        <w:tc>
          <w:tcPr>
            <w:tcW w:w="748" w:type="pct"/>
          </w:tcPr>
          <w:p w14:paraId="6CB82F77" w14:textId="16483FDC" w:rsidR="00760A8E" w:rsidDel="00670431" w:rsidRDefault="00760A8E" w:rsidP="00D73986">
            <w:pPr>
              <w:rPr>
                <w:del w:id="86" w:author="Jared Castaneda" w:date="2020-11-09T11:16:00Z"/>
              </w:rPr>
            </w:pPr>
          </w:p>
        </w:tc>
      </w:tr>
      <w:tr w:rsidR="00222E34" w:rsidDel="00670431" w14:paraId="7C49C45E" w14:textId="39CDCE26" w:rsidTr="00033547">
        <w:trPr>
          <w:del w:id="87" w:author="Jared Castaneda" w:date="2020-11-09T11:16:00Z"/>
        </w:trPr>
        <w:tc>
          <w:tcPr>
            <w:tcW w:w="0" w:type="auto"/>
          </w:tcPr>
          <w:p w14:paraId="5D6EE5A4" w14:textId="19E9DE5D" w:rsidR="00222E34" w:rsidDel="00670431" w:rsidRDefault="00222E34" w:rsidP="00222E34">
            <w:pPr>
              <w:rPr>
                <w:del w:id="88" w:author="Jared Castaneda" w:date="2020-11-09T11:16:00Z"/>
              </w:rPr>
            </w:pPr>
          </w:p>
        </w:tc>
        <w:tc>
          <w:tcPr>
            <w:tcW w:w="867" w:type="pct"/>
          </w:tcPr>
          <w:p w14:paraId="026CB0C7" w14:textId="3C04656F" w:rsidR="00222E34" w:rsidDel="00670431" w:rsidRDefault="00222E34" w:rsidP="00222E34">
            <w:pPr>
              <w:rPr>
                <w:del w:id="89" w:author="Jared Castaneda" w:date="2020-11-09T11:16:00Z"/>
              </w:rPr>
            </w:pPr>
          </w:p>
        </w:tc>
        <w:tc>
          <w:tcPr>
            <w:tcW w:w="2961" w:type="pct"/>
          </w:tcPr>
          <w:p w14:paraId="1EC680DC" w14:textId="0FB43063" w:rsidR="00222E34" w:rsidDel="00670431" w:rsidRDefault="00222E34" w:rsidP="00222E34">
            <w:pPr>
              <w:pStyle w:val="ListParagraph"/>
              <w:numPr>
                <w:ilvl w:val="0"/>
                <w:numId w:val="1"/>
              </w:numPr>
              <w:ind w:left="256" w:hanging="270"/>
              <w:rPr>
                <w:del w:id="90" w:author="Jared Castaneda" w:date="2020-11-09T11:16:00Z"/>
              </w:rPr>
            </w:pPr>
          </w:p>
        </w:tc>
        <w:tc>
          <w:tcPr>
            <w:tcW w:w="748" w:type="pct"/>
          </w:tcPr>
          <w:p w14:paraId="404A451A" w14:textId="0EB1105F" w:rsidR="00222E34" w:rsidDel="00670431" w:rsidRDefault="00222E34" w:rsidP="00222E34">
            <w:pPr>
              <w:rPr>
                <w:del w:id="91" w:author="Jared Castaneda" w:date="2020-11-09T11:16:00Z"/>
              </w:rPr>
            </w:pPr>
          </w:p>
        </w:tc>
      </w:tr>
      <w:tr w:rsidR="007C547A" w14:paraId="519266D0" w14:textId="77777777" w:rsidTr="00033547">
        <w:trPr>
          <w:ins w:id="92" w:author="Jared Castaneda" w:date="2020-10-06T21:55:00Z"/>
        </w:trPr>
        <w:tc>
          <w:tcPr>
            <w:tcW w:w="0" w:type="auto"/>
          </w:tcPr>
          <w:p w14:paraId="17C7AF26" w14:textId="6CE3A018" w:rsidR="007C547A" w:rsidRDefault="00670431" w:rsidP="00222E34">
            <w:pPr>
              <w:rPr>
                <w:ins w:id="93" w:author="Jared Castaneda" w:date="2020-10-06T21:55:00Z"/>
              </w:rPr>
            </w:pPr>
            <w:ins w:id="94" w:author="Jared Castaneda" w:date="2020-11-09T11:16:00Z">
              <w:r>
                <w:t>2.0</w:t>
              </w:r>
            </w:ins>
          </w:p>
        </w:tc>
        <w:tc>
          <w:tcPr>
            <w:tcW w:w="867" w:type="pct"/>
          </w:tcPr>
          <w:p w14:paraId="6296F309" w14:textId="77EE7455" w:rsidR="007C547A" w:rsidRDefault="00670431" w:rsidP="00222E34">
            <w:pPr>
              <w:rPr>
                <w:ins w:id="95" w:author="Jared Castaneda" w:date="2020-10-06T21:55:00Z"/>
              </w:rPr>
            </w:pPr>
            <w:ins w:id="96" w:author="Jared Castaneda" w:date="2020-11-09T11:16:00Z">
              <w:r>
                <w:t>11/9</w:t>
              </w:r>
            </w:ins>
            <w:ins w:id="97" w:author="Jared Castaneda" w:date="2020-10-06T21:55:00Z">
              <w:r w:rsidR="007C547A">
                <w:t>/2020</w:t>
              </w:r>
            </w:ins>
          </w:p>
        </w:tc>
        <w:tc>
          <w:tcPr>
            <w:tcW w:w="2961" w:type="pct"/>
          </w:tcPr>
          <w:p w14:paraId="16C79BCC" w14:textId="77777777" w:rsidR="007C547A" w:rsidRDefault="007C547A" w:rsidP="00222E34">
            <w:pPr>
              <w:pStyle w:val="ListParagraph"/>
              <w:numPr>
                <w:ilvl w:val="0"/>
                <w:numId w:val="1"/>
              </w:numPr>
              <w:ind w:left="256" w:hanging="270"/>
              <w:rPr>
                <w:ins w:id="98" w:author="Jared Castaneda" w:date="2020-11-09T11:16:00Z"/>
              </w:rPr>
            </w:pPr>
            <w:ins w:id="99" w:author="Jared Castaneda" w:date="2020-10-06T21:55:00Z">
              <w:r>
                <w:t>Added</w:t>
              </w:r>
            </w:ins>
            <w:ins w:id="100" w:author="Jared Castaneda" w:date="2020-10-06T21:56:00Z">
              <w:r>
                <w:t xml:space="preserve"> first</w:t>
              </w:r>
            </w:ins>
            <w:ins w:id="101" w:author="Jared Castaneda" w:date="2020-10-06T21:55:00Z">
              <w:r>
                <w:t xml:space="preserve"> system se</w:t>
              </w:r>
            </w:ins>
            <w:ins w:id="102" w:author="Jared Castaneda" w:date="2020-10-06T21:56:00Z">
              <w:r>
                <w:t>quence diagram and scenario description</w:t>
              </w:r>
            </w:ins>
          </w:p>
          <w:p w14:paraId="049EF88D" w14:textId="77777777" w:rsidR="00670431" w:rsidRDefault="00670431" w:rsidP="00670431">
            <w:pPr>
              <w:ind w:left="-14"/>
              <w:rPr>
                <w:ins w:id="103" w:author="Jared Castaneda" w:date="2020-11-09T11:16:00Z"/>
              </w:rPr>
            </w:pPr>
            <w:ins w:id="104" w:author="Jared Castaneda" w:date="2020-11-09T11:16:00Z">
              <w:r>
                <w:t>•</w:t>
              </w:r>
              <w:r>
                <w:tab/>
                <w:t>Updated main success scenario, extensions, and SSD</w:t>
              </w:r>
            </w:ins>
          </w:p>
          <w:p w14:paraId="61B1FE01" w14:textId="77777777" w:rsidR="00670431" w:rsidRDefault="00670431" w:rsidP="00670431">
            <w:pPr>
              <w:ind w:left="-14"/>
              <w:rPr>
                <w:ins w:id="105" w:author="Jared Castaneda" w:date="2020-11-09T11:16:00Z"/>
              </w:rPr>
            </w:pPr>
            <w:ins w:id="106" w:author="Jared Castaneda" w:date="2020-11-09T11:16:00Z">
              <w:r>
                <w:t>•</w:t>
              </w:r>
              <w:r>
                <w:tab/>
                <w:t>Updated SSDs, adding gift card payment</w:t>
              </w:r>
            </w:ins>
          </w:p>
          <w:p w14:paraId="046A62D4" w14:textId="77777777" w:rsidR="00670431" w:rsidRDefault="00670431" w:rsidP="00670431">
            <w:pPr>
              <w:ind w:left="-14"/>
              <w:rPr>
                <w:ins w:id="107" w:author="Jared Castaneda" w:date="2020-11-09T11:16:00Z"/>
              </w:rPr>
            </w:pPr>
            <w:ins w:id="108" w:author="Jared Castaneda" w:date="2020-11-09T11:16:00Z">
              <w:r>
                <w:t>•</w:t>
              </w:r>
              <w:r>
                <w:tab/>
                <w:t xml:space="preserve">Adjusted main success scenario </w:t>
              </w:r>
            </w:ins>
          </w:p>
          <w:p w14:paraId="005E192A" w14:textId="77777777" w:rsidR="00670431" w:rsidRDefault="00670431" w:rsidP="00670431">
            <w:pPr>
              <w:ind w:left="-14"/>
              <w:rPr>
                <w:ins w:id="109" w:author="Jared Castaneda" w:date="2020-11-09T11:16:00Z"/>
              </w:rPr>
            </w:pPr>
            <w:ins w:id="110" w:author="Jared Castaneda" w:date="2020-11-09T11:16:00Z">
              <w:r>
                <w:t>•</w:t>
              </w:r>
              <w:r>
                <w:tab/>
                <w:t>Cleaned up SSD</w:t>
              </w:r>
            </w:ins>
          </w:p>
          <w:p w14:paraId="53F67CE1" w14:textId="34F811F0" w:rsidR="00670431" w:rsidRDefault="00670431">
            <w:pPr>
              <w:ind w:left="-14"/>
              <w:rPr>
                <w:ins w:id="111" w:author="Jared Castaneda" w:date="2020-10-06T21:55:00Z"/>
              </w:rPr>
              <w:pPrChange w:id="112" w:author="Jared Castaneda" w:date="2020-11-09T11:16:00Z">
                <w:pPr>
                  <w:pStyle w:val="ListParagraph"/>
                  <w:numPr>
                    <w:numId w:val="1"/>
                  </w:numPr>
                  <w:ind w:left="256" w:hanging="270"/>
                </w:pPr>
              </w:pPrChange>
            </w:pPr>
            <w:ins w:id="113" w:author="Jared Castaneda" w:date="2020-11-09T11:16:00Z">
              <w:r>
                <w:t>•</w:t>
              </w:r>
              <w:r>
                <w:tab/>
                <w:t>Adjusted some grammar in Extensions</w:t>
              </w:r>
            </w:ins>
          </w:p>
        </w:tc>
        <w:tc>
          <w:tcPr>
            <w:tcW w:w="748" w:type="pct"/>
          </w:tcPr>
          <w:p w14:paraId="3221B10F" w14:textId="2B5DD957" w:rsidR="007C547A" w:rsidRDefault="007C547A" w:rsidP="00222E34">
            <w:pPr>
              <w:rPr>
                <w:ins w:id="114" w:author="Jared Castaneda" w:date="2020-10-06T21:55:00Z"/>
              </w:rPr>
            </w:pPr>
            <w:ins w:id="115" w:author="Jared Castaneda" w:date="2020-10-06T21:56:00Z">
              <w:r>
                <w:t>Jared Castaneda</w:t>
              </w:r>
            </w:ins>
          </w:p>
        </w:tc>
      </w:tr>
      <w:tr w:rsidR="00BA2BCA" w14:paraId="2C957241" w14:textId="77777777" w:rsidTr="00033547">
        <w:trPr>
          <w:ins w:id="116" w:author="Jared Castaneda" w:date="2020-12-03T19:02:00Z"/>
        </w:trPr>
        <w:tc>
          <w:tcPr>
            <w:tcW w:w="0" w:type="auto"/>
          </w:tcPr>
          <w:p w14:paraId="15FE9AB8" w14:textId="5CE2C99B" w:rsidR="00BA2BCA" w:rsidRDefault="00BA2BCA" w:rsidP="00222E34">
            <w:pPr>
              <w:rPr>
                <w:ins w:id="117" w:author="Jared Castaneda" w:date="2020-12-03T19:02:00Z"/>
              </w:rPr>
            </w:pPr>
            <w:ins w:id="118" w:author="Jared Castaneda" w:date="2020-12-03T19:02:00Z">
              <w:r>
                <w:t>3.0</w:t>
              </w:r>
            </w:ins>
          </w:p>
        </w:tc>
        <w:tc>
          <w:tcPr>
            <w:tcW w:w="867" w:type="pct"/>
          </w:tcPr>
          <w:p w14:paraId="638254CA" w14:textId="5E140FC1" w:rsidR="00BA2BCA" w:rsidRDefault="00B84D29" w:rsidP="00222E34">
            <w:pPr>
              <w:rPr>
                <w:ins w:id="119" w:author="Jared Castaneda" w:date="2020-12-03T19:02:00Z"/>
              </w:rPr>
            </w:pPr>
            <w:ins w:id="120" w:author="Jared Castaneda" w:date="2020-12-07T13:30:00Z">
              <w:r>
                <w:t>12/7/2020</w:t>
              </w:r>
            </w:ins>
          </w:p>
        </w:tc>
        <w:tc>
          <w:tcPr>
            <w:tcW w:w="2961" w:type="pct"/>
          </w:tcPr>
          <w:p w14:paraId="73CF89A1" w14:textId="77777777" w:rsidR="00BA2BCA" w:rsidRDefault="00BA2BCA" w:rsidP="00222E34">
            <w:pPr>
              <w:pStyle w:val="ListParagraph"/>
              <w:numPr>
                <w:ilvl w:val="0"/>
                <w:numId w:val="1"/>
              </w:numPr>
              <w:ind w:left="256" w:hanging="270"/>
              <w:rPr>
                <w:ins w:id="121" w:author="Jared Castaneda" w:date="2020-12-07T13:30:00Z"/>
              </w:rPr>
            </w:pPr>
            <w:ins w:id="122" w:author="Jared Castaneda" w:date="2020-12-03T19:02:00Z">
              <w:r>
                <w:t xml:space="preserve">Added to miscellaneous </w:t>
              </w:r>
            </w:ins>
          </w:p>
          <w:p w14:paraId="5F63F2E2" w14:textId="77777777" w:rsidR="00B84D29" w:rsidRDefault="00B84D29" w:rsidP="00222E34">
            <w:pPr>
              <w:pStyle w:val="ListParagraph"/>
              <w:numPr>
                <w:ilvl w:val="0"/>
                <w:numId w:val="1"/>
              </w:numPr>
              <w:ind w:left="256" w:hanging="270"/>
              <w:rPr>
                <w:ins w:id="123" w:author="Jared Castaneda" w:date="2020-12-07T13:35:00Z"/>
              </w:rPr>
            </w:pPr>
            <w:ins w:id="124" w:author="Jared Castaneda" w:date="2020-12-07T13:30:00Z">
              <w:r>
                <w:t>Updated roles</w:t>
              </w:r>
            </w:ins>
          </w:p>
          <w:p w14:paraId="19FBC252" w14:textId="7CCD0DC7" w:rsidR="00DF7FFB" w:rsidRDefault="00DF7FFB" w:rsidP="00222E34">
            <w:pPr>
              <w:pStyle w:val="ListParagraph"/>
              <w:numPr>
                <w:ilvl w:val="0"/>
                <w:numId w:val="1"/>
              </w:numPr>
              <w:ind w:left="256" w:hanging="270"/>
              <w:rPr>
                <w:ins w:id="125" w:author="Jared Castaneda" w:date="2020-12-03T19:02:00Z"/>
              </w:rPr>
            </w:pPr>
            <w:ins w:id="126" w:author="Jared Castaneda" w:date="2020-12-07T13:35:00Z">
              <w:r>
                <w:t>Added missing things</w:t>
              </w:r>
            </w:ins>
          </w:p>
        </w:tc>
        <w:tc>
          <w:tcPr>
            <w:tcW w:w="748" w:type="pct"/>
          </w:tcPr>
          <w:p w14:paraId="6A5A7DB5" w14:textId="49113239" w:rsidR="00BA2BCA" w:rsidRDefault="00B84D29" w:rsidP="00222E34">
            <w:pPr>
              <w:rPr>
                <w:ins w:id="127" w:author="Jared Castaneda" w:date="2020-12-03T19:02:00Z"/>
              </w:rPr>
            </w:pPr>
            <w:ins w:id="128" w:author="Jared Castaneda" w:date="2020-12-07T13:30:00Z">
              <w:r>
                <w:t>Jared Cast</w:t>
              </w:r>
            </w:ins>
            <w:ins w:id="129" w:author="Jared Castaneda" w:date="2020-12-07T13:31:00Z">
              <w:r>
                <w:t>aneda</w:t>
              </w:r>
            </w:ins>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069CB39B" w:rsidR="00C20764" w:rsidRDefault="00C20764" w:rsidP="00A14631">
          <w:pPr>
            <w:pStyle w:val="TOCHeading"/>
            <w:tabs>
              <w:tab w:val="left" w:pos="2892"/>
            </w:tabs>
          </w:pPr>
          <w:r>
            <w:t>Table of Contents</w:t>
          </w:r>
          <w:r w:rsidR="00A14631">
            <w:tab/>
          </w:r>
        </w:p>
        <w:p w14:paraId="1909E4D9" w14:textId="6999644A" w:rsidR="00BA2BCA" w:rsidRDefault="000C530D">
          <w:pPr>
            <w:pStyle w:val="TOC1"/>
            <w:rPr>
              <w:ins w:id="130" w:author="Jared Castaneda" w:date="2020-12-03T19:01:00Z"/>
              <w:rFonts w:eastAsiaTheme="minorEastAsia"/>
              <w:sz w:val="22"/>
            </w:rPr>
          </w:pPr>
          <w:r>
            <w:fldChar w:fldCharType="begin"/>
          </w:r>
          <w:r>
            <w:instrText xml:space="preserve"> TOC \o "1-4" \h \z \u </w:instrText>
          </w:r>
          <w:r>
            <w:fldChar w:fldCharType="separate"/>
          </w:r>
          <w:ins w:id="131" w:author="Jared Castaneda" w:date="2020-12-03T19:01:00Z">
            <w:r w:rsidR="00BA2BCA" w:rsidRPr="00DE43AD">
              <w:rPr>
                <w:rStyle w:val="Hyperlink"/>
              </w:rPr>
              <w:fldChar w:fldCharType="begin"/>
            </w:r>
            <w:r w:rsidR="00BA2BCA" w:rsidRPr="00DE43AD">
              <w:rPr>
                <w:rStyle w:val="Hyperlink"/>
              </w:rPr>
              <w:instrText xml:space="preserve"> </w:instrText>
            </w:r>
            <w:r w:rsidR="00BA2BCA">
              <w:instrText>HYPERLINK \l "_Toc57914480"</w:instrText>
            </w:r>
            <w:r w:rsidR="00BA2BCA" w:rsidRPr="00DE43AD">
              <w:rPr>
                <w:rStyle w:val="Hyperlink"/>
              </w:rPr>
              <w:instrText xml:space="preserve"> </w:instrText>
            </w:r>
            <w:r w:rsidR="00BA2BCA" w:rsidRPr="00DE43AD">
              <w:rPr>
                <w:rStyle w:val="Hyperlink"/>
              </w:rPr>
              <w:fldChar w:fldCharType="separate"/>
            </w:r>
            <w:r w:rsidR="00BA2BCA" w:rsidRPr="00DE43AD">
              <w:rPr>
                <w:rStyle w:val="Hyperlink"/>
              </w:rPr>
              <w:t>1</w:t>
            </w:r>
            <w:r w:rsidR="00BA2BCA">
              <w:rPr>
                <w:rFonts w:eastAsiaTheme="minorEastAsia"/>
                <w:sz w:val="22"/>
              </w:rPr>
              <w:tab/>
            </w:r>
            <w:r w:rsidR="00BA2BCA" w:rsidRPr="00DE43AD">
              <w:rPr>
                <w:rStyle w:val="Hyperlink"/>
              </w:rPr>
              <w:t>Use Case Description</w:t>
            </w:r>
            <w:r w:rsidR="00BA2BCA">
              <w:rPr>
                <w:webHidden/>
              </w:rPr>
              <w:tab/>
            </w:r>
            <w:r w:rsidR="00BA2BCA">
              <w:rPr>
                <w:webHidden/>
              </w:rPr>
              <w:fldChar w:fldCharType="begin"/>
            </w:r>
            <w:r w:rsidR="00BA2BCA">
              <w:rPr>
                <w:webHidden/>
              </w:rPr>
              <w:instrText xml:space="preserve"> PAGEREF _Toc57914480 \h </w:instrText>
            </w:r>
          </w:ins>
          <w:r w:rsidR="00BA2BCA">
            <w:rPr>
              <w:webHidden/>
            </w:rPr>
          </w:r>
          <w:r w:rsidR="00BA2BCA">
            <w:rPr>
              <w:webHidden/>
            </w:rPr>
            <w:fldChar w:fldCharType="separate"/>
          </w:r>
          <w:ins w:id="132" w:author="Jared Castaneda" w:date="2020-12-03T19:01:00Z">
            <w:r w:rsidR="00BA2BCA">
              <w:rPr>
                <w:webHidden/>
              </w:rPr>
              <w:t>1</w:t>
            </w:r>
            <w:r w:rsidR="00BA2BCA">
              <w:rPr>
                <w:webHidden/>
              </w:rPr>
              <w:fldChar w:fldCharType="end"/>
            </w:r>
            <w:r w:rsidR="00BA2BCA" w:rsidRPr="00DE43AD">
              <w:rPr>
                <w:rStyle w:val="Hyperlink"/>
              </w:rPr>
              <w:fldChar w:fldCharType="end"/>
            </w:r>
          </w:ins>
        </w:p>
        <w:p w14:paraId="2B9D1454" w14:textId="7CE0793D" w:rsidR="00BA2BCA" w:rsidRDefault="00BA2BCA">
          <w:pPr>
            <w:pStyle w:val="TOC2"/>
            <w:rPr>
              <w:ins w:id="133" w:author="Jared Castaneda" w:date="2020-12-03T19:01:00Z"/>
              <w:rFonts w:eastAsiaTheme="minorEastAsia"/>
              <w:noProof/>
            </w:rPr>
          </w:pPr>
          <w:ins w:id="134"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"_Toc57914485"</w:instrText>
            </w:r>
            <w:r w:rsidRPr="00DE43AD">
              <w:rPr>
                <w:rStyle w:val="Hyperlink"/>
                <w:noProof/>
              </w:rPr>
              <w:instrText xml:space="preserve"> </w:instrText>
            </w:r>
            <w:r w:rsidRPr="00DE43AD">
              <w:rPr>
                <w:rStyle w:val="Hyperlink"/>
                <w:noProof/>
              </w:rPr>
              <w:fldChar w:fldCharType="separate"/>
            </w:r>
            <w:r w:rsidRPr="00DE43AD">
              <w:rPr>
                <w:rStyle w:val="Hyperlink"/>
                <w:noProof/>
              </w:rPr>
              <w:t>1.1</w:t>
            </w:r>
            <w:r>
              <w:rPr>
                <w:rFonts w:eastAsiaTheme="minorEastAsia"/>
                <w:noProof/>
              </w:rPr>
              <w:tab/>
            </w:r>
            <w:r w:rsidRPr="00DE43AD">
              <w:rPr>
                <w:rStyle w:val="Hyperlink"/>
                <w:noProof/>
              </w:rPr>
              <w:t>Use Case Title</w:t>
            </w:r>
            <w:r>
              <w:rPr>
                <w:noProof/>
                <w:webHidden/>
              </w:rPr>
              <w:tab/>
            </w:r>
            <w:r>
              <w:rPr>
                <w:noProof/>
                <w:webHidden/>
              </w:rPr>
              <w:fldChar w:fldCharType="begin"/>
            </w:r>
            <w:r>
              <w:rPr>
                <w:noProof/>
                <w:webHidden/>
              </w:rPr>
              <w:instrText xml:space="preserve"> PAGEREF _Toc57914485 \h </w:instrText>
            </w:r>
          </w:ins>
          <w:r>
            <w:rPr>
              <w:noProof/>
              <w:webHidden/>
            </w:rPr>
          </w:r>
          <w:r>
            <w:rPr>
              <w:noProof/>
              <w:webHidden/>
            </w:rPr>
            <w:fldChar w:fldCharType="separate"/>
          </w:r>
          <w:ins w:id="135" w:author="Jared Castaneda" w:date="2020-12-03T19:01:00Z">
            <w:r>
              <w:rPr>
                <w:noProof/>
                <w:webHidden/>
              </w:rPr>
              <w:t>1</w:t>
            </w:r>
            <w:r>
              <w:rPr>
                <w:noProof/>
                <w:webHidden/>
              </w:rPr>
              <w:fldChar w:fldCharType="end"/>
            </w:r>
            <w:r w:rsidRPr="00DE43AD">
              <w:rPr>
                <w:rStyle w:val="Hyperlink"/>
                <w:noProof/>
              </w:rPr>
              <w:fldChar w:fldCharType="end"/>
            </w:r>
          </w:ins>
        </w:p>
        <w:p w14:paraId="44219689" w14:textId="332D95F3" w:rsidR="00BA2BCA" w:rsidRDefault="00BA2BCA">
          <w:pPr>
            <w:pStyle w:val="TOC2"/>
            <w:rPr>
              <w:ins w:id="136" w:author="Jared Castaneda" w:date="2020-12-03T19:01:00Z"/>
              <w:rFonts w:eastAsiaTheme="minorEastAsia"/>
              <w:noProof/>
            </w:rPr>
          </w:pPr>
          <w:ins w:id="137"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"_Toc57914486"</w:instrText>
            </w:r>
            <w:r w:rsidRPr="00DE43AD">
              <w:rPr>
                <w:rStyle w:val="Hyperlink"/>
                <w:noProof/>
              </w:rPr>
              <w:instrText xml:space="preserve"> </w:instrText>
            </w:r>
            <w:r w:rsidRPr="00DE43AD">
              <w:rPr>
                <w:rStyle w:val="Hyperlink"/>
                <w:noProof/>
              </w:rPr>
              <w:fldChar w:fldCharType="separate"/>
            </w:r>
            <w:r w:rsidRPr="00DE43AD">
              <w:rPr>
                <w:rStyle w:val="Hyperlink"/>
                <w:noProof/>
              </w:rPr>
              <w:t>1.2</w:t>
            </w:r>
            <w:r>
              <w:rPr>
                <w:rFonts w:eastAsiaTheme="minorEastAsia"/>
                <w:noProof/>
              </w:rPr>
              <w:tab/>
            </w:r>
            <w:r w:rsidRPr="00DE43AD">
              <w:rPr>
                <w:rStyle w:val="Hyperlink"/>
                <w:noProof/>
              </w:rPr>
              <w:t>Scope</w:t>
            </w:r>
            <w:r>
              <w:rPr>
                <w:noProof/>
                <w:webHidden/>
              </w:rPr>
              <w:tab/>
            </w:r>
            <w:r>
              <w:rPr>
                <w:noProof/>
                <w:webHidden/>
              </w:rPr>
              <w:fldChar w:fldCharType="begin"/>
            </w:r>
            <w:r>
              <w:rPr>
                <w:noProof/>
                <w:webHidden/>
              </w:rPr>
              <w:instrText xml:space="preserve"> PAGEREF _Toc57914486 \h </w:instrText>
            </w:r>
          </w:ins>
          <w:r>
            <w:rPr>
              <w:noProof/>
              <w:webHidden/>
            </w:rPr>
          </w:r>
          <w:r>
            <w:rPr>
              <w:noProof/>
              <w:webHidden/>
            </w:rPr>
            <w:fldChar w:fldCharType="separate"/>
          </w:r>
          <w:ins w:id="138" w:author="Jared Castaneda" w:date="2020-12-03T19:01:00Z">
            <w:r>
              <w:rPr>
                <w:noProof/>
                <w:webHidden/>
              </w:rPr>
              <w:t>1</w:t>
            </w:r>
            <w:r>
              <w:rPr>
                <w:noProof/>
                <w:webHidden/>
              </w:rPr>
              <w:fldChar w:fldCharType="end"/>
            </w:r>
            <w:r w:rsidRPr="00DE43AD">
              <w:rPr>
                <w:rStyle w:val="Hyperlink"/>
                <w:noProof/>
              </w:rPr>
              <w:fldChar w:fldCharType="end"/>
            </w:r>
          </w:ins>
        </w:p>
        <w:p w14:paraId="5798CC33" w14:textId="24524F69" w:rsidR="00BA2BCA" w:rsidRDefault="00BA2BCA">
          <w:pPr>
            <w:pStyle w:val="TOC2"/>
            <w:rPr>
              <w:ins w:id="139" w:author="Jared Castaneda" w:date="2020-12-03T19:01:00Z"/>
              <w:rFonts w:eastAsiaTheme="minorEastAsia"/>
              <w:noProof/>
            </w:rPr>
          </w:pPr>
          <w:ins w:id="140"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"_Toc57914487"</w:instrText>
            </w:r>
            <w:r w:rsidRPr="00DE43AD">
              <w:rPr>
                <w:rStyle w:val="Hyperlink"/>
                <w:noProof/>
              </w:rPr>
              <w:instrText xml:space="preserve"> </w:instrText>
            </w:r>
            <w:r w:rsidRPr="00DE43AD">
              <w:rPr>
                <w:rStyle w:val="Hyperlink"/>
                <w:noProof/>
              </w:rPr>
              <w:fldChar w:fldCharType="separate"/>
            </w:r>
            <w:r w:rsidRPr="00DE43AD">
              <w:rPr>
                <w:rStyle w:val="Hyperlink"/>
                <w:noProof/>
              </w:rPr>
              <w:t>1.3</w:t>
            </w:r>
            <w:r>
              <w:rPr>
                <w:rFonts w:eastAsiaTheme="minorEastAsia"/>
                <w:noProof/>
              </w:rPr>
              <w:tab/>
            </w:r>
            <w:r w:rsidRPr="00DE43AD">
              <w:rPr>
                <w:rStyle w:val="Hyperlink"/>
                <w:noProof/>
              </w:rPr>
              <w:t>Category</w:t>
            </w:r>
            <w:r>
              <w:rPr>
                <w:noProof/>
                <w:webHidden/>
              </w:rPr>
              <w:tab/>
            </w:r>
            <w:r>
              <w:rPr>
                <w:noProof/>
                <w:webHidden/>
              </w:rPr>
              <w:fldChar w:fldCharType="begin"/>
            </w:r>
            <w:r>
              <w:rPr>
                <w:noProof/>
                <w:webHidden/>
              </w:rPr>
              <w:instrText xml:space="preserve"> PAGEREF _Toc57914487 \h </w:instrText>
            </w:r>
          </w:ins>
          <w:r>
            <w:rPr>
              <w:noProof/>
              <w:webHidden/>
            </w:rPr>
          </w:r>
          <w:r>
            <w:rPr>
              <w:noProof/>
              <w:webHidden/>
            </w:rPr>
            <w:fldChar w:fldCharType="separate"/>
          </w:r>
          <w:ins w:id="141" w:author="Jared Castaneda" w:date="2020-12-03T19:01:00Z">
            <w:r>
              <w:rPr>
                <w:noProof/>
                <w:webHidden/>
              </w:rPr>
              <w:t>1</w:t>
            </w:r>
            <w:r>
              <w:rPr>
                <w:noProof/>
                <w:webHidden/>
              </w:rPr>
              <w:fldChar w:fldCharType="end"/>
            </w:r>
            <w:r w:rsidRPr="00DE43AD">
              <w:rPr>
                <w:rStyle w:val="Hyperlink"/>
                <w:noProof/>
              </w:rPr>
              <w:fldChar w:fldCharType="end"/>
            </w:r>
          </w:ins>
        </w:p>
        <w:p w14:paraId="1BDEB6D7" w14:textId="3491373E" w:rsidR="00BA2BCA" w:rsidRDefault="00BA2BCA">
          <w:pPr>
            <w:pStyle w:val="TOC3"/>
            <w:rPr>
              <w:ins w:id="142" w:author="Jared Castaneda" w:date="2020-12-03T19:01:00Z"/>
              <w:rFonts w:eastAsiaTheme="minorEastAsia"/>
              <w:noProof/>
            </w:rPr>
          </w:pPr>
          <w:ins w:id="143"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"_Toc57914488"</w:instrText>
            </w:r>
            <w:r w:rsidRPr="00DE43AD">
              <w:rPr>
                <w:rStyle w:val="Hyperlink"/>
                <w:noProof/>
              </w:rPr>
              <w:instrText xml:space="preserve"> </w:instrText>
            </w:r>
            <w:r w:rsidRPr="00DE43AD">
              <w:rPr>
                <w:rStyle w:val="Hyperlink"/>
                <w:noProof/>
              </w:rPr>
              <w:fldChar w:fldCharType="separate"/>
            </w:r>
            <w:r w:rsidRPr="00DE43AD">
              <w:rPr>
                <w:rStyle w:val="Hyperlink"/>
                <w:noProof/>
              </w:rPr>
              <w:t>1.3.1</w:t>
            </w:r>
            <w:r>
              <w:rPr>
                <w:rFonts w:eastAsiaTheme="minorEastAsia"/>
                <w:noProof/>
              </w:rPr>
              <w:tab/>
            </w:r>
            <w:r w:rsidRPr="00DE43AD">
              <w:rPr>
                <w:rStyle w:val="Hyperlink"/>
                <w:noProof/>
              </w:rPr>
              <w:t>Risks addressed</w:t>
            </w:r>
            <w:r>
              <w:rPr>
                <w:noProof/>
                <w:webHidden/>
              </w:rPr>
              <w:tab/>
            </w:r>
            <w:r>
              <w:rPr>
                <w:noProof/>
                <w:webHidden/>
              </w:rPr>
              <w:fldChar w:fldCharType="begin"/>
            </w:r>
            <w:r>
              <w:rPr>
                <w:noProof/>
                <w:webHidden/>
              </w:rPr>
              <w:instrText xml:space="preserve"> PAGEREF _Toc57914488 \h </w:instrText>
            </w:r>
          </w:ins>
          <w:r>
            <w:rPr>
              <w:noProof/>
              <w:webHidden/>
            </w:rPr>
          </w:r>
          <w:r>
            <w:rPr>
              <w:noProof/>
              <w:webHidden/>
            </w:rPr>
            <w:fldChar w:fldCharType="separate"/>
          </w:r>
          <w:ins w:id="144" w:author="Jared Castaneda" w:date="2020-12-03T19:01:00Z">
            <w:r>
              <w:rPr>
                <w:noProof/>
                <w:webHidden/>
              </w:rPr>
              <w:t>1</w:t>
            </w:r>
            <w:r>
              <w:rPr>
                <w:noProof/>
                <w:webHidden/>
              </w:rPr>
              <w:fldChar w:fldCharType="end"/>
            </w:r>
            <w:r w:rsidRPr="00DE43AD">
              <w:rPr>
                <w:rStyle w:val="Hyperlink"/>
                <w:noProof/>
              </w:rPr>
              <w:fldChar w:fldCharType="end"/>
            </w:r>
          </w:ins>
        </w:p>
        <w:p w14:paraId="4A1928AD" w14:textId="6380B219" w:rsidR="00BA2BCA" w:rsidRDefault="00BA2BCA">
          <w:pPr>
            <w:pStyle w:val="TOC2"/>
            <w:rPr>
              <w:ins w:id="145" w:author="Jared Castaneda" w:date="2020-12-03T19:01:00Z"/>
              <w:rFonts w:eastAsiaTheme="minorEastAsia"/>
              <w:noProof/>
            </w:rPr>
          </w:pPr>
          <w:ins w:id="146"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"_Toc57914489"</w:instrText>
            </w:r>
            <w:r w:rsidRPr="00DE43AD">
              <w:rPr>
                <w:rStyle w:val="Hyperlink"/>
                <w:noProof/>
              </w:rPr>
              <w:instrText xml:space="preserve"> </w:instrText>
            </w:r>
            <w:r w:rsidRPr="00DE43AD">
              <w:rPr>
                <w:rStyle w:val="Hyperlink"/>
                <w:noProof/>
              </w:rPr>
              <w:fldChar w:fldCharType="separate"/>
            </w:r>
            <w:r w:rsidRPr="00DE43AD">
              <w:rPr>
                <w:rStyle w:val="Hyperlink"/>
                <w:noProof/>
              </w:rPr>
              <w:t>1.4</w:t>
            </w:r>
            <w:r>
              <w:rPr>
                <w:rFonts w:eastAsiaTheme="minorEastAsia"/>
                <w:noProof/>
              </w:rPr>
              <w:tab/>
            </w:r>
            <w:r w:rsidRPr="00DE43AD">
              <w:rPr>
                <w:rStyle w:val="Hyperlink"/>
                <w:noProof/>
              </w:rPr>
              <w:t>Level</w:t>
            </w:r>
            <w:r>
              <w:rPr>
                <w:noProof/>
                <w:webHidden/>
              </w:rPr>
              <w:tab/>
            </w:r>
            <w:r>
              <w:rPr>
                <w:noProof/>
                <w:webHidden/>
              </w:rPr>
              <w:fldChar w:fldCharType="begin"/>
            </w:r>
            <w:r>
              <w:rPr>
                <w:noProof/>
                <w:webHidden/>
              </w:rPr>
              <w:instrText xml:space="preserve"> PAGEREF _Toc57914489 \h </w:instrText>
            </w:r>
          </w:ins>
          <w:r>
            <w:rPr>
              <w:noProof/>
              <w:webHidden/>
            </w:rPr>
          </w:r>
          <w:r>
            <w:rPr>
              <w:noProof/>
              <w:webHidden/>
            </w:rPr>
            <w:fldChar w:fldCharType="separate"/>
          </w:r>
          <w:ins w:id="147" w:author="Jared Castaneda" w:date="2020-12-03T19:01:00Z">
            <w:r>
              <w:rPr>
                <w:noProof/>
                <w:webHidden/>
              </w:rPr>
              <w:t>1</w:t>
            </w:r>
            <w:r>
              <w:rPr>
                <w:noProof/>
                <w:webHidden/>
              </w:rPr>
              <w:fldChar w:fldCharType="end"/>
            </w:r>
            <w:r w:rsidRPr="00DE43AD">
              <w:rPr>
                <w:rStyle w:val="Hyperlink"/>
                <w:noProof/>
              </w:rPr>
              <w:fldChar w:fldCharType="end"/>
            </w:r>
          </w:ins>
        </w:p>
        <w:p w14:paraId="423A5521" w14:textId="36780EFD" w:rsidR="00BA2BCA" w:rsidRDefault="00BA2BCA">
          <w:pPr>
            <w:pStyle w:val="TOC2"/>
            <w:rPr>
              <w:ins w:id="148" w:author="Jared Castaneda" w:date="2020-12-03T19:01:00Z"/>
              <w:rFonts w:eastAsiaTheme="minorEastAsia"/>
              <w:noProof/>
            </w:rPr>
          </w:pPr>
          <w:ins w:id="149"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"_Toc57914490"</w:instrText>
            </w:r>
            <w:r w:rsidRPr="00DE43AD">
              <w:rPr>
                <w:rStyle w:val="Hyperlink"/>
                <w:noProof/>
              </w:rPr>
              <w:instrText xml:space="preserve"> </w:instrText>
            </w:r>
            <w:r w:rsidRPr="00DE43AD">
              <w:rPr>
                <w:rStyle w:val="Hyperlink"/>
                <w:noProof/>
              </w:rPr>
              <w:fldChar w:fldCharType="separate"/>
            </w:r>
            <w:r w:rsidRPr="00DE43AD">
              <w:rPr>
                <w:rStyle w:val="Hyperlink"/>
                <w:noProof/>
              </w:rPr>
              <w:t>1.5</w:t>
            </w:r>
            <w:r>
              <w:rPr>
                <w:rFonts w:eastAsiaTheme="minorEastAsia"/>
                <w:noProof/>
              </w:rPr>
              <w:tab/>
            </w:r>
            <w:r w:rsidRPr="00DE43AD">
              <w:rPr>
                <w:rStyle w:val="Hyperlink"/>
                <w:noProof/>
              </w:rPr>
              <w:t>Primary Actor(s)</w:t>
            </w:r>
            <w:r>
              <w:rPr>
                <w:noProof/>
                <w:webHidden/>
              </w:rPr>
              <w:tab/>
            </w:r>
            <w:r>
              <w:rPr>
                <w:noProof/>
                <w:webHidden/>
              </w:rPr>
              <w:fldChar w:fldCharType="begin"/>
            </w:r>
            <w:r>
              <w:rPr>
                <w:noProof/>
                <w:webHidden/>
              </w:rPr>
              <w:instrText xml:space="preserve"> PAGEREF _Toc57914490 \h </w:instrText>
            </w:r>
          </w:ins>
          <w:r>
            <w:rPr>
              <w:noProof/>
              <w:webHidden/>
            </w:rPr>
          </w:r>
          <w:r>
            <w:rPr>
              <w:noProof/>
              <w:webHidden/>
            </w:rPr>
            <w:fldChar w:fldCharType="separate"/>
          </w:r>
          <w:ins w:id="150" w:author="Jared Castaneda" w:date="2020-12-03T19:01:00Z">
            <w:r>
              <w:rPr>
                <w:noProof/>
                <w:webHidden/>
              </w:rPr>
              <w:t>1</w:t>
            </w:r>
            <w:r>
              <w:rPr>
                <w:noProof/>
                <w:webHidden/>
              </w:rPr>
              <w:fldChar w:fldCharType="end"/>
            </w:r>
            <w:r w:rsidRPr="00DE43AD">
              <w:rPr>
                <w:rStyle w:val="Hyperlink"/>
                <w:noProof/>
              </w:rPr>
              <w:fldChar w:fldCharType="end"/>
            </w:r>
          </w:ins>
        </w:p>
        <w:p w14:paraId="52E0BC7D" w14:textId="6DAB4BF9" w:rsidR="00BA2BCA" w:rsidRDefault="00BA2BCA">
          <w:pPr>
            <w:pStyle w:val="TOC2"/>
            <w:rPr>
              <w:ins w:id="151" w:author="Jared Castaneda" w:date="2020-12-03T19:01:00Z"/>
              <w:rFonts w:eastAsiaTheme="minorEastAsia"/>
              <w:noProof/>
            </w:rPr>
          </w:pPr>
          <w:ins w:id="152"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"_Toc57914492"</w:instrText>
            </w:r>
            <w:r w:rsidRPr="00DE43AD">
              <w:rPr>
                <w:rStyle w:val="Hyperlink"/>
                <w:noProof/>
              </w:rPr>
              <w:instrText xml:space="preserve"> </w:instrText>
            </w:r>
            <w:r w:rsidRPr="00DE43AD">
              <w:rPr>
                <w:rStyle w:val="Hyperlink"/>
                <w:noProof/>
              </w:rPr>
              <w:fldChar w:fldCharType="separate"/>
            </w:r>
            <w:r w:rsidRPr="00DE43AD">
              <w:rPr>
                <w:rStyle w:val="Hyperlink"/>
                <w:noProof/>
              </w:rPr>
              <w:t>1.6</w:t>
            </w:r>
            <w:r>
              <w:rPr>
                <w:rFonts w:eastAsiaTheme="minorEastAsia"/>
                <w:noProof/>
              </w:rPr>
              <w:tab/>
            </w:r>
            <w:r w:rsidRPr="00DE43AD">
              <w:rPr>
                <w:rStyle w:val="Hyperlink"/>
                <w:noProof/>
              </w:rPr>
              <w:t>Stakeholders and Interests:</w:t>
            </w:r>
            <w:r>
              <w:rPr>
                <w:noProof/>
                <w:webHidden/>
              </w:rPr>
              <w:tab/>
            </w:r>
            <w:r>
              <w:rPr>
                <w:noProof/>
                <w:webHidden/>
              </w:rPr>
              <w:fldChar w:fldCharType="begin"/>
            </w:r>
            <w:r>
              <w:rPr>
                <w:noProof/>
                <w:webHidden/>
              </w:rPr>
              <w:instrText xml:space="preserve"> PAGEREF _Toc57914492 \h </w:instrText>
            </w:r>
          </w:ins>
          <w:r>
            <w:rPr>
              <w:noProof/>
              <w:webHidden/>
            </w:rPr>
          </w:r>
          <w:r>
            <w:rPr>
              <w:noProof/>
              <w:webHidden/>
            </w:rPr>
            <w:fldChar w:fldCharType="separate"/>
          </w:r>
          <w:ins w:id="153" w:author="Jared Castaneda" w:date="2020-12-03T19:01:00Z">
            <w:r>
              <w:rPr>
                <w:noProof/>
                <w:webHidden/>
              </w:rPr>
              <w:t>1</w:t>
            </w:r>
            <w:r>
              <w:rPr>
                <w:noProof/>
                <w:webHidden/>
              </w:rPr>
              <w:fldChar w:fldCharType="end"/>
            </w:r>
            <w:r w:rsidRPr="00DE43AD">
              <w:rPr>
                <w:rStyle w:val="Hyperlink"/>
                <w:noProof/>
              </w:rPr>
              <w:fldChar w:fldCharType="end"/>
            </w:r>
          </w:ins>
        </w:p>
        <w:p w14:paraId="12ABD7A9" w14:textId="62F9BDCF" w:rsidR="00BA2BCA" w:rsidRDefault="00BA2BCA">
          <w:pPr>
            <w:pStyle w:val="TOC3"/>
            <w:rPr>
              <w:ins w:id="154" w:author="Jared Castaneda" w:date="2020-12-03T19:01:00Z"/>
              <w:rFonts w:eastAsiaTheme="minorEastAsia"/>
              <w:noProof/>
            </w:rPr>
          </w:pPr>
          <w:ins w:id="155"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"_Toc57914499"</w:instrText>
            </w:r>
            <w:r w:rsidRPr="00DE43AD">
              <w:rPr>
                <w:rStyle w:val="Hyperlink"/>
                <w:noProof/>
              </w:rPr>
              <w:instrText xml:space="preserve"> </w:instrText>
            </w:r>
            <w:r w:rsidRPr="00DE43AD">
              <w:rPr>
                <w:rStyle w:val="Hyperlink"/>
                <w:noProof/>
              </w:rPr>
              <w:fldChar w:fldCharType="separate"/>
            </w:r>
            <w:r w:rsidRPr="00DE43AD">
              <w:rPr>
                <w:rStyle w:val="Hyperlink"/>
                <w:noProof/>
              </w:rPr>
              <w:t>1.6.1</w:t>
            </w:r>
            <w:r>
              <w:rPr>
                <w:rFonts w:eastAsiaTheme="minorEastAsia"/>
                <w:noProof/>
              </w:rPr>
              <w:tab/>
            </w:r>
            <w:r w:rsidRPr="00DE43AD">
              <w:rPr>
                <w:rStyle w:val="Hyperlink"/>
                <w:noProof/>
              </w:rPr>
              <w:t>Project Team</w:t>
            </w:r>
            <w:r>
              <w:rPr>
                <w:noProof/>
                <w:webHidden/>
              </w:rPr>
              <w:tab/>
            </w:r>
            <w:r>
              <w:rPr>
                <w:noProof/>
                <w:webHidden/>
              </w:rPr>
              <w:fldChar w:fldCharType="begin"/>
            </w:r>
            <w:r>
              <w:rPr>
                <w:noProof/>
                <w:webHidden/>
              </w:rPr>
              <w:instrText xml:space="preserve"> PAGEREF _Toc57914499 \h </w:instrText>
            </w:r>
          </w:ins>
          <w:r>
            <w:rPr>
              <w:noProof/>
              <w:webHidden/>
            </w:rPr>
          </w:r>
          <w:r>
            <w:rPr>
              <w:noProof/>
              <w:webHidden/>
            </w:rPr>
            <w:fldChar w:fldCharType="separate"/>
          </w:r>
          <w:ins w:id="156" w:author="Jared Castaneda" w:date="2020-12-03T19:01:00Z">
            <w:r>
              <w:rPr>
                <w:noProof/>
                <w:webHidden/>
              </w:rPr>
              <w:t>1</w:t>
            </w:r>
            <w:r>
              <w:rPr>
                <w:noProof/>
                <w:webHidden/>
              </w:rPr>
              <w:fldChar w:fldCharType="end"/>
            </w:r>
            <w:r w:rsidRPr="00DE43AD">
              <w:rPr>
                <w:rStyle w:val="Hyperlink"/>
                <w:noProof/>
              </w:rPr>
              <w:fldChar w:fldCharType="end"/>
            </w:r>
          </w:ins>
        </w:p>
        <w:p w14:paraId="657D3679" w14:textId="1A413DB7" w:rsidR="00BA2BCA" w:rsidRDefault="00BA2BCA">
          <w:pPr>
            <w:pStyle w:val="TOC3"/>
            <w:rPr>
              <w:ins w:id="157" w:author="Jared Castaneda" w:date="2020-12-03T19:01:00Z"/>
              <w:rFonts w:eastAsiaTheme="minorEastAsia"/>
              <w:noProof/>
            </w:rPr>
          </w:pPr>
          <w:ins w:id="158"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"_Toc57914500"</w:instrText>
            </w:r>
            <w:r w:rsidRPr="00DE43AD">
              <w:rPr>
                <w:rStyle w:val="Hyperlink"/>
                <w:noProof/>
              </w:rPr>
              <w:instrText xml:space="preserve"> </w:instrText>
            </w:r>
            <w:r w:rsidRPr="00DE43AD">
              <w:rPr>
                <w:rStyle w:val="Hyperlink"/>
                <w:noProof/>
              </w:rPr>
              <w:fldChar w:fldCharType="separate"/>
            </w:r>
            <w:r w:rsidRPr="00DE43AD">
              <w:rPr>
                <w:rStyle w:val="Hyperlink"/>
                <w:noProof/>
              </w:rPr>
              <w:t>1.6.2</w:t>
            </w:r>
            <w:r>
              <w:rPr>
                <w:rFonts w:eastAsiaTheme="minorEastAsia"/>
                <w:noProof/>
              </w:rPr>
              <w:tab/>
            </w:r>
            <w:r w:rsidRPr="00DE43AD">
              <w:rPr>
                <w:rStyle w:val="Hyperlink"/>
                <w:noProof/>
              </w:rPr>
              <w:t>Airline Ticket Commissioner</w:t>
            </w:r>
            <w:r>
              <w:rPr>
                <w:noProof/>
                <w:webHidden/>
              </w:rPr>
              <w:tab/>
            </w:r>
            <w:r>
              <w:rPr>
                <w:noProof/>
                <w:webHidden/>
              </w:rPr>
              <w:fldChar w:fldCharType="begin"/>
            </w:r>
            <w:r>
              <w:rPr>
                <w:noProof/>
                <w:webHidden/>
              </w:rPr>
              <w:instrText xml:space="preserve"> PAGEREF _Toc57914500 \h </w:instrText>
            </w:r>
          </w:ins>
          <w:r>
            <w:rPr>
              <w:noProof/>
              <w:webHidden/>
            </w:rPr>
          </w:r>
          <w:r>
            <w:rPr>
              <w:noProof/>
              <w:webHidden/>
            </w:rPr>
            <w:fldChar w:fldCharType="separate"/>
          </w:r>
          <w:ins w:id="159" w:author="Jared Castaneda" w:date="2020-12-03T19:01:00Z">
            <w:r>
              <w:rPr>
                <w:noProof/>
                <w:webHidden/>
              </w:rPr>
              <w:t>1</w:t>
            </w:r>
            <w:r>
              <w:rPr>
                <w:noProof/>
                <w:webHidden/>
              </w:rPr>
              <w:fldChar w:fldCharType="end"/>
            </w:r>
            <w:r w:rsidRPr="00DE43AD">
              <w:rPr>
                <w:rStyle w:val="Hyperlink"/>
                <w:noProof/>
              </w:rPr>
              <w:fldChar w:fldCharType="end"/>
            </w:r>
          </w:ins>
        </w:p>
        <w:p w14:paraId="0F9FB61F" w14:textId="0B2369BE" w:rsidR="00BA2BCA" w:rsidRDefault="00BA2BCA">
          <w:pPr>
            <w:pStyle w:val="TOC3"/>
            <w:rPr>
              <w:ins w:id="160" w:author="Jared Castaneda" w:date="2020-12-03T19:01:00Z"/>
              <w:rFonts w:eastAsiaTheme="minorEastAsia"/>
              <w:noProof/>
            </w:rPr>
          </w:pPr>
          <w:ins w:id="161"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"_Toc57914501"</w:instrText>
            </w:r>
            <w:r w:rsidRPr="00DE43AD">
              <w:rPr>
                <w:rStyle w:val="Hyperlink"/>
                <w:noProof/>
              </w:rPr>
              <w:instrText xml:space="preserve"> </w:instrText>
            </w:r>
            <w:r w:rsidRPr="00DE43AD">
              <w:rPr>
                <w:rStyle w:val="Hyperlink"/>
                <w:noProof/>
              </w:rPr>
              <w:fldChar w:fldCharType="separate"/>
            </w:r>
            <w:r w:rsidRPr="00DE43AD">
              <w:rPr>
                <w:rStyle w:val="Hyperlink"/>
                <w:noProof/>
              </w:rPr>
              <w:t>1.6.3</w:t>
            </w:r>
            <w:r>
              <w:rPr>
                <w:rFonts w:eastAsiaTheme="minorEastAsia"/>
                <w:noProof/>
              </w:rPr>
              <w:tab/>
            </w:r>
            <w:r w:rsidRPr="00DE43AD">
              <w:rPr>
                <w:rStyle w:val="Hyperlink"/>
                <w:noProof/>
              </w:rPr>
              <w:t>Hotel Promoter</w:t>
            </w:r>
            <w:r>
              <w:rPr>
                <w:noProof/>
                <w:webHidden/>
              </w:rPr>
              <w:tab/>
            </w:r>
            <w:r>
              <w:rPr>
                <w:noProof/>
                <w:webHidden/>
              </w:rPr>
              <w:fldChar w:fldCharType="begin"/>
            </w:r>
            <w:r>
              <w:rPr>
                <w:noProof/>
                <w:webHidden/>
              </w:rPr>
              <w:instrText xml:space="preserve"> PAGEREF _Toc57914501 \h </w:instrText>
            </w:r>
          </w:ins>
          <w:r>
            <w:rPr>
              <w:noProof/>
              <w:webHidden/>
            </w:rPr>
          </w:r>
          <w:r>
            <w:rPr>
              <w:noProof/>
              <w:webHidden/>
            </w:rPr>
            <w:fldChar w:fldCharType="separate"/>
          </w:r>
          <w:ins w:id="162" w:author="Jared Castaneda" w:date="2020-12-03T19:01:00Z">
            <w:r>
              <w:rPr>
                <w:noProof/>
                <w:webHidden/>
              </w:rPr>
              <w:t>1</w:t>
            </w:r>
            <w:r>
              <w:rPr>
                <w:noProof/>
                <w:webHidden/>
              </w:rPr>
              <w:fldChar w:fldCharType="end"/>
            </w:r>
            <w:r w:rsidRPr="00DE43AD">
              <w:rPr>
                <w:rStyle w:val="Hyperlink"/>
                <w:noProof/>
              </w:rPr>
              <w:fldChar w:fldCharType="end"/>
            </w:r>
          </w:ins>
        </w:p>
        <w:p w14:paraId="7D1A87E5" w14:textId="643FC65E" w:rsidR="00BA2BCA" w:rsidRDefault="00BA2BCA">
          <w:pPr>
            <w:pStyle w:val="TOC2"/>
            <w:rPr>
              <w:ins w:id="163" w:author="Jared Castaneda" w:date="2020-12-03T19:01:00Z"/>
              <w:rFonts w:eastAsiaTheme="minorEastAsia"/>
              <w:noProof/>
            </w:rPr>
          </w:pPr>
          <w:ins w:id="164"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"_Toc57914502"</w:instrText>
            </w:r>
            <w:r w:rsidRPr="00DE43AD">
              <w:rPr>
                <w:rStyle w:val="Hyperlink"/>
                <w:noProof/>
              </w:rPr>
              <w:instrText xml:space="preserve"> </w:instrText>
            </w:r>
            <w:r w:rsidRPr="00DE43AD">
              <w:rPr>
                <w:rStyle w:val="Hyperlink"/>
                <w:noProof/>
              </w:rPr>
              <w:fldChar w:fldCharType="separate"/>
            </w:r>
            <w:r w:rsidRPr="00DE43AD">
              <w:rPr>
                <w:rStyle w:val="Hyperlink"/>
                <w:noProof/>
              </w:rPr>
              <w:t>1.7</w:t>
            </w:r>
            <w:r>
              <w:rPr>
                <w:rFonts w:eastAsiaTheme="minorEastAsia"/>
                <w:noProof/>
              </w:rPr>
              <w:tab/>
            </w:r>
            <w:r w:rsidRPr="00DE43AD">
              <w:rPr>
                <w:rStyle w:val="Hyperlink"/>
                <w:noProof/>
              </w:rPr>
              <w:t>Preconditions (Entrance Criteria)</w:t>
            </w:r>
            <w:r>
              <w:rPr>
                <w:noProof/>
                <w:webHidden/>
              </w:rPr>
              <w:tab/>
            </w:r>
            <w:r>
              <w:rPr>
                <w:noProof/>
                <w:webHidden/>
              </w:rPr>
              <w:fldChar w:fldCharType="begin"/>
            </w:r>
            <w:r>
              <w:rPr>
                <w:noProof/>
                <w:webHidden/>
              </w:rPr>
              <w:instrText xml:space="preserve"> PAGEREF _Toc57914502 \h </w:instrText>
            </w:r>
          </w:ins>
          <w:r>
            <w:rPr>
              <w:noProof/>
              <w:webHidden/>
            </w:rPr>
          </w:r>
          <w:r>
            <w:rPr>
              <w:noProof/>
              <w:webHidden/>
            </w:rPr>
            <w:fldChar w:fldCharType="separate"/>
          </w:r>
          <w:ins w:id="165" w:author="Jared Castaneda" w:date="2020-12-03T19:01:00Z">
            <w:r>
              <w:rPr>
                <w:noProof/>
                <w:webHidden/>
              </w:rPr>
              <w:t>1</w:t>
            </w:r>
            <w:r>
              <w:rPr>
                <w:noProof/>
                <w:webHidden/>
              </w:rPr>
              <w:fldChar w:fldCharType="end"/>
            </w:r>
            <w:r w:rsidRPr="00DE43AD">
              <w:rPr>
                <w:rStyle w:val="Hyperlink"/>
                <w:noProof/>
              </w:rPr>
              <w:fldChar w:fldCharType="end"/>
            </w:r>
          </w:ins>
        </w:p>
        <w:p w14:paraId="7DDC44B7" w14:textId="735A4773" w:rsidR="00BA2BCA" w:rsidRDefault="00BA2BCA">
          <w:pPr>
            <w:pStyle w:val="TOC2"/>
            <w:rPr>
              <w:ins w:id="166" w:author="Jared Castaneda" w:date="2020-12-03T19:01:00Z"/>
              <w:rFonts w:eastAsiaTheme="minorEastAsia"/>
              <w:noProof/>
            </w:rPr>
          </w:pPr>
          <w:ins w:id="167"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"_Toc57914503"</w:instrText>
            </w:r>
            <w:r w:rsidRPr="00DE43AD">
              <w:rPr>
                <w:rStyle w:val="Hyperlink"/>
                <w:noProof/>
              </w:rPr>
              <w:instrText xml:space="preserve"> </w:instrText>
            </w:r>
            <w:r w:rsidRPr="00DE43AD">
              <w:rPr>
                <w:rStyle w:val="Hyperlink"/>
                <w:noProof/>
              </w:rPr>
              <w:fldChar w:fldCharType="separate"/>
            </w:r>
            <w:r w:rsidRPr="00DE43AD">
              <w:rPr>
                <w:rStyle w:val="Hyperlink"/>
                <w:noProof/>
              </w:rPr>
              <w:t>1.8</w:t>
            </w:r>
            <w:r>
              <w:rPr>
                <w:rFonts w:eastAsiaTheme="minorEastAsia"/>
                <w:noProof/>
              </w:rPr>
              <w:tab/>
            </w:r>
            <w:r w:rsidRPr="00DE43AD">
              <w:rPr>
                <w:rStyle w:val="Hyperlink"/>
                <w:noProof/>
              </w:rPr>
              <w:t>Success Guarantee (Exit State)</w:t>
            </w:r>
            <w:r>
              <w:rPr>
                <w:noProof/>
                <w:webHidden/>
              </w:rPr>
              <w:tab/>
            </w:r>
            <w:r>
              <w:rPr>
                <w:noProof/>
                <w:webHidden/>
              </w:rPr>
              <w:fldChar w:fldCharType="begin"/>
            </w:r>
            <w:r>
              <w:rPr>
                <w:noProof/>
                <w:webHidden/>
              </w:rPr>
              <w:instrText xml:space="preserve"> PAGEREF _Toc57914503 \h </w:instrText>
            </w:r>
          </w:ins>
          <w:r>
            <w:rPr>
              <w:noProof/>
              <w:webHidden/>
            </w:rPr>
          </w:r>
          <w:r>
            <w:rPr>
              <w:noProof/>
              <w:webHidden/>
            </w:rPr>
            <w:fldChar w:fldCharType="separate"/>
          </w:r>
          <w:ins w:id="168" w:author="Jared Castaneda" w:date="2020-12-03T19:01:00Z">
            <w:r>
              <w:rPr>
                <w:noProof/>
                <w:webHidden/>
              </w:rPr>
              <w:t>1</w:t>
            </w:r>
            <w:r>
              <w:rPr>
                <w:noProof/>
                <w:webHidden/>
              </w:rPr>
              <w:fldChar w:fldCharType="end"/>
            </w:r>
            <w:r w:rsidRPr="00DE43AD">
              <w:rPr>
                <w:rStyle w:val="Hyperlink"/>
                <w:noProof/>
              </w:rPr>
              <w:fldChar w:fldCharType="end"/>
            </w:r>
          </w:ins>
        </w:p>
        <w:p w14:paraId="0645094F" w14:textId="7D4B3D61" w:rsidR="00BA2BCA" w:rsidRDefault="00BA2BCA">
          <w:pPr>
            <w:pStyle w:val="TOC2"/>
            <w:rPr>
              <w:ins w:id="169" w:author="Jared Castaneda" w:date="2020-12-03T19:01:00Z"/>
              <w:rFonts w:eastAsiaTheme="minorEastAsia"/>
              <w:noProof/>
            </w:rPr>
          </w:pPr>
          <w:ins w:id="170"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"_Toc57914504"</w:instrText>
            </w:r>
            <w:r w:rsidRPr="00DE43AD">
              <w:rPr>
                <w:rStyle w:val="Hyperlink"/>
                <w:noProof/>
              </w:rPr>
              <w:instrText xml:space="preserve"> </w:instrText>
            </w:r>
            <w:r w:rsidRPr="00DE43AD">
              <w:rPr>
                <w:rStyle w:val="Hyperlink"/>
                <w:noProof/>
              </w:rPr>
              <w:fldChar w:fldCharType="separate"/>
            </w:r>
            <w:r w:rsidRPr="00DE43AD">
              <w:rPr>
                <w:rStyle w:val="Hyperlink"/>
                <w:noProof/>
              </w:rPr>
              <w:t>1.9</w:t>
            </w:r>
            <w:r>
              <w:rPr>
                <w:rFonts w:eastAsiaTheme="minorEastAsia"/>
                <w:noProof/>
              </w:rPr>
              <w:tab/>
            </w:r>
            <w:r w:rsidRPr="00DE43AD">
              <w:rPr>
                <w:rStyle w:val="Hyperlink"/>
                <w:noProof/>
              </w:rPr>
              <w:t>Main Success Scenario:</w:t>
            </w:r>
            <w:r>
              <w:rPr>
                <w:noProof/>
                <w:webHidden/>
              </w:rPr>
              <w:tab/>
            </w:r>
            <w:r>
              <w:rPr>
                <w:noProof/>
                <w:webHidden/>
              </w:rPr>
              <w:fldChar w:fldCharType="begin"/>
            </w:r>
            <w:r>
              <w:rPr>
                <w:noProof/>
                <w:webHidden/>
              </w:rPr>
              <w:instrText xml:space="preserve"> PAGEREF _Toc57914504 \h </w:instrText>
            </w:r>
          </w:ins>
          <w:r>
            <w:rPr>
              <w:noProof/>
              <w:webHidden/>
            </w:rPr>
          </w:r>
          <w:r>
            <w:rPr>
              <w:noProof/>
              <w:webHidden/>
            </w:rPr>
            <w:fldChar w:fldCharType="separate"/>
          </w:r>
          <w:ins w:id="171" w:author="Jared Castaneda" w:date="2020-12-03T19:01:00Z">
            <w:r>
              <w:rPr>
                <w:noProof/>
                <w:webHidden/>
              </w:rPr>
              <w:t>1</w:t>
            </w:r>
            <w:r>
              <w:rPr>
                <w:noProof/>
                <w:webHidden/>
              </w:rPr>
              <w:fldChar w:fldCharType="end"/>
            </w:r>
            <w:r w:rsidRPr="00DE43AD">
              <w:rPr>
                <w:rStyle w:val="Hyperlink"/>
                <w:noProof/>
              </w:rPr>
              <w:fldChar w:fldCharType="end"/>
            </w:r>
          </w:ins>
        </w:p>
        <w:p w14:paraId="2182D3AC" w14:textId="4A51C3BC" w:rsidR="00BA2BCA" w:rsidRDefault="00BA2BCA">
          <w:pPr>
            <w:pStyle w:val="TOC2"/>
            <w:rPr>
              <w:ins w:id="172" w:author="Jared Castaneda" w:date="2020-12-03T19:01:00Z"/>
              <w:rFonts w:eastAsiaTheme="minorEastAsia"/>
              <w:noProof/>
            </w:rPr>
          </w:pPr>
          <w:ins w:id="173"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"_Toc57914507"</w:instrText>
            </w:r>
            <w:r w:rsidRPr="00DE43AD">
              <w:rPr>
                <w:rStyle w:val="Hyperlink"/>
                <w:noProof/>
              </w:rPr>
              <w:instrText xml:space="preserve"> </w:instrText>
            </w:r>
            <w:r w:rsidRPr="00DE43AD">
              <w:rPr>
                <w:rStyle w:val="Hyperlink"/>
                <w:noProof/>
              </w:rPr>
              <w:fldChar w:fldCharType="separate"/>
            </w:r>
            <w:r w:rsidRPr="00DE43AD">
              <w:rPr>
                <w:rStyle w:val="Hyperlink"/>
                <w:noProof/>
              </w:rPr>
              <w:t>1.10</w:t>
            </w:r>
            <w:r>
              <w:rPr>
                <w:rFonts w:eastAsiaTheme="minorEastAsia"/>
                <w:noProof/>
              </w:rPr>
              <w:tab/>
            </w:r>
            <w:r w:rsidRPr="00DE43AD">
              <w:rPr>
                <w:rStyle w:val="Hyperlink"/>
                <w:noProof/>
              </w:rPr>
              <w:t>Extensions (Alternate paths)</w:t>
            </w:r>
            <w:r>
              <w:rPr>
                <w:noProof/>
                <w:webHidden/>
              </w:rPr>
              <w:tab/>
            </w:r>
            <w:r>
              <w:rPr>
                <w:noProof/>
                <w:webHidden/>
              </w:rPr>
              <w:fldChar w:fldCharType="begin"/>
            </w:r>
            <w:r>
              <w:rPr>
                <w:noProof/>
                <w:webHidden/>
              </w:rPr>
              <w:instrText xml:space="preserve"> PAGEREF _Toc57914507 \h </w:instrText>
            </w:r>
          </w:ins>
          <w:r>
            <w:rPr>
              <w:noProof/>
              <w:webHidden/>
            </w:rPr>
          </w:r>
          <w:r>
            <w:rPr>
              <w:noProof/>
              <w:webHidden/>
            </w:rPr>
            <w:fldChar w:fldCharType="separate"/>
          </w:r>
          <w:ins w:id="174" w:author="Jared Castaneda" w:date="2020-12-03T19:01:00Z">
            <w:r>
              <w:rPr>
                <w:noProof/>
                <w:webHidden/>
              </w:rPr>
              <w:t>2</w:t>
            </w:r>
            <w:r>
              <w:rPr>
                <w:noProof/>
                <w:webHidden/>
              </w:rPr>
              <w:fldChar w:fldCharType="end"/>
            </w:r>
            <w:r w:rsidRPr="00DE43AD">
              <w:rPr>
                <w:rStyle w:val="Hyperlink"/>
                <w:noProof/>
              </w:rPr>
              <w:fldChar w:fldCharType="end"/>
            </w:r>
          </w:ins>
        </w:p>
        <w:p w14:paraId="32FF3B43" w14:textId="31BEEA06" w:rsidR="00BA2BCA" w:rsidRDefault="00BA2BCA">
          <w:pPr>
            <w:pStyle w:val="TOC2"/>
            <w:rPr>
              <w:ins w:id="175" w:author="Jared Castaneda" w:date="2020-12-03T19:01:00Z"/>
              <w:rFonts w:eastAsiaTheme="minorEastAsia"/>
              <w:noProof/>
            </w:rPr>
          </w:pPr>
          <w:ins w:id="176"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"_Toc57914533"</w:instrText>
            </w:r>
            <w:r w:rsidRPr="00DE43AD">
              <w:rPr>
                <w:rStyle w:val="Hyperlink"/>
                <w:noProof/>
              </w:rPr>
              <w:instrText xml:space="preserve"> </w:instrText>
            </w:r>
            <w:r w:rsidRPr="00DE43AD">
              <w:rPr>
                <w:rStyle w:val="Hyperlink"/>
                <w:noProof/>
              </w:rPr>
              <w:fldChar w:fldCharType="separate"/>
            </w:r>
            <w:r w:rsidRPr="00DE43AD">
              <w:rPr>
                <w:rStyle w:val="Hyperlink"/>
                <w:noProof/>
              </w:rPr>
              <w:t>1.11</w:t>
            </w:r>
            <w:r>
              <w:rPr>
                <w:rFonts w:eastAsiaTheme="minorEastAsia"/>
                <w:noProof/>
              </w:rPr>
              <w:tab/>
            </w:r>
            <w:r w:rsidRPr="00DE43AD">
              <w:rPr>
                <w:rStyle w:val="Hyperlink"/>
                <w:noProof/>
              </w:rPr>
              <w:t>Special Requirements:</w:t>
            </w:r>
            <w:r>
              <w:rPr>
                <w:noProof/>
                <w:webHidden/>
              </w:rPr>
              <w:tab/>
            </w:r>
            <w:r>
              <w:rPr>
                <w:noProof/>
                <w:webHidden/>
              </w:rPr>
              <w:fldChar w:fldCharType="begin"/>
            </w:r>
            <w:r>
              <w:rPr>
                <w:noProof/>
                <w:webHidden/>
              </w:rPr>
              <w:instrText xml:space="preserve"> PAGEREF _Toc57914533 \h </w:instrText>
            </w:r>
          </w:ins>
          <w:r>
            <w:rPr>
              <w:noProof/>
              <w:webHidden/>
            </w:rPr>
          </w:r>
          <w:r>
            <w:rPr>
              <w:noProof/>
              <w:webHidden/>
            </w:rPr>
            <w:fldChar w:fldCharType="separate"/>
          </w:r>
          <w:ins w:id="177" w:author="Jared Castaneda" w:date="2020-12-03T19:01:00Z">
            <w:r>
              <w:rPr>
                <w:noProof/>
                <w:webHidden/>
              </w:rPr>
              <w:t>3</w:t>
            </w:r>
            <w:r>
              <w:rPr>
                <w:noProof/>
                <w:webHidden/>
              </w:rPr>
              <w:fldChar w:fldCharType="end"/>
            </w:r>
            <w:r w:rsidRPr="00DE43AD">
              <w:rPr>
                <w:rStyle w:val="Hyperlink"/>
                <w:noProof/>
              </w:rPr>
              <w:fldChar w:fldCharType="end"/>
            </w:r>
          </w:ins>
        </w:p>
        <w:p w14:paraId="049141A6" w14:textId="77C439B9" w:rsidR="00BA2BCA" w:rsidRDefault="00BA2BCA">
          <w:pPr>
            <w:pStyle w:val="TOC2"/>
            <w:rPr>
              <w:ins w:id="178" w:author="Jared Castaneda" w:date="2020-12-03T19:01:00Z"/>
              <w:rFonts w:eastAsiaTheme="minorEastAsia"/>
              <w:noProof/>
            </w:rPr>
          </w:pPr>
          <w:ins w:id="179"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"_Toc57914534"</w:instrText>
            </w:r>
            <w:r w:rsidRPr="00DE43AD">
              <w:rPr>
                <w:rStyle w:val="Hyperlink"/>
                <w:noProof/>
              </w:rPr>
              <w:instrText xml:space="preserve"> </w:instrText>
            </w:r>
            <w:r w:rsidRPr="00DE43AD">
              <w:rPr>
                <w:rStyle w:val="Hyperlink"/>
                <w:noProof/>
              </w:rPr>
              <w:fldChar w:fldCharType="separate"/>
            </w:r>
            <w:r w:rsidRPr="00DE43AD">
              <w:rPr>
                <w:rStyle w:val="Hyperlink"/>
                <w:noProof/>
              </w:rPr>
              <w:t>1.12</w:t>
            </w:r>
            <w:r>
              <w:rPr>
                <w:rFonts w:eastAsiaTheme="minorEastAsia"/>
                <w:noProof/>
              </w:rPr>
              <w:tab/>
            </w:r>
            <w:r w:rsidRPr="00DE43AD">
              <w:rPr>
                <w:rStyle w:val="Hyperlink"/>
                <w:noProof/>
              </w:rPr>
              <w:t>Technology and Data Variations List:</w:t>
            </w:r>
            <w:r>
              <w:rPr>
                <w:noProof/>
                <w:webHidden/>
              </w:rPr>
              <w:tab/>
            </w:r>
            <w:r>
              <w:rPr>
                <w:noProof/>
                <w:webHidden/>
              </w:rPr>
              <w:fldChar w:fldCharType="begin"/>
            </w:r>
            <w:r>
              <w:rPr>
                <w:noProof/>
                <w:webHidden/>
              </w:rPr>
              <w:instrText xml:space="preserve"> PAGEREF _Toc57914534 \h </w:instrText>
            </w:r>
          </w:ins>
          <w:r>
            <w:rPr>
              <w:noProof/>
              <w:webHidden/>
            </w:rPr>
          </w:r>
          <w:r>
            <w:rPr>
              <w:noProof/>
              <w:webHidden/>
            </w:rPr>
            <w:fldChar w:fldCharType="separate"/>
          </w:r>
          <w:ins w:id="180" w:author="Jared Castaneda" w:date="2020-12-03T19:01:00Z">
            <w:r>
              <w:rPr>
                <w:noProof/>
                <w:webHidden/>
              </w:rPr>
              <w:t>3</w:t>
            </w:r>
            <w:r>
              <w:rPr>
                <w:noProof/>
                <w:webHidden/>
              </w:rPr>
              <w:fldChar w:fldCharType="end"/>
            </w:r>
            <w:r w:rsidRPr="00DE43AD">
              <w:rPr>
                <w:rStyle w:val="Hyperlink"/>
                <w:noProof/>
              </w:rPr>
              <w:fldChar w:fldCharType="end"/>
            </w:r>
          </w:ins>
        </w:p>
        <w:p w14:paraId="53903BA5" w14:textId="0F0BECAF" w:rsidR="00BA2BCA" w:rsidRDefault="00BA2BCA">
          <w:pPr>
            <w:pStyle w:val="TOC2"/>
            <w:rPr>
              <w:ins w:id="181" w:author="Jared Castaneda" w:date="2020-12-03T19:01:00Z"/>
              <w:rFonts w:eastAsiaTheme="minorEastAsia"/>
              <w:noProof/>
            </w:rPr>
          </w:pPr>
          <w:ins w:id="182"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"_Toc57914537"</w:instrText>
            </w:r>
            <w:r w:rsidRPr="00DE43AD">
              <w:rPr>
                <w:rStyle w:val="Hyperlink"/>
                <w:noProof/>
              </w:rPr>
              <w:instrText xml:space="preserve"> </w:instrText>
            </w:r>
            <w:r w:rsidRPr="00DE43AD">
              <w:rPr>
                <w:rStyle w:val="Hyperlink"/>
                <w:noProof/>
              </w:rPr>
              <w:fldChar w:fldCharType="separate"/>
            </w:r>
            <w:r w:rsidRPr="00DE43AD">
              <w:rPr>
                <w:rStyle w:val="Hyperlink"/>
                <w:noProof/>
              </w:rPr>
              <w:t>1.13</w:t>
            </w:r>
            <w:r>
              <w:rPr>
                <w:rFonts w:eastAsiaTheme="minorEastAsia"/>
                <w:noProof/>
              </w:rPr>
              <w:tab/>
            </w:r>
            <w:r w:rsidRPr="00DE43AD">
              <w:rPr>
                <w:rStyle w:val="Hyperlink"/>
                <w:noProof/>
              </w:rPr>
              <w:t>Frequency of Occurrence:</w:t>
            </w:r>
            <w:r>
              <w:rPr>
                <w:noProof/>
                <w:webHidden/>
              </w:rPr>
              <w:tab/>
            </w:r>
            <w:r>
              <w:rPr>
                <w:noProof/>
                <w:webHidden/>
              </w:rPr>
              <w:fldChar w:fldCharType="begin"/>
            </w:r>
            <w:r>
              <w:rPr>
                <w:noProof/>
                <w:webHidden/>
              </w:rPr>
              <w:instrText xml:space="preserve"> PAGEREF _Toc57914537 \h </w:instrText>
            </w:r>
          </w:ins>
          <w:r>
            <w:rPr>
              <w:noProof/>
              <w:webHidden/>
            </w:rPr>
          </w:r>
          <w:r>
            <w:rPr>
              <w:noProof/>
              <w:webHidden/>
            </w:rPr>
            <w:fldChar w:fldCharType="separate"/>
          </w:r>
          <w:ins w:id="183" w:author="Jared Castaneda" w:date="2020-12-03T19:01:00Z">
            <w:r>
              <w:rPr>
                <w:noProof/>
                <w:webHidden/>
              </w:rPr>
              <w:t>3</w:t>
            </w:r>
            <w:r>
              <w:rPr>
                <w:noProof/>
                <w:webHidden/>
              </w:rPr>
              <w:fldChar w:fldCharType="end"/>
            </w:r>
            <w:r w:rsidRPr="00DE43AD">
              <w:rPr>
                <w:rStyle w:val="Hyperlink"/>
                <w:noProof/>
              </w:rPr>
              <w:fldChar w:fldCharType="end"/>
            </w:r>
          </w:ins>
        </w:p>
        <w:p w14:paraId="5F4D0793" w14:textId="0E4B0F37" w:rsidR="00BA2BCA" w:rsidRDefault="00BA2BCA">
          <w:pPr>
            <w:pStyle w:val="TOC2"/>
            <w:rPr>
              <w:ins w:id="184" w:author="Jared Castaneda" w:date="2020-12-03T19:01:00Z"/>
              <w:rFonts w:eastAsiaTheme="minorEastAsia"/>
              <w:noProof/>
            </w:rPr>
          </w:pPr>
          <w:ins w:id="185"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"_Toc57914538"</w:instrText>
            </w:r>
            <w:r w:rsidRPr="00DE43AD">
              <w:rPr>
                <w:rStyle w:val="Hyperlink"/>
                <w:noProof/>
              </w:rPr>
              <w:instrText xml:space="preserve"> </w:instrText>
            </w:r>
            <w:r w:rsidRPr="00DE43AD">
              <w:rPr>
                <w:rStyle w:val="Hyperlink"/>
                <w:noProof/>
              </w:rPr>
              <w:fldChar w:fldCharType="separate"/>
            </w:r>
            <w:r w:rsidRPr="00DE43AD">
              <w:rPr>
                <w:rStyle w:val="Hyperlink"/>
                <w:noProof/>
              </w:rPr>
              <w:t>1.14</w:t>
            </w:r>
            <w:r>
              <w:rPr>
                <w:rFonts w:eastAsiaTheme="minorEastAsia"/>
                <w:noProof/>
              </w:rPr>
              <w:tab/>
            </w:r>
            <w:r w:rsidRPr="00DE43AD">
              <w:rPr>
                <w:rStyle w:val="Hyperlink"/>
                <w:noProof/>
              </w:rPr>
              <w:t>Miscellaneous:</w:t>
            </w:r>
            <w:r>
              <w:rPr>
                <w:noProof/>
                <w:webHidden/>
              </w:rPr>
              <w:tab/>
            </w:r>
            <w:r>
              <w:rPr>
                <w:noProof/>
                <w:webHidden/>
              </w:rPr>
              <w:fldChar w:fldCharType="begin"/>
            </w:r>
            <w:r>
              <w:rPr>
                <w:noProof/>
                <w:webHidden/>
              </w:rPr>
              <w:instrText xml:space="preserve"> PAGEREF _Toc57914538 \h </w:instrText>
            </w:r>
          </w:ins>
          <w:r>
            <w:rPr>
              <w:noProof/>
              <w:webHidden/>
            </w:rPr>
          </w:r>
          <w:r>
            <w:rPr>
              <w:noProof/>
              <w:webHidden/>
            </w:rPr>
            <w:fldChar w:fldCharType="separate"/>
          </w:r>
          <w:ins w:id="186" w:author="Jared Castaneda" w:date="2020-12-03T19:01:00Z">
            <w:r>
              <w:rPr>
                <w:noProof/>
                <w:webHidden/>
              </w:rPr>
              <w:t>3</w:t>
            </w:r>
            <w:r>
              <w:rPr>
                <w:noProof/>
                <w:webHidden/>
              </w:rPr>
              <w:fldChar w:fldCharType="end"/>
            </w:r>
            <w:r w:rsidRPr="00DE43AD">
              <w:rPr>
                <w:rStyle w:val="Hyperlink"/>
                <w:noProof/>
              </w:rPr>
              <w:fldChar w:fldCharType="end"/>
            </w:r>
          </w:ins>
        </w:p>
        <w:p w14:paraId="29287C0E" w14:textId="4D8D8260" w:rsidR="00BA2BCA" w:rsidRDefault="00BA2BCA">
          <w:pPr>
            <w:pStyle w:val="TOC1"/>
            <w:rPr>
              <w:ins w:id="187" w:author="Jared Castaneda" w:date="2020-12-03T19:01:00Z"/>
              <w:rFonts w:eastAsiaTheme="minorEastAsia"/>
              <w:sz w:val="22"/>
            </w:rPr>
          </w:pPr>
          <w:ins w:id="188" w:author="Jared Castaneda" w:date="2020-12-03T19:01:00Z">
            <w:r w:rsidRPr="00DE43AD">
              <w:rPr>
                <w:rStyle w:val="Hyperlink"/>
              </w:rPr>
              <w:fldChar w:fldCharType="begin"/>
            </w:r>
            <w:r w:rsidRPr="00DE43AD">
              <w:rPr>
                <w:rStyle w:val="Hyperlink"/>
              </w:rPr>
              <w:instrText xml:space="preserve"> </w:instrText>
            </w:r>
            <w:r>
              <w:instrText>HYPERLINK \l "_Toc57914539"</w:instrText>
            </w:r>
            <w:r w:rsidRPr="00DE43AD">
              <w:rPr>
                <w:rStyle w:val="Hyperlink"/>
              </w:rPr>
              <w:instrText xml:space="preserve"> </w:instrText>
            </w:r>
            <w:r w:rsidRPr="00DE43AD">
              <w:rPr>
                <w:rStyle w:val="Hyperlink"/>
              </w:rPr>
              <w:fldChar w:fldCharType="separate"/>
            </w:r>
            <w:r w:rsidRPr="00DE43AD">
              <w:rPr>
                <w:rStyle w:val="Hyperlink"/>
              </w:rPr>
              <w:t>2</w:t>
            </w:r>
            <w:r>
              <w:rPr>
                <w:rFonts w:eastAsiaTheme="minorEastAsia"/>
                <w:sz w:val="22"/>
              </w:rPr>
              <w:tab/>
            </w:r>
            <w:r w:rsidRPr="00DE43AD">
              <w:rPr>
                <w:rStyle w:val="Hyperlink"/>
              </w:rPr>
              <w:t>System Sequence Diagrams</w:t>
            </w:r>
            <w:r>
              <w:rPr>
                <w:webHidden/>
              </w:rPr>
              <w:tab/>
            </w:r>
            <w:r>
              <w:rPr>
                <w:webHidden/>
              </w:rPr>
              <w:fldChar w:fldCharType="begin"/>
            </w:r>
            <w:r>
              <w:rPr>
                <w:webHidden/>
              </w:rPr>
              <w:instrText xml:space="preserve"> PAGEREF _Toc57914539 \h </w:instrText>
            </w:r>
          </w:ins>
          <w:r>
            <w:rPr>
              <w:webHidden/>
            </w:rPr>
          </w:r>
          <w:r>
            <w:rPr>
              <w:webHidden/>
            </w:rPr>
            <w:fldChar w:fldCharType="separate"/>
          </w:r>
          <w:ins w:id="189" w:author="Jared Castaneda" w:date="2020-12-03T19:01:00Z">
            <w:r>
              <w:rPr>
                <w:webHidden/>
              </w:rPr>
              <w:t>5</w:t>
            </w:r>
            <w:r>
              <w:rPr>
                <w:webHidden/>
              </w:rPr>
              <w:fldChar w:fldCharType="end"/>
            </w:r>
            <w:r w:rsidRPr="00DE43AD">
              <w:rPr>
                <w:rStyle w:val="Hyperlink"/>
              </w:rPr>
              <w:fldChar w:fldCharType="end"/>
            </w:r>
          </w:ins>
        </w:p>
        <w:p w14:paraId="112BDCE9" w14:textId="5DC63854" w:rsidR="00BA2BCA" w:rsidRDefault="00BA2BCA">
          <w:pPr>
            <w:pStyle w:val="TOC2"/>
            <w:rPr>
              <w:ins w:id="190" w:author="Jared Castaneda" w:date="2020-12-03T19:01:00Z"/>
              <w:rFonts w:eastAsiaTheme="minorEastAsia"/>
              <w:noProof/>
            </w:rPr>
          </w:pPr>
          <w:ins w:id="191"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"_Toc57914543"</w:instrText>
            </w:r>
            <w:r w:rsidRPr="00DE43AD">
              <w:rPr>
                <w:rStyle w:val="Hyperlink"/>
                <w:noProof/>
              </w:rPr>
              <w:instrText xml:space="preserve"> </w:instrText>
            </w:r>
            <w:r w:rsidRPr="00DE43AD">
              <w:rPr>
                <w:rStyle w:val="Hyperlink"/>
                <w:noProof/>
              </w:rPr>
              <w:fldChar w:fldCharType="separate"/>
            </w:r>
            <w:r w:rsidRPr="00DE43AD">
              <w:rPr>
                <w:rStyle w:val="Hyperlink"/>
                <w:noProof/>
              </w:rPr>
              <w:t>2.1</w:t>
            </w:r>
            <w:r>
              <w:rPr>
                <w:rFonts w:eastAsiaTheme="minorEastAsia"/>
                <w:noProof/>
              </w:rPr>
              <w:tab/>
            </w:r>
            <w:r w:rsidRPr="00DE43AD">
              <w:rPr>
                <w:rStyle w:val="Hyperlink"/>
                <w:noProof/>
              </w:rPr>
              <w:t>Successfully Booking a Flight with a Credit Card</w:t>
            </w:r>
            <w:r>
              <w:rPr>
                <w:noProof/>
                <w:webHidden/>
              </w:rPr>
              <w:tab/>
            </w:r>
            <w:r>
              <w:rPr>
                <w:noProof/>
                <w:webHidden/>
              </w:rPr>
              <w:fldChar w:fldCharType="begin"/>
            </w:r>
            <w:r>
              <w:rPr>
                <w:noProof/>
                <w:webHidden/>
              </w:rPr>
              <w:instrText xml:space="preserve"> PAGEREF _Toc57914543 \h </w:instrText>
            </w:r>
          </w:ins>
          <w:r>
            <w:rPr>
              <w:noProof/>
              <w:webHidden/>
            </w:rPr>
          </w:r>
          <w:r>
            <w:rPr>
              <w:noProof/>
              <w:webHidden/>
            </w:rPr>
            <w:fldChar w:fldCharType="separate"/>
          </w:r>
          <w:ins w:id="192" w:author="Jared Castaneda" w:date="2020-12-03T19:01:00Z">
            <w:r>
              <w:rPr>
                <w:noProof/>
                <w:webHidden/>
              </w:rPr>
              <w:t>5</w:t>
            </w:r>
            <w:r>
              <w:rPr>
                <w:noProof/>
                <w:webHidden/>
              </w:rPr>
              <w:fldChar w:fldCharType="end"/>
            </w:r>
            <w:r w:rsidRPr="00DE43AD">
              <w:rPr>
                <w:rStyle w:val="Hyperlink"/>
                <w:noProof/>
              </w:rPr>
              <w:fldChar w:fldCharType="end"/>
            </w:r>
          </w:ins>
        </w:p>
        <w:p w14:paraId="5AC6967B" w14:textId="00FE82C0" w:rsidR="00BA2BCA" w:rsidRDefault="00BA2BCA">
          <w:pPr>
            <w:pStyle w:val="TOC3"/>
            <w:rPr>
              <w:ins w:id="193" w:author="Jared Castaneda" w:date="2020-12-03T19:01:00Z"/>
              <w:rFonts w:eastAsiaTheme="minorEastAsia"/>
              <w:noProof/>
            </w:rPr>
          </w:pPr>
          <w:ins w:id="194"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"_Toc57914544"</w:instrText>
            </w:r>
            <w:r w:rsidRPr="00DE43AD">
              <w:rPr>
                <w:rStyle w:val="Hyperlink"/>
                <w:noProof/>
              </w:rPr>
              <w:instrText xml:space="preserve"> </w:instrText>
            </w:r>
            <w:r w:rsidRPr="00DE43AD">
              <w:rPr>
                <w:rStyle w:val="Hyperlink"/>
                <w:noProof/>
              </w:rPr>
              <w:fldChar w:fldCharType="separate"/>
            </w:r>
            <w:r w:rsidRPr="00DE43AD">
              <w:rPr>
                <w:rStyle w:val="Hyperlink"/>
                <w:noProof/>
              </w:rPr>
              <w:t>2.1.1</w:t>
            </w:r>
            <w:r>
              <w:rPr>
                <w:rFonts w:eastAsiaTheme="minorEastAsia"/>
                <w:noProof/>
              </w:rPr>
              <w:tab/>
            </w:r>
            <w:r w:rsidRPr="00DE43AD">
              <w:rPr>
                <w:rStyle w:val="Hyperlink"/>
                <w:noProof/>
              </w:rPr>
              <w:t>Scenario Description</w:t>
            </w:r>
            <w:r>
              <w:rPr>
                <w:noProof/>
                <w:webHidden/>
              </w:rPr>
              <w:tab/>
            </w:r>
            <w:r>
              <w:rPr>
                <w:noProof/>
                <w:webHidden/>
              </w:rPr>
              <w:fldChar w:fldCharType="begin"/>
            </w:r>
            <w:r>
              <w:rPr>
                <w:noProof/>
                <w:webHidden/>
              </w:rPr>
              <w:instrText xml:space="preserve"> PAGEREF _Toc57914544 \h </w:instrText>
            </w:r>
          </w:ins>
          <w:r>
            <w:rPr>
              <w:noProof/>
              <w:webHidden/>
            </w:rPr>
          </w:r>
          <w:r>
            <w:rPr>
              <w:noProof/>
              <w:webHidden/>
            </w:rPr>
            <w:fldChar w:fldCharType="separate"/>
          </w:r>
          <w:ins w:id="195" w:author="Jared Castaneda" w:date="2020-12-03T19:01:00Z">
            <w:r>
              <w:rPr>
                <w:noProof/>
                <w:webHidden/>
              </w:rPr>
              <w:t>5</w:t>
            </w:r>
            <w:r>
              <w:rPr>
                <w:noProof/>
                <w:webHidden/>
              </w:rPr>
              <w:fldChar w:fldCharType="end"/>
            </w:r>
            <w:r w:rsidRPr="00DE43AD">
              <w:rPr>
                <w:rStyle w:val="Hyperlink"/>
                <w:noProof/>
              </w:rPr>
              <w:fldChar w:fldCharType="end"/>
            </w:r>
          </w:ins>
        </w:p>
        <w:p w14:paraId="0F87E399" w14:textId="4022305D" w:rsidR="00BA2BCA" w:rsidRDefault="00BA2BCA">
          <w:pPr>
            <w:pStyle w:val="TOC3"/>
            <w:rPr>
              <w:ins w:id="196" w:author="Jared Castaneda" w:date="2020-12-03T19:01:00Z"/>
              <w:rFonts w:eastAsiaTheme="minorEastAsia"/>
              <w:noProof/>
            </w:rPr>
          </w:pPr>
          <w:ins w:id="197"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"_Toc57914545"</w:instrText>
            </w:r>
            <w:r w:rsidRPr="00DE43AD">
              <w:rPr>
                <w:rStyle w:val="Hyperlink"/>
                <w:noProof/>
              </w:rPr>
              <w:instrText xml:space="preserve"> </w:instrText>
            </w:r>
            <w:r w:rsidRPr="00DE43AD">
              <w:rPr>
                <w:rStyle w:val="Hyperlink"/>
                <w:noProof/>
              </w:rPr>
              <w:fldChar w:fldCharType="separate"/>
            </w:r>
            <w:r w:rsidRPr="00DE43AD">
              <w:rPr>
                <w:rStyle w:val="Hyperlink"/>
                <w:noProof/>
              </w:rPr>
              <w:t>2.1.2</w:t>
            </w:r>
            <w:r>
              <w:rPr>
                <w:rFonts w:eastAsiaTheme="minorEastAsia"/>
                <w:noProof/>
              </w:rPr>
              <w:tab/>
            </w:r>
            <w:r w:rsidRPr="00DE43AD">
              <w:rPr>
                <w:rStyle w:val="Hyperlink"/>
                <w:noProof/>
              </w:rPr>
              <w:t>System Sequence Diagram</w:t>
            </w:r>
            <w:r>
              <w:rPr>
                <w:noProof/>
                <w:webHidden/>
              </w:rPr>
              <w:tab/>
            </w:r>
            <w:r>
              <w:rPr>
                <w:noProof/>
                <w:webHidden/>
              </w:rPr>
              <w:fldChar w:fldCharType="begin"/>
            </w:r>
            <w:r>
              <w:rPr>
                <w:noProof/>
                <w:webHidden/>
              </w:rPr>
              <w:instrText xml:space="preserve"> PAGEREF _Toc57914545 \h </w:instrText>
            </w:r>
          </w:ins>
          <w:r>
            <w:rPr>
              <w:noProof/>
              <w:webHidden/>
            </w:rPr>
          </w:r>
          <w:r>
            <w:rPr>
              <w:noProof/>
              <w:webHidden/>
            </w:rPr>
            <w:fldChar w:fldCharType="separate"/>
          </w:r>
          <w:ins w:id="198" w:author="Jared Castaneda" w:date="2020-12-03T19:01:00Z">
            <w:r>
              <w:rPr>
                <w:noProof/>
                <w:webHidden/>
              </w:rPr>
              <w:t>5</w:t>
            </w:r>
            <w:r>
              <w:rPr>
                <w:noProof/>
                <w:webHidden/>
              </w:rPr>
              <w:fldChar w:fldCharType="end"/>
            </w:r>
            <w:r w:rsidRPr="00DE43AD">
              <w:rPr>
                <w:rStyle w:val="Hyperlink"/>
                <w:noProof/>
              </w:rPr>
              <w:fldChar w:fldCharType="end"/>
            </w:r>
          </w:ins>
        </w:p>
        <w:p w14:paraId="6B33222C" w14:textId="284C2925" w:rsidR="00BA2BCA" w:rsidRDefault="00BA2BCA">
          <w:pPr>
            <w:pStyle w:val="TOC2"/>
            <w:rPr>
              <w:ins w:id="199" w:author="Jared Castaneda" w:date="2020-12-03T19:01:00Z"/>
              <w:rFonts w:eastAsiaTheme="minorEastAsia"/>
              <w:noProof/>
            </w:rPr>
          </w:pPr>
          <w:ins w:id="200"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"_Toc57914546"</w:instrText>
            </w:r>
            <w:r w:rsidRPr="00DE43AD">
              <w:rPr>
                <w:rStyle w:val="Hyperlink"/>
                <w:noProof/>
              </w:rPr>
              <w:instrText xml:space="preserve"> </w:instrText>
            </w:r>
            <w:r w:rsidRPr="00DE43AD">
              <w:rPr>
                <w:rStyle w:val="Hyperlink"/>
                <w:noProof/>
              </w:rPr>
              <w:fldChar w:fldCharType="separate"/>
            </w:r>
            <w:r w:rsidRPr="00DE43AD">
              <w:rPr>
                <w:rStyle w:val="Hyperlink"/>
                <w:noProof/>
              </w:rPr>
              <w:t>2.2</w:t>
            </w:r>
            <w:r>
              <w:rPr>
                <w:rFonts w:eastAsiaTheme="minorEastAsia"/>
                <w:noProof/>
              </w:rPr>
              <w:tab/>
            </w:r>
            <w:r w:rsidRPr="00DE43AD">
              <w:rPr>
                <w:rStyle w:val="Hyperlink"/>
                <w:noProof/>
              </w:rPr>
              <w:t>Successfully Booking a Flight with a Gift Card</w:t>
            </w:r>
            <w:r>
              <w:rPr>
                <w:noProof/>
                <w:webHidden/>
              </w:rPr>
              <w:tab/>
            </w:r>
            <w:r>
              <w:rPr>
                <w:noProof/>
                <w:webHidden/>
              </w:rPr>
              <w:fldChar w:fldCharType="begin"/>
            </w:r>
            <w:r>
              <w:rPr>
                <w:noProof/>
                <w:webHidden/>
              </w:rPr>
              <w:instrText xml:space="preserve"> PAGEREF _Toc57914546 \h </w:instrText>
            </w:r>
          </w:ins>
          <w:r>
            <w:rPr>
              <w:noProof/>
              <w:webHidden/>
            </w:rPr>
          </w:r>
          <w:r>
            <w:rPr>
              <w:noProof/>
              <w:webHidden/>
            </w:rPr>
            <w:fldChar w:fldCharType="separate"/>
          </w:r>
          <w:ins w:id="201" w:author="Jared Castaneda" w:date="2020-12-03T19:01:00Z">
            <w:r>
              <w:rPr>
                <w:noProof/>
                <w:webHidden/>
              </w:rPr>
              <w:t>6</w:t>
            </w:r>
            <w:r>
              <w:rPr>
                <w:noProof/>
                <w:webHidden/>
              </w:rPr>
              <w:fldChar w:fldCharType="end"/>
            </w:r>
            <w:r w:rsidRPr="00DE43AD">
              <w:rPr>
                <w:rStyle w:val="Hyperlink"/>
                <w:noProof/>
              </w:rPr>
              <w:fldChar w:fldCharType="end"/>
            </w:r>
          </w:ins>
        </w:p>
        <w:p w14:paraId="23B2D7AA" w14:textId="14DE9DB7" w:rsidR="00BA2BCA" w:rsidRDefault="00BA2BCA">
          <w:pPr>
            <w:pStyle w:val="TOC3"/>
            <w:rPr>
              <w:ins w:id="202" w:author="Jared Castaneda" w:date="2020-12-03T19:01:00Z"/>
              <w:rFonts w:eastAsiaTheme="minorEastAsia"/>
              <w:noProof/>
            </w:rPr>
          </w:pPr>
          <w:ins w:id="203"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"_Toc57914547"</w:instrText>
            </w:r>
            <w:r w:rsidRPr="00DE43AD">
              <w:rPr>
                <w:rStyle w:val="Hyperlink"/>
                <w:noProof/>
              </w:rPr>
              <w:instrText xml:space="preserve"> </w:instrText>
            </w:r>
            <w:r w:rsidRPr="00DE43AD">
              <w:rPr>
                <w:rStyle w:val="Hyperlink"/>
                <w:noProof/>
              </w:rPr>
              <w:fldChar w:fldCharType="separate"/>
            </w:r>
            <w:r w:rsidRPr="00DE43AD">
              <w:rPr>
                <w:rStyle w:val="Hyperlink"/>
                <w:noProof/>
              </w:rPr>
              <w:t>2.2.1</w:t>
            </w:r>
            <w:r>
              <w:rPr>
                <w:rFonts w:eastAsiaTheme="minorEastAsia"/>
                <w:noProof/>
              </w:rPr>
              <w:tab/>
            </w:r>
            <w:r w:rsidRPr="00DE43AD">
              <w:rPr>
                <w:rStyle w:val="Hyperlink"/>
                <w:noProof/>
              </w:rPr>
              <w:t>Scenario Description</w:t>
            </w:r>
            <w:r>
              <w:rPr>
                <w:noProof/>
                <w:webHidden/>
              </w:rPr>
              <w:tab/>
            </w:r>
            <w:r>
              <w:rPr>
                <w:noProof/>
                <w:webHidden/>
              </w:rPr>
              <w:fldChar w:fldCharType="begin"/>
            </w:r>
            <w:r>
              <w:rPr>
                <w:noProof/>
                <w:webHidden/>
              </w:rPr>
              <w:instrText xml:space="preserve"> PAGEREF _Toc57914547 \h </w:instrText>
            </w:r>
          </w:ins>
          <w:r>
            <w:rPr>
              <w:noProof/>
              <w:webHidden/>
            </w:rPr>
          </w:r>
          <w:r>
            <w:rPr>
              <w:noProof/>
              <w:webHidden/>
            </w:rPr>
            <w:fldChar w:fldCharType="separate"/>
          </w:r>
          <w:ins w:id="204" w:author="Jared Castaneda" w:date="2020-12-03T19:01:00Z">
            <w:r>
              <w:rPr>
                <w:noProof/>
                <w:webHidden/>
              </w:rPr>
              <w:t>6</w:t>
            </w:r>
            <w:r>
              <w:rPr>
                <w:noProof/>
                <w:webHidden/>
              </w:rPr>
              <w:fldChar w:fldCharType="end"/>
            </w:r>
            <w:r w:rsidRPr="00DE43AD">
              <w:rPr>
                <w:rStyle w:val="Hyperlink"/>
                <w:noProof/>
              </w:rPr>
              <w:fldChar w:fldCharType="end"/>
            </w:r>
          </w:ins>
        </w:p>
        <w:p w14:paraId="1F085AF8" w14:textId="4CB521D9" w:rsidR="00BA2BCA" w:rsidRDefault="00BA2BCA">
          <w:pPr>
            <w:pStyle w:val="TOC3"/>
            <w:rPr>
              <w:ins w:id="205" w:author="Jared Castaneda" w:date="2020-12-03T19:01:00Z"/>
              <w:rFonts w:eastAsiaTheme="minorEastAsia"/>
              <w:noProof/>
            </w:rPr>
          </w:pPr>
          <w:ins w:id="206" w:author="Jared Castaneda" w:date="2020-12-03T19:01:00Z">
            <w:r w:rsidRPr="00DE43AD">
              <w:rPr>
                <w:rStyle w:val="Hyperlink"/>
                <w:noProof/>
              </w:rPr>
              <w:fldChar w:fldCharType="begin"/>
            </w:r>
            <w:r w:rsidRPr="00DE43AD">
              <w:rPr>
                <w:rStyle w:val="Hyperlink"/>
                <w:noProof/>
              </w:rPr>
              <w:instrText xml:space="preserve"> </w:instrText>
            </w:r>
            <w:r>
              <w:rPr>
                <w:noProof/>
              </w:rPr>
              <w:instrText>HYPERLINK \l "_Toc57914548"</w:instrText>
            </w:r>
            <w:r w:rsidRPr="00DE43AD">
              <w:rPr>
                <w:rStyle w:val="Hyperlink"/>
                <w:noProof/>
              </w:rPr>
              <w:instrText xml:space="preserve"> </w:instrText>
            </w:r>
            <w:r w:rsidRPr="00DE43AD">
              <w:rPr>
                <w:rStyle w:val="Hyperlink"/>
                <w:noProof/>
              </w:rPr>
              <w:fldChar w:fldCharType="separate"/>
            </w:r>
            <w:r w:rsidRPr="00DE43AD">
              <w:rPr>
                <w:rStyle w:val="Hyperlink"/>
                <w:noProof/>
              </w:rPr>
              <w:t>2.2.2</w:t>
            </w:r>
            <w:r>
              <w:rPr>
                <w:rFonts w:eastAsiaTheme="minorEastAsia"/>
                <w:noProof/>
              </w:rPr>
              <w:tab/>
            </w:r>
            <w:r w:rsidRPr="00DE43AD">
              <w:rPr>
                <w:rStyle w:val="Hyperlink"/>
                <w:noProof/>
              </w:rPr>
              <w:t>System Sequence Diagram</w:t>
            </w:r>
            <w:r>
              <w:rPr>
                <w:noProof/>
                <w:webHidden/>
              </w:rPr>
              <w:tab/>
            </w:r>
            <w:r>
              <w:rPr>
                <w:noProof/>
                <w:webHidden/>
              </w:rPr>
              <w:fldChar w:fldCharType="begin"/>
            </w:r>
            <w:r>
              <w:rPr>
                <w:noProof/>
                <w:webHidden/>
              </w:rPr>
              <w:instrText xml:space="preserve"> PAGEREF _Toc57914548 \h </w:instrText>
            </w:r>
          </w:ins>
          <w:r>
            <w:rPr>
              <w:noProof/>
              <w:webHidden/>
            </w:rPr>
          </w:r>
          <w:r>
            <w:rPr>
              <w:noProof/>
              <w:webHidden/>
            </w:rPr>
            <w:fldChar w:fldCharType="separate"/>
          </w:r>
          <w:ins w:id="207" w:author="Jared Castaneda" w:date="2020-12-03T19:01:00Z">
            <w:r>
              <w:rPr>
                <w:noProof/>
                <w:webHidden/>
              </w:rPr>
              <w:t>6</w:t>
            </w:r>
            <w:r>
              <w:rPr>
                <w:noProof/>
                <w:webHidden/>
              </w:rPr>
              <w:fldChar w:fldCharType="end"/>
            </w:r>
            <w:r w:rsidRPr="00DE43AD">
              <w:rPr>
                <w:rStyle w:val="Hyperlink"/>
                <w:noProof/>
              </w:rPr>
              <w:fldChar w:fldCharType="end"/>
            </w:r>
          </w:ins>
        </w:p>
        <w:p w14:paraId="61DD2D88" w14:textId="4A2F3B63" w:rsidR="00B1147C" w:rsidDel="0025548B" w:rsidRDefault="00303E2D">
          <w:pPr>
            <w:pStyle w:val="TOC1"/>
            <w:rPr>
              <w:del w:id="208" w:author="Jared Castaneda" w:date="2020-09-26T13:57:00Z"/>
              <w:rFonts w:eastAsiaTheme="minorEastAsia"/>
              <w:sz w:val="22"/>
            </w:rPr>
          </w:pPr>
          <w:del w:id="209" w:author="Jared Castaneda" w:date="2020-09-26T13:57:00Z">
            <w:r w:rsidDel="0025548B">
              <w:fldChar w:fldCharType="begin"/>
            </w:r>
            <w:r w:rsidDel="0025548B">
              <w:delInstrText xml:space="preserve"> HYPERLINK \l "_Toc50206407" </w:delInstrText>
            </w:r>
            <w:r w:rsidDel="0025548B">
              <w:fldChar w:fldCharType="separate"/>
            </w:r>
          </w:del>
          <w:ins w:id="210" w:author="Jared Castaneda" w:date="2020-12-03T19:01:00Z">
            <w:r w:rsidR="00BA2BCA">
              <w:rPr>
                <w:b/>
                <w:bCs/>
              </w:rPr>
              <w:t>Error! Hyperlink reference not valid.</w:t>
            </w:r>
          </w:ins>
          <w:del w:id="211" w:author="Jared Castaneda" w:date="2020-09-26T13:57:00Z">
            <w:r w:rsidR="00B1147C" w:rsidRPr="00EB21FD" w:rsidDel="0025548B">
              <w:rPr>
                <w:rStyle w:val="Hyperlink"/>
              </w:rPr>
              <w:delText>1</w:delText>
            </w:r>
            <w:r w:rsidR="00B1147C" w:rsidDel="0025548B">
              <w:rPr>
                <w:rFonts w:eastAsiaTheme="minorEastAsia"/>
                <w:sz w:val="22"/>
              </w:rPr>
              <w:tab/>
            </w:r>
            <w:r w:rsidR="00B1147C" w:rsidRPr="00EB21FD" w:rsidDel="0025548B">
              <w:rPr>
                <w:rStyle w:val="Hyperlink"/>
              </w:rPr>
              <w:delText>Use Case Description</w:delText>
            </w:r>
            <w:r w:rsidR="00B1147C" w:rsidDel="0025548B">
              <w:rPr>
                <w:webHidden/>
              </w:rPr>
              <w:tab/>
            </w:r>
            <w:r w:rsidR="00B1147C" w:rsidDel="0025548B">
              <w:rPr>
                <w:webHidden/>
              </w:rPr>
              <w:fldChar w:fldCharType="begin"/>
            </w:r>
            <w:r w:rsidR="00B1147C" w:rsidDel="0025548B">
              <w:rPr>
                <w:webHidden/>
              </w:rPr>
              <w:delInstrText xml:space="preserve"> PAGEREF _Toc50206407 \h </w:delInstrText>
            </w:r>
            <w:r w:rsidR="00B1147C" w:rsidDel="0025548B">
              <w:rPr>
                <w:webHidden/>
              </w:rPr>
            </w:r>
            <w:r w:rsidR="00B1147C" w:rsidDel="0025548B">
              <w:rPr>
                <w:webHidden/>
              </w:rPr>
              <w:fldChar w:fldCharType="separate"/>
            </w:r>
            <w:r w:rsidR="00B1147C" w:rsidDel="0025548B">
              <w:rPr>
                <w:webHidden/>
              </w:rPr>
              <w:delText>1</w:delText>
            </w:r>
            <w:r w:rsidR="00B1147C" w:rsidDel="0025548B">
              <w:rPr>
                <w:webHidden/>
              </w:rPr>
              <w:fldChar w:fldCharType="end"/>
            </w:r>
            <w:r w:rsidDel="0025548B">
              <w:fldChar w:fldCharType="end"/>
            </w:r>
          </w:del>
        </w:p>
        <w:p w14:paraId="7D28A4F3" w14:textId="3411E86A" w:rsidR="00B1147C" w:rsidDel="0025548B" w:rsidRDefault="00303E2D">
          <w:pPr>
            <w:pStyle w:val="TOC2"/>
            <w:rPr>
              <w:del w:id="212" w:author="Jared Castaneda" w:date="2020-09-26T13:57:00Z"/>
              <w:rFonts w:eastAsiaTheme="minorEastAsia"/>
              <w:noProof/>
            </w:rPr>
          </w:pPr>
          <w:del w:id="213" w:author="Jared Castaneda" w:date="2020-09-26T13:57:00Z">
            <w:r w:rsidDel="0025548B">
              <w:rPr>
                <w:noProof/>
              </w:rPr>
              <w:fldChar w:fldCharType="begin"/>
            </w:r>
            <w:r w:rsidDel="0025548B">
              <w:rPr>
                <w:noProof/>
              </w:rPr>
              <w:delInstrText xml:space="preserve"> HYPERLINK \l "_Toc50206408" </w:delInstrText>
            </w:r>
            <w:r w:rsidDel="0025548B">
              <w:rPr>
                <w:noProof/>
              </w:rPr>
              <w:fldChar w:fldCharType="separate"/>
            </w:r>
          </w:del>
          <w:ins w:id="214" w:author="Jared Castaneda" w:date="2020-12-03T19:01:00Z">
            <w:r w:rsidR="00BA2BCA">
              <w:rPr>
                <w:b/>
                <w:bCs/>
                <w:noProof/>
              </w:rPr>
              <w:t>Error! Hyperlink reference not valid.</w:t>
            </w:r>
          </w:ins>
          <w:del w:id="215" w:author="Jared Castaneda" w:date="2020-09-26T13:57:00Z">
            <w:r w:rsidR="00B1147C" w:rsidRPr="00EB21FD" w:rsidDel="0025548B">
              <w:rPr>
                <w:rStyle w:val="Hyperlink"/>
                <w:noProof/>
              </w:rPr>
              <w:delText>1.1</w:delText>
            </w:r>
            <w:r w:rsidR="00B1147C" w:rsidDel="0025548B">
              <w:rPr>
                <w:rFonts w:eastAsiaTheme="minorEastAsia"/>
                <w:noProof/>
              </w:rPr>
              <w:tab/>
            </w:r>
            <w:r w:rsidR="00B1147C" w:rsidRPr="00EB21FD" w:rsidDel="0025548B">
              <w:rPr>
                <w:rStyle w:val="Hyperlink"/>
                <w:noProof/>
              </w:rPr>
              <w:delText>Use Case Title</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_Toc50206408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1B4D09B9" w14:textId="66A4EBB9" w:rsidR="00B1147C" w:rsidDel="0025548B" w:rsidRDefault="00303E2D">
          <w:pPr>
            <w:pStyle w:val="TOC2"/>
            <w:rPr>
              <w:del w:id="216" w:author="Jared Castaneda" w:date="2020-09-26T13:57:00Z"/>
              <w:rFonts w:eastAsiaTheme="minorEastAsia"/>
              <w:noProof/>
            </w:rPr>
          </w:pPr>
          <w:del w:id="217" w:author="Jared Castaneda" w:date="2020-09-26T13:57:00Z">
            <w:r w:rsidDel="0025548B">
              <w:rPr>
                <w:noProof/>
              </w:rPr>
              <w:fldChar w:fldCharType="begin"/>
            </w:r>
            <w:r w:rsidDel="0025548B">
              <w:rPr>
                <w:noProof/>
              </w:rPr>
              <w:delInstrText xml:space="preserve"> HYPERLINK \l "_Toc50206409" </w:delInstrText>
            </w:r>
            <w:r w:rsidDel="0025548B">
              <w:rPr>
                <w:noProof/>
              </w:rPr>
              <w:fldChar w:fldCharType="separate"/>
            </w:r>
          </w:del>
          <w:ins w:id="218" w:author="Jared Castaneda" w:date="2020-12-03T19:01:00Z">
            <w:r w:rsidR="00BA2BCA">
              <w:rPr>
                <w:b/>
                <w:bCs/>
                <w:noProof/>
              </w:rPr>
              <w:t>Error! Hyperlink reference not valid.</w:t>
            </w:r>
          </w:ins>
          <w:del w:id="219" w:author="Jared Castaneda" w:date="2020-09-26T13:57:00Z">
            <w:r w:rsidR="00B1147C" w:rsidRPr="00EB21FD" w:rsidDel="0025548B">
              <w:rPr>
                <w:rStyle w:val="Hyperlink"/>
                <w:noProof/>
              </w:rPr>
              <w:delText>1.2</w:delText>
            </w:r>
            <w:r w:rsidR="00B1147C" w:rsidDel="0025548B">
              <w:rPr>
                <w:rFonts w:eastAsiaTheme="minorEastAsia"/>
                <w:noProof/>
              </w:rPr>
              <w:tab/>
            </w:r>
            <w:r w:rsidR="00B1147C" w:rsidRPr="00EB21FD" w:rsidDel="0025548B">
              <w:rPr>
                <w:rStyle w:val="Hyperlink"/>
                <w:noProof/>
              </w:rPr>
              <w:delText>Scope</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_Toc50206409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757AB307" w14:textId="30343E85" w:rsidR="00B1147C" w:rsidDel="0025548B" w:rsidRDefault="00303E2D">
          <w:pPr>
            <w:pStyle w:val="TOC2"/>
            <w:rPr>
              <w:del w:id="220" w:author="Jared Castaneda" w:date="2020-09-26T13:57:00Z"/>
              <w:rFonts w:eastAsiaTheme="minorEastAsia"/>
              <w:noProof/>
            </w:rPr>
          </w:pPr>
          <w:del w:id="221" w:author="Jared Castaneda" w:date="2020-09-26T13:57:00Z">
            <w:r w:rsidDel="0025548B">
              <w:rPr>
                <w:noProof/>
              </w:rPr>
              <w:fldChar w:fldCharType="begin"/>
            </w:r>
            <w:r w:rsidDel="0025548B">
              <w:rPr>
                <w:noProof/>
              </w:rPr>
              <w:delInstrText xml:space="preserve"> HYPERLINK \l "_Toc50206410" </w:delInstrText>
            </w:r>
            <w:r w:rsidDel="0025548B">
              <w:rPr>
                <w:noProof/>
              </w:rPr>
              <w:fldChar w:fldCharType="separate"/>
            </w:r>
          </w:del>
          <w:ins w:id="222" w:author="Jared Castaneda" w:date="2020-12-03T19:01:00Z">
            <w:r w:rsidR="00BA2BCA">
              <w:rPr>
                <w:b/>
                <w:bCs/>
                <w:noProof/>
              </w:rPr>
              <w:t>Error! Hyperlink reference not valid.</w:t>
            </w:r>
          </w:ins>
          <w:del w:id="223" w:author="Jared Castaneda" w:date="2020-09-26T13:57:00Z">
            <w:r w:rsidR="00B1147C" w:rsidRPr="00EB21FD" w:rsidDel="0025548B">
              <w:rPr>
                <w:rStyle w:val="Hyperlink"/>
                <w:noProof/>
              </w:rPr>
              <w:delText>1.3</w:delText>
            </w:r>
            <w:r w:rsidR="00B1147C" w:rsidDel="0025548B">
              <w:rPr>
                <w:rFonts w:eastAsiaTheme="minorEastAsia"/>
                <w:noProof/>
              </w:rPr>
              <w:tab/>
            </w:r>
            <w:r w:rsidR="00B1147C" w:rsidRPr="00EB21FD" w:rsidDel="0025548B">
              <w:rPr>
                <w:rStyle w:val="Hyperlink"/>
                <w:noProof/>
              </w:rPr>
              <w:delText>Category</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_Toc50206410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7F3315EA" w14:textId="7D9EE6EB" w:rsidR="00B1147C" w:rsidDel="0025548B" w:rsidRDefault="00303E2D">
          <w:pPr>
            <w:pStyle w:val="TOC3"/>
            <w:rPr>
              <w:del w:id="224" w:author="Jared Castaneda" w:date="2020-09-26T13:57:00Z"/>
              <w:rFonts w:eastAsiaTheme="minorEastAsia"/>
              <w:noProof/>
            </w:rPr>
          </w:pPr>
          <w:del w:id="225" w:author="Jared Castaneda" w:date="2020-09-26T13:57:00Z">
            <w:r w:rsidDel="0025548B">
              <w:rPr>
                <w:noProof/>
              </w:rPr>
              <w:fldChar w:fldCharType="begin"/>
            </w:r>
            <w:r w:rsidDel="0025548B">
              <w:rPr>
                <w:noProof/>
              </w:rPr>
              <w:delInstrText xml:space="preserve"> HYPERLINK \l "_Toc50206411" </w:delInstrText>
            </w:r>
            <w:r w:rsidDel="0025548B">
              <w:rPr>
                <w:noProof/>
              </w:rPr>
              <w:fldChar w:fldCharType="separate"/>
            </w:r>
          </w:del>
          <w:ins w:id="226" w:author="Jared Castaneda" w:date="2020-12-03T19:01:00Z">
            <w:r w:rsidR="00BA2BCA">
              <w:rPr>
                <w:b/>
                <w:bCs/>
                <w:noProof/>
              </w:rPr>
              <w:t>Error! Hyperlink reference not valid.</w:t>
            </w:r>
          </w:ins>
          <w:del w:id="227" w:author="Jared Castaneda" w:date="2020-09-26T13:57:00Z">
            <w:r w:rsidR="00B1147C" w:rsidRPr="00EB21FD" w:rsidDel="0025548B">
              <w:rPr>
                <w:rStyle w:val="Hyperlink"/>
                <w:noProof/>
              </w:rPr>
              <w:delText>1.3.1</w:delText>
            </w:r>
            <w:r w:rsidR="00B1147C" w:rsidDel="0025548B">
              <w:rPr>
                <w:rFonts w:eastAsiaTheme="minorEastAsia"/>
                <w:noProof/>
              </w:rPr>
              <w:tab/>
            </w:r>
            <w:r w:rsidR="00B1147C" w:rsidRPr="00EB21FD" w:rsidDel="0025548B">
              <w:rPr>
                <w:rStyle w:val="Hyperlink"/>
                <w:noProof/>
              </w:rPr>
              <w:delText>Risks addressed</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_Toc50206411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65DCB44E" w14:textId="3055BF15" w:rsidR="00B1147C" w:rsidDel="0025548B" w:rsidRDefault="00303E2D">
          <w:pPr>
            <w:pStyle w:val="TOC2"/>
            <w:rPr>
              <w:del w:id="228" w:author="Jared Castaneda" w:date="2020-09-26T13:57:00Z"/>
              <w:rFonts w:eastAsiaTheme="minorEastAsia"/>
              <w:noProof/>
            </w:rPr>
          </w:pPr>
          <w:del w:id="229" w:author="Jared Castaneda" w:date="2020-09-26T13:57:00Z">
            <w:r w:rsidDel="0025548B">
              <w:rPr>
                <w:noProof/>
              </w:rPr>
              <w:fldChar w:fldCharType="begin"/>
            </w:r>
            <w:r w:rsidDel="0025548B">
              <w:rPr>
                <w:noProof/>
              </w:rPr>
              <w:delInstrText xml:space="preserve"> HYPERLINK \l "_Toc50206412" </w:delInstrText>
            </w:r>
            <w:r w:rsidDel="0025548B">
              <w:rPr>
                <w:noProof/>
              </w:rPr>
              <w:fldChar w:fldCharType="separate"/>
            </w:r>
          </w:del>
          <w:ins w:id="230" w:author="Jared Castaneda" w:date="2020-12-03T19:01:00Z">
            <w:r w:rsidR="00BA2BCA">
              <w:rPr>
                <w:b/>
                <w:bCs/>
                <w:noProof/>
              </w:rPr>
              <w:t>Error! Hyperlink reference not valid.</w:t>
            </w:r>
          </w:ins>
          <w:del w:id="231" w:author="Jared Castaneda" w:date="2020-09-26T13:57:00Z">
            <w:r w:rsidR="00B1147C" w:rsidRPr="00EB21FD" w:rsidDel="0025548B">
              <w:rPr>
                <w:rStyle w:val="Hyperlink"/>
                <w:noProof/>
              </w:rPr>
              <w:delText>1.4</w:delText>
            </w:r>
            <w:r w:rsidR="00B1147C" w:rsidDel="0025548B">
              <w:rPr>
                <w:rFonts w:eastAsiaTheme="minorEastAsia"/>
                <w:noProof/>
              </w:rPr>
              <w:tab/>
            </w:r>
            <w:r w:rsidR="00B1147C" w:rsidRPr="00EB21FD" w:rsidDel="0025548B">
              <w:rPr>
                <w:rStyle w:val="Hyperlink"/>
                <w:noProof/>
              </w:rPr>
              <w:delText>Level</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_Toc50206412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5EFE0FBE" w14:textId="114C90B6" w:rsidR="00B1147C" w:rsidDel="0025548B" w:rsidRDefault="00303E2D">
          <w:pPr>
            <w:pStyle w:val="TOC2"/>
            <w:rPr>
              <w:del w:id="232" w:author="Jared Castaneda" w:date="2020-09-26T13:57:00Z"/>
              <w:rFonts w:eastAsiaTheme="minorEastAsia"/>
              <w:noProof/>
            </w:rPr>
          </w:pPr>
          <w:del w:id="233" w:author="Jared Castaneda" w:date="2020-09-26T13:57:00Z">
            <w:r w:rsidDel="0025548B">
              <w:rPr>
                <w:noProof/>
              </w:rPr>
              <w:fldChar w:fldCharType="begin"/>
            </w:r>
            <w:r w:rsidDel="0025548B">
              <w:rPr>
                <w:noProof/>
              </w:rPr>
              <w:delInstrText xml:space="preserve"> HYPERLINK \l "_Toc50206413" </w:delInstrText>
            </w:r>
            <w:r w:rsidDel="0025548B">
              <w:rPr>
                <w:noProof/>
              </w:rPr>
              <w:fldChar w:fldCharType="separate"/>
            </w:r>
          </w:del>
          <w:ins w:id="234" w:author="Jared Castaneda" w:date="2020-12-03T19:01:00Z">
            <w:r w:rsidR="00BA2BCA">
              <w:rPr>
                <w:b/>
                <w:bCs/>
                <w:noProof/>
              </w:rPr>
              <w:t>Error! Hyperlink reference not valid.</w:t>
            </w:r>
          </w:ins>
          <w:del w:id="235" w:author="Jared Castaneda" w:date="2020-09-26T13:57:00Z">
            <w:r w:rsidR="00B1147C" w:rsidRPr="00EB21FD" w:rsidDel="0025548B">
              <w:rPr>
                <w:rStyle w:val="Hyperlink"/>
                <w:noProof/>
              </w:rPr>
              <w:delText>1.5</w:delText>
            </w:r>
            <w:r w:rsidR="00B1147C" w:rsidDel="0025548B">
              <w:rPr>
                <w:rFonts w:eastAsiaTheme="minorEastAsia"/>
                <w:noProof/>
              </w:rPr>
              <w:tab/>
            </w:r>
            <w:r w:rsidR="00B1147C" w:rsidRPr="00EB21FD" w:rsidDel="0025548B">
              <w:rPr>
                <w:rStyle w:val="Hyperlink"/>
                <w:noProof/>
              </w:rPr>
              <w:delText>Primary Actor(s)</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_Toc50206413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53AECC15" w14:textId="72120924" w:rsidR="00B1147C" w:rsidDel="0025548B" w:rsidRDefault="00303E2D">
          <w:pPr>
            <w:pStyle w:val="TOC2"/>
            <w:rPr>
              <w:del w:id="236" w:author="Jared Castaneda" w:date="2020-09-26T13:57:00Z"/>
              <w:rFonts w:eastAsiaTheme="minorEastAsia"/>
              <w:noProof/>
            </w:rPr>
          </w:pPr>
          <w:del w:id="237" w:author="Jared Castaneda" w:date="2020-09-26T13:57:00Z">
            <w:r w:rsidDel="0025548B">
              <w:rPr>
                <w:noProof/>
              </w:rPr>
              <w:fldChar w:fldCharType="begin"/>
            </w:r>
            <w:r w:rsidDel="0025548B">
              <w:rPr>
                <w:noProof/>
              </w:rPr>
              <w:delInstrText xml:space="preserve"> HYPERLINK \l "_Toc50206414" </w:delInstrText>
            </w:r>
            <w:r w:rsidDel="0025548B">
              <w:rPr>
                <w:noProof/>
              </w:rPr>
              <w:fldChar w:fldCharType="separate"/>
            </w:r>
          </w:del>
          <w:ins w:id="238" w:author="Jared Castaneda" w:date="2020-12-03T19:01:00Z">
            <w:r w:rsidR="00BA2BCA">
              <w:rPr>
                <w:b/>
                <w:bCs/>
                <w:noProof/>
              </w:rPr>
              <w:t>Error! Hyperlink reference not valid.</w:t>
            </w:r>
          </w:ins>
          <w:del w:id="239" w:author="Jared Castaneda" w:date="2020-09-26T13:57:00Z">
            <w:r w:rsidR="00B1147C" w:rsidRPr="00EB21FD" w:rsidDel="0025548B">
              <w:rPr>
                <w:rStyle w:val="Hyperlink"/>
                <w:noProof/>
              </w:rPr>
              <w:delText>1.6</w:delText>
            </w:r>
            <w:r w:rsidR="00B1147C" w:rsidDel="0025548B">
              <w:rPr>
                <w:rFonts w:eastAsiaTheme="minorEastAsia"/>
                <w:noProof/>
              </w:rPr>
              <w:tab/>
            </w:r>
            <w:r w:rsidR="00B1147C" w:rsidRPr="00EB21FD" w:rsidDel="0025548B">
              <w:rPr>
                <w:rStyle w:val="Hyperlink"/>
                <w:noProof/>
              </w:rPr>
              <w:delText>Stakeholders and Interests:</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_Toc50206414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73D81638" w14:textId="3FBE2A14" w:rsidR="00B1147C" w:rsidDel="0025548B" w:rsidRDefault="00303E2D">
          <w:pPr>
            <w:pStyle w:val="TOC3"/>
            <w:rPr>
              <w:del w:id="240" w:author="Jared Castaneda" w:date="2020-09-26T13:57:00Z"/>
              <w:rFonts w:eastAsiaTheme="minorEastAsia"/>
              <w:noProof/>
            </w:rPr>
          </w:pPr>
          <w:del w:id="241" w:author="Jared Castaneda" w:date="2020-09-26T13:57:00Z">
            <w:r w:rsidDel="0025548B">
              <w:rPr>
                <w:noProof/>
              </w:rPr>
              <w:fldChar w:fldCharType="begin"/>
            </w:r>
            <w:r w:rsidDel="0025548B">
              <w:rPr>
                <w:noProof/>
              </w:rPr>
              <w:delInstrText xml:space="preserve"> HYPERLINK \l "_Toc50206415" </w:delInstrText>
            </w:r>
            <w:r w:rsidDel="0025548B">
              <w:rPr>
                <w:noProof/>
              </w:rPr>
              <w:fldChar w:fldCharType="separate"/>
            </w:r>
          </w:del>
          <w:ins w:id="242" w:author="Jared Castaneda" w:date="2020-12-03T19:01:00Z">
            <w:r w:rsidR="00BA2BCA">
              <w:rPr>
                <w:b/>
                <w:bCs/>
                <w:noProof/>
              </w:rPr>
              <w:t>Error! Hyperlink reference not valid.</w:t>
            </w:r>
          </w:ins>
          <w:del w:id="243" w:author="Jared Castaneda" w:date="2020-09-26T13:57:00Z">
            <w:r w:rsidR="00B1147C" w:rsidRPr="00EB21FD" w:rsidDel="0025548B">
              <w:rPr>
                <w:rStyle w:val="Hyperlink"/>
                <w:noProof/>
              </w:rPr>
              <w:delText>1.6.1</w:delText>
            </w:r>
            <w:r w:rsidR="00B1147C" w:rsidDel="0025548B">
              <w:rPr>
                <w:rFonts w:eastAsiaTheme="minorEastAsia"/>
                <w:noProof/>
              </w:rPr>
              <w:tab/>
            </w:r>
            <w:r w:rsidR="00B1147C" w:rsidRPr="00EB21FD" w:rsidDel="0025548B">
              <w:rPr>
                <w:rStyle w:val="Hyperlink"/>
                <w:noProof/>
              </w:rPr>
              <w:delText>&lt;Stakeholder 1&gt;</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_Toc50206415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43D96552" w14:textId="113FCDA6" w:rsidR="00B1147C" w:rsidDel="0025548B" w:rsidRDefault="00303E2D">
          <w:pPr>
            <w:pStyle w:val="TOC3"/>
            <w:rPr>
              <w:del w:id="244" w:author="Jared Castaneda" w:date="2020-09-26T13:57:00Z"/>
              <w:rFonts w:eastAsiaTheme="minorEastAsia"/>
              <w:noProof/>
            </w:rPr>
          </w:pPr>
          <w:del w:id="245" w:author="Jared Castaneda" w:date="2020-09-26T13:57:00Z">
            <w:r w:rsidDel="0025548B">
              <w:rPr>
                <w:noProof/>
              </w:rPr>
              <w:fldChar w:fldCharType="begin"/>
            </w:r>
            <w:r w:rsidDel="0025548B">
              <w:rPr>
                <w:noProof/>
              </w:rPr>
              <w:delInstrText xml:space="preserve"> HYPERLINK \l "_Toc50206416" </w:delInstrText>
            </w:r>
            <w:r w:rsidDel="0025548B">
              <w:rPr>
                <w:noProof/>
              </w:rPr>
              <w:fldChar w:fldCharType="separate"/>
            </w:r>
          </w:del>
          <w:ins w:id="246" w:author="Jared Castaneda" w:date="2020-12-03T19:01:00Z">
            <w:r w:rsidR="00BA2BCA">
              <w:rPr>
                <w:b/>
                <w:bCs/>
                <w:noProof/>
              </w:rPr>
              <w:t>Error! Hyperlink reference not valid.</w:t>
            </w:r>
          </w:ins>
          <w:del w:id="247" w:author="Jared Castaneda" w:date="2020-09-26T13:57:00Z">
            <w:r w:rsidR="00B1147C" w:rsidRPr="00EB21FD" w:rsidDel="0025548B">
              <w:rPr>
                <w:rStyle w:val="Hyperlink"/>
                <w:noProof/>
              </w:rPr>
              <w:delText>1.6.2</w:delText>
            </w:r>
            <w:r w:rsidR="00B1147C" w:rsidDel="0025548B">
              <w:rPr>
                <w:rFonts w:eastAsiaTheme="minorEastAsia"/>
                <w:noProof/>
              </w:rPr>
              <w:tab/>
            </w:r>
            <w:r w:rsidR="00B1147C" w:rsidRPr="00EB21FD" w:rsidDel="0025548B">
              <w:rPr>
                <w:rStyle w:val="Hyperlink"/>
                <w:noProof/>
              </w:rPr>
              <w:delText>&lt;Stakeholder 2&gt;</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_Toc50206416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0610C1C0" w14:textId="23D4E92D" w:rsidR="00B1147C" w:rsidDel="0025548B" w:rsidRDefault="00303E2D">
          <w:pPr>
            <w:pStyle w:val="TOC2"/>
            <w:rPr>
              <w:del w:id="248" w:author="Jared Castaneda" w:date="2020-09-26T13:57:00Z"/>
              <w:rFonts w:eastAsiaTheme="minorEastAsia"/>
              <w:noProof/>
            </w:rPr>
          </w:pPr>
          <w:del w:id="249" w:author="Jared Castaneda" w:date="2020-09-26T13:57:00Z">
            <w:r w:rsidDel="0025548B">
              <w:rPr>
                <w:noProof/>
              </w:rPr>
              <w:fldChar w:fldCharType="begin"/>
            </w:r>
            <w:r w:rsidDel="0025548B">
              <w:rPr>
                <w:noProof/>
              </w:rPr>
              <w:delInstrText xml:space="preserve"> HYPERLINK \l "_Toc50206417" </w:delInstrText>
            </w:r>
            <w:r w:rsidDel="0025548B">
              <w:rPr>
                <w:noProof/>
              </w:rPr>
              <w:fldChar w:fldCharType="separate"/>
            </w:r>
          </w:del>
          <w:ins w:id="250" w:author="Jared Castaneda" w:date="2020-12-03T19:01:00Z">
            <w:r w:rsidR="00BA2BCA">
              <w:rPr>
                <w:b/>
                <w:bCs/>
                <w:noProof/>
              </w:rPr>
              <w:t>Error! Hyperlink reference not valid.</w:t>
            </w:r>
          </w:ins>
          <w:del w:id="251" w:author="Jared Castaneda" w:date="2020-09-26T13:57:00Z">
            <w:r w:rsidR="00B1147C" w:rsidRPr="00EB21FD" w:rsidDel="0025548B">
              <w:rPr>
                <w:rStyle w:val="Hyperlink"/>
                <w:noProof/>
              </w:rPr>
              <w:delText>1.7</w:delText>
            </w:r>
            <w:r w:rsidR="00B1147C" w:rsidDel="0025548B">
              <w:rPr>
                <w:rFonts w:eastAsiaTheme="minorEastAsia"/>
                <w:noProof/>
              </w:rPr>
              <w:tab/>
            </w:r>
            <w:r w:rsidR="00B1147C" w:rsidRPr="00EB21FD" w:rsidDel="0025548B">
              <w:rPr>
                <w:rStyle w:val="Hyperlink"/>
                <w:noProof/>
              </w:rPr>
              <w:delText>Preconditions (Entrance Criteria)</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_Toc50206417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4BE596C0" w14:textId="7F37D70B" w:rsidR="00B1147C" w:rsidDel="0025548B" w:rsidRDefault="00303E2D">
          <w:pPr>
            <w:pStyle w:val="TOC2"/>
            <w:rPr>
              <w:del w:id="252" w:author="Jared Castaneda" w:date="2020-09-26T13:57:00Z"/>
              <w:rFonts w:eastAsiaTheme="minorEastAsia"/>
              <w:noProof/>
            </w:rPr>
          </w:pPr>
          <w:del w:id="253" w:author="Jared Castaneda" w:date="2020-09-26T13:57:00Z">
            <w:r w:rsidDel="0025548B">
              <w:rPr>
                <w:noProof/>
              </w:rPr>
              <w:fldChar w:fldCharType="begin"/>
            </w:r>
            <w:r w:rsidDel="0025548B">
              <w:rPr>
                <w:noProof/>
              </w:rPr>
              <w:delInstrText xml:space="preserve"> HYPERLINK \l "_Toc50206418" </w:delInstrText>
            </w:r>
            <w:r w:rsidDel="0025548B">
              <w:rPr>
                <w:noProof/>
              </w:rPr>
              <w:fldChar w:fldCharType="separate"/>
            </w:r>
          </w:del>
          <w:ins w:id="254" w:author="Jared Castaneda" w:date="2020-12-03T19:01:00Z">
            <w:r w:rsidR="00BA2BCA">
              <w:rPr>
                <w:b/>
                <w:bCs/>
                <w:noProof/>
              </w:rPr>
              <w:t>Error! Hyperlink reference not valid.</w:t>
            </w:r>
          </w:ins>
          <w:del w:id="255" w:author="Jared Castaneda" w:date="2020-09-26T13:57:00Z">
            <w:r w:rsidR="00B1147C" w:rsidRPr="00EB21FD" w:rsidDel="0025548B">
              <w:rPr>
                <w:rStyle w:val="Hyperlink"/>
                <w:noProof/>
              </w:rPr>
              <w:delText>1.8</w:delText>
            </w:r>
            <w:r w:rsidR="00B1147C" w:rsidDel="0025548B">
              <w:rPr>
                <w:rFonts w:eastAsiaTheme="minorEastAsia"/>
                <w:noProof/>
              </w:rPr>
              <w:tab/>
            </w:r>
            <w:r w:rsidR="00B1147C" w:rsidRPr="00EB21FD" w:rsidDel="0025548B">
              <w:rPr>
                <w:rStyle w:val="Hyperlink"/>
                <w:noProof/>
              </w:rPr>
              <w:delText>Success Guarantee (Exit State)</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_Toc50206418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41D51FD6" w14:textId="1F9DEA4C" w:rsidR="00B1147C" w:rsidDel="0025548B" w:rsidRDefault="00303E2D">
          <w:pPr>
            <w:pStyle w:val="TOC2"/>
            <w:rPr>
              <w:del w:id="256" w:author="Jared Castaneda" w:date="2020-09-26T13:57:00Z"/>
              <w:rFonts w:eastAsiaTheme="minorEastAsia"/>
              <w:noProof/>
            </w:rPr>
          </w:pPr>
          <w:del w:id="257" w:author="Jared Castaneda" w:date="2020-09-26T13:57:00Z">
            <w:r w:rsidDel="0025548B">
              <w:rPr>
                <w:noProof/>
              </w:rPr>
              <w:fldChar w:fldCharType="begin"/>
            </w:r>
            <w:r w:rsidDel="0025548B">
              <w:rPr>
                <w:noProof/>
              </w:rPr>
              <w:delInstrText xml:space="preserve"> HYPERLINK \l "_Toc50206419" </w:delInstrText>
            </w:r>
            <w:r w:rsidDel="0025548B">
              <w:rPr>
                <w:noProof/>
              </w:rPr>
              <w:fldChar w:fldCharType="separate"/>
            </w:r>
          </w:del>
          <w:ins w:id="258" w:author="Jared Castaneda" w:date="2020-12-03T19:01:00Z">
            <w:r w:rsidR="00BA2BCA">
              <w:rPr>
                <w:b/>
                <w:bCs/>
                <w:noProof/>
              </w:rPr>
              <w:t>Error! Hyperlink reference not valid.</w:t>
            </w:r>
          </w:ins>
          <w:del w:id="259" w:author="Jared Castaneda" w:date="2020-09-26T13:57:00Z">
            <w:r w:rsidR="00B1147C" w:rsidRPr="00EB21FD" w:rsidDel="0025548B">
              <w:rPr>
                <w:rStyle w:val="Hyperlink"/>
                <w:noProof/>
              </w:rPr>
              <w:delText>1.9</w:delText>
            </w:r>
            <w:r w:rsidR="00B1147C" w:rsidDel="0025548B">
              <w:rPr>
                <w:rFonts w:eastAsiaTheme="minorEastAsia"/>
                <w:noProof/>
              </w:rPr>
              <w:tab/>
            </w:r>
            <w:r w:rsidR="00B1147C" w:rsidRPr="00EB21FD" w:rsidDel="0025548B">
              <w:rPr>
                <w:rStyle w:val="Hyperlink"/>
                <w:noProof/>
              </w:rPr>
              <w:delText>Main Success Scenario:</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_Toc50206419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283337A6" w14:textId="06A57F66" w:rsidR="00B1147C" w:rsidDel="0025548B" w:rsidRDefault="00303E2D">
          <w:pPr>
            <w:pStyle w:val="TOC2"/>
            <w:rPr>
              <w:del w:id="260" w:author="Jared Castaneda" w:date="2020-09-26T13:57:00Z"/>
              <w:rFonts w:eastAsiaTheme="minorEastAsia"/>
              <w:noProof/>
            </w:rPr>
          </w:pPr>
          <w:del w:id="261" w:author="Jared Castaneda" w:date="2020-09-26T13:57:00Z">
            <w:r w:rsidDel="0025548B">
              <w:rPr>
                <w:noProof/>
              </w:rPr>
              <w:fldChar w:fldCharType="begin"/>
            </w:r>
            <w:r w:rsidDel="0025548B">
              <w:rPr>
                <w:noProof/>
              </w:rPr>
              <w:delInstrText xml:space="preserve"> HYPERLINK \l "_Toc50206420" </w:delInstrText>
            </w:r>
            <w:r w:rsidDel="0025548B">
              <w:rPr>
                <w:noProof/>
              </w:rPr>
              <w:fldChar w:fldCharType="separate"/>
            </w:r>
          </w:del>
          <w:ins w:id="262" w:author="Jared Castaneda" w:date="2020-12-03T19:01:00Z">
            <w:r w:rsidR="00BA2BCA">
              <w:rPr>
                <w:b/>
                <w:bCs/>
                <w:noProof/>
              </w:rPr>
              <w:t>Error! Hyperlink reference not valid.</w:t>
            </w:r>
          </w:ins>
          <w:del w:id="263" w:author="Jared Castaneda" w:date="2020-09-26T13:57:00Z">
            <w:r w:rsidR="00B1147C" w:rsidRPr="00EB21FD" w:rsidDel="0025548B">
              <w:rPr>
                <w:rStyle w:val="Hyperlink"/>
                <w:noProof/>
              </w:rPr>
              <w:delText>1.10</w:delText>
            </w:r>
            <w:r w:rsidR="00B1147C" w:rsidDel="0025548B">
              <w:rPr>
                <w:rFonts w:eastAsiaTheme="minorEastAsia"/>
                <w:noProof/>
              </w:rPr>
              <w:tab/>
            </w:r>
            <w:r w:rsidR="00B1147C" w:rsidRPr="00EB21FD" w:rsidDel="0025548B">
              <w:rPr>
                <w:rStyle w:val="Hyperlink"/>
                <w:noProof/>
              </w:rPr>
              <w:delText>Extensions (Alternate paths)</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_Toc50206420 \h </w:delInstrText>
            </w:r>
            <w:r w:rsidR="00B1147C" w:rsidDel="0025548B">
              <w:rPr>
                <w:noProof/>
                <w:webHidden/>
              </w:rPr>
            </w:r>
            <w:r w:rsidR="00B1147C" w:rsidDel="0025548B">
              <w:rPr>
                <w:noProof/>
                <w:webHidden/>
              </w:rPr>
              <w:fldChar w:fldCharType="separate"/>
            </w:r>
            <w:r w:rsidR="00B1147C" w:rsidDel="0025548B">
              <w:rPr>
                <w:noProof/>
                <w:webHidden/>
              </w:rPr>
              <w:delText>1</w:delText>
            </w:r>
            <w:r w:rsidR="00B1147C" w:rsidDel="0025548B">
              <w:rPr>
                <w:noProof/>
                <w:webHidden/>
              </w:rPr>
              <w:fldChar w:fldCharType="end"/>
            </w:r>
            <w:r w:rsidDel="0025548B">
              <w:rPr>
                <w:noProof/>
              </w:rPr>
              <w:fldChar w:fldCharType="end"/>
            </w:r>
          </w:del>
        </w:p>
        <w:p w14:paraId="4FEAAC27" w14:textId="434D973E" w:rsidR="00B1147C" w:rsidDel="0025548B" w:rsidRDefault="00303E2D">
          <w:pPr>
            <w:pStyle w:val="TOC2"/>
            <w:rPr>
              <w:del w:id="264" w:author="Jared Castaneda" w:date="2020-09-26T13:57:00Z"/>
              <w:rFonts w:eastAsiaTheme="minorEastAsia"/>
              <w:noProof/>
            </w:rPr>
          </w:pPr>
          <w:del w:id="265" w:author="Jared Castaneda" w:date="2020-09-26T13:57:00Z">
            <w:r w:rsidDel="0025548B">
              <w:rPr>
                <w:noProof/>
              </w:rPr>
              <w:fldChar w:fldCharType="begin"/>
            </w:r>
            <w:r w:rsidDel="0025548B">
              <w:rPr>
                <w:noProof/>
              </w:rPr>
              <w:delInstrText xml:space="preserve"> HYPERLINK \l "_Toc50206421" </w:delInstrText>
            </w:r>
            <w:r w:rsidDel="0025548B">
              <w:rPr>
                <w:noProof/>
              </w:rPr>
              <w:fldChar w:fldCharType="separate"/>
            </w:r>
          </w:del>
          <w:ins w:id="266" w:author="Jared Castaneda" w:date="2020-12-03T19:01:00Z">
            <w:r w:rsidR="00BA2BCA">
              <w:rPr>
                <w:b/>
                <w:bCs/>
                <w:noProof/>
              </w:rPr>
              <w:t>Error! Hyperlink reference not valid.</w:t>
            </w:r>
          </w:ins>
          <w:del w:id="267" w:author="Jared Castaneda" w:date="2020-09-26T13:57:00Z">
            <w:r w:rsidR="00B1147C" w:rsidRPr="00EB21FD" w:rsidDel="0025548B">
              <w:rPr>
                <w:rStyle w:val="Hyperlink"/>
                <w:noProof/>
              </w:rPr>
              <w:delText>1.11</w:delText>
            </w:r>
            <w:r w:rsidR="00B1147C" w:rsidDel="0025548B">
              <w:rPr>
                <w:rFonts w:eastAsiaTheme="minorEastAsia"/>
                <w:noProof/>
              </w:rPr>
              <w:tab/>
            </w:r>
            <w:r w:rsidR="00B1147C" w:rsidRPr="00EB21FD" w:rsidDel="0025548B">
              <w:rPr>
                <w:rStyle w:val="Hyperlink"/>
                <w:noProof/>
              </w:rPr>
              <w:delText>Special Requirements:</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_Toc50206421 \h </w:delInstrText>
            </w:r>
            <w:r w:rsidR="00B1147C" w:rsidDel="0025548B">
              <w:rPr>
                <w:noProof/>
                <w:webHidden/>
              </w:rPr>
            </w:r>
            <w:r w:rsidR="00B1147C" w:rsidDel="0025548B">
              <w:rPr>
                <w:noProof/>
                <w:webHidden/>
              </w:rPr>
              <w:fldChar w:fldCharType="separate"/>
            </w:r>
            <w:r w:rsidR="00B1147C" w:rsidDel="0025548B">
              <w:rPr>
                <w:noProof/>
                <w:webHidden/>
              </w:rPr>
              <w:delText>2</w:delText>
            </w:r>
            <w:r w:rsidR="00B1147C" w:rsidDel="0025548B">
              <w:rPr>
                <w:noProof/>
                <w:webHidden/>
              </w:rPr>
              <w:fldChar w:fldCharType="end"/>
            </w:r>
            <w:r w:rsidDel="0025548B">
              <w:rPr>
                <w:noProof/>
              </w:rPr>
              <w:fldChar w:fldCharType="end"/>
            </w:r>
          </w:del>
        </w:p>
        <w:p w14:paraId="78DB2DA1" w14:textId="04A2476F" w:rsidR="00B1147C" w:rsidDel="0025548B" w:rsidRDefault="00303E2D">
          <w:pPr>
            <w:pStyle w:val="TOC2"/>
            <w:rPr>
              <w:del w:id="268" w:author="Jared Castaneda" w:date="2020-09-26T13:57:00Z"/>
              <w:rFonts w:eastAsiaTheme="minorEastAsia"/>
              <w:noProof/>
            </w:rPr>
          </w:pPr>
          <w:del w:id="269" w:author="Jared Castaneda" w:date="2020-09-26T13:57:00Z">
            <w:r w:rsidDel="0025548B">
              <w:rPr>
                <w:noProof/>
              </w:rPr>
              <w:fldChar w:fldCharType="begin"/>
            </w:r>
            <w:r w:rsidDel="0025548B">
              <w:rPr>
                <w:noProof/>
              </w:rPr>
              <w:delInstrText xml:space="preserve"> HYPERLINK \l "_Toc50206422" </w:delInstrText>
            </w:r>
            <w:r w:rsidDel="0025548B">
              <w:rPr>
                <w:noProof/>
              </w:rPr>
              <w:fldChar w:fldCharType="separate"/>
            </w:r>
          </w:del>
          <w:ins w:id="270" w:author="Jared Castaneda" w:date="2020-12-03T19:01:00Z">
            <w:r w:rsidR="00BA2BCA">
              <w:rPr>
                <w:b/>
                <w:bCs/>
                <w:noProof/>
              </w:rPr>
              <w:t>Error! Hyperlink reference not valid.</w:t>
            </w:r>
          </w:ins>
          <w:del w:id="271" w:author="Jared Castaneda" w:date="2020-09-26T13:57:00Z">
            <w:r w:rsidR="00B1147C" w:rsidRPr="00EB21FD" w:rsidDel="0025548B">
              <w:rPr>
                <w:rStyle w:val="Hyperlink"/>
                <w:noProof/>
              </w:rPr>
              <w:delText>1.12</w:delText>
            </w:r>
            <w:r w:rsidR="00B1147C" w:rsidDel="0025548B">
              <w:rPr>
                <w:rFonts w:eastAsiaTheme="minorEastAsia"/>
                <w:noProof/>
              </w:rPr>
              <w:tab/>
            </w:r>
            <w:r w:rsidR="00B1147C" w:rsidRPr="00EB21FD" w:rsidDel="0025548B">
              <w:rPr>
                <w:rStyle w:val="Hyperlink"/>
                <w:noProof/>
              </w:rPr>
              <w:delText>Technology and Data Variations List:</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_Toc50206422 \h </w:delInstrText>
            </w:r>
            <w:r w:rsidR="00B1147C" w:rsidDel="0025548B">
              <w:rPr>
                <w:noProof/>
                <w:webHidden/>
              </w:rPr>
            </w:r>
            <w:r w:rsidR="00B1147C" w:rsidDel="0025548B">
              <w:rPr>
                <w:noProof/>
                <w:webHidden/>
              </w:rPr>
              <w:fldChar w:fldCharType="separate"/>
            </w:r>
            <w:r w:rsidR="00B1147C" w:rsidDel="0025548B">
              <w:rPr>
                <w:noProof/>
                <w:webHidden/>
              </w:rPr>
              <w:delText>2</w:delText>
            </w:r>
            <w:r w:rsidR="00B1147C" w:rsidDel="0025548B">
              <w:rPr>
                <w:noProof/>
                <w:webHidden/>
              </w:rPr>
              <w:fldChar w:fldCharType="end"/>
            </w:r>
            <w:r w:rsidDel="0025548B">
              <w:rPr>
                <w:noProof/>
              </w:rPr>
              <w:fldChar w:fldCharType="end"/>
            </w:r>
          </w:del>
        </w:p>
        <w:p w14:paraId="0B72750C" w14:textId="3CE9ABC1" w:rsidR="00B1147C" w:rsidDel="0025548B" w:rsidRDefault="00303E2D">
          <w:pPr>
            <w:pStyle w:val="TOC2"/>
            <w:rPr>
              <w:del w:id="272" w:author="Jared Castaneda" w:date="2020-09-26T13:57:00Z"/>
              <w:rFonts w:eastAsiaTheme="minorEastAsia"/>
              <w:noProof/>
            </w:rPr>
          </w:pPr>
          <w:del w:id="273" w:author="Jared Castaneda" w:date="2020-09-26T13:57:00Z">
            <w:r w:rsidDel="0025548B">
              <w:rPr>
                <w:noProof/>
              </w:rPr>
              <w:fldChar w:fldCharType="begin"/>
            </w:r>
            <w:r w:rsidDel="0025548B">
              <w:rPr>
                <w:noProof/>
              </w:rPr>
              <w:delInstrText xml:space="preserve"> HYPERLINK \l "_Toc50206423" </w:delInstrText>
            </w:r>
            <w:r w:rsidDel="0025548B">
              <w:rPr>
                <w:noProof/>
              </w:rPr>
              <w:fldChar w:fldCharType="separate"/>
            </w:r>
          </w:del>
          <w:ins w:id="274" w:author="Jared Castaneda" w:date="2020-12-03T19:01:00Z">
            <w:r w:rsidR="00BA2BCA">
              <w:rPr>
                <w:b/>
                <w:bCs/>
                <w:noProof/>
              </w:rPr>
              <w:t>Error! Hyperlink reference not valid.</w:t>
            </w:r>
          </w:ins>
          <w:del w:id="275" w:author="Jared Castaneda" w:date="2020-09-26T13:57:00Z">
            <w:r w:rsidR="00B1147C" w:rsidRPr="00EB21FD" w:rsidDel="0025548B">
              <w:rPr>
                <w:rStyle w:val="Hyperlink"/>
                <w:noProof/>
              </w:rPr>
              <w:delText>1.13</w:delText>
            </w:r>
            <w:r w:rsidR="00B1147C" w:rsidDel="0025548B">
              <w:rPr>
                <w:rFonts w:eastAsiaTheme="minorEastAsia"/>
                <w:noProof/>
              </w:rPr>
              <w:tab/>
            </w:r>
            <w:r w:rsidR="00B1147C" w:rsidRPr="00EB21FD" w:rsidDel="0025548B">
              <w:rPr>
                <w:rStyle w:val="Hyperlink"/>
                <w:noProof/>
              </w:rPr>
              <w:delText>Frequency of Occurrence:</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_Toc50206423 \h </w:delInstrText>
            </w:r>
            <w:r w:rsidR="00B1147C" w:rsidDel="0025548B">
              <w:rPr>
                <w:noProof/>
                <w:webHidden/>
              </w:rPr>
            </w:r>
            <w:r w:rsidR="00B1147C" w:rsidDel="0025548B">
              <w:rPr>
                <w:noProof/>
                <w:webHidden/>
              </w:rPr>
              <w:fldChar w:fldCharType="separate"/>
            </w:r>
            <w:r w:rsidR="00B1147C" w:rsidDel="0025548B">
              <w:rPr>
                <w:noProof/>
                <w:webHidden/>
              </w:rPr>
              <w:delText>2</w:delText>
            </w:r>
            <w:r w:rsidR="00B1147C" w:rsidDel="0025548B">
              <w:rPr>
                <w:noProof/>
                <w:webHidden/>
              </w:rPr>
              <w:fldChar w:fldCharType="end"/>
            </w:r>
            <w:r w:rsidDel="0025548B">
              <w:rPr>
                <w:noProof/>
              </w:rPr>
              <w:fldChar w:fldCharType="end"/>
            </w:r>
          </w:del>
        </w:p>
        <w:p w14:paraId="41011511" w14:textId="16D9A742" w:rsidR="00B1147C" w:rsidDel="0025548B" w:rsidRDefault="00303E2D">
          <w:pPr>
            <w:pStyle w:val="TOC2"/>
            <w:rPr>
              <w:del w:id="276" w:author="Jared Castaneda" w:date="2020-09-26T13:57:00Z"/>
              <w:rFonts w:eastAsiaTheme="minorEastAsia"/>
              <w:noProof/>
            </w:rPr>
          </w:pPr>
          <w:del w:id="277" w:author="Jared Castaneda" w:date="2020-09-26T13:57:00Z">
            <w:r w:rsidDel="0025548B">
              <w:rPr>
                <w:noProof/>
              </w:rPr>
              <w:fldChar w:fldCharType="begin"/>
            </w:r>
            <w:r w:rsidDel="0025548B">
              <w:rPr>
                <w:noProof/>
              </w:rPr>
              <w:delInstrText xml:space="preserve"> HYPERLINK \l "_Toc50206424" </w:delInstrText>
            </w:r>
            <w:r w:rsidDel="0025548B">
              <w:rPr>
                <w:noProof/>
              </w:rPr>
              <w:fldChar w:fldCharType="separate"/>
            </w:r>
          </w:del>
          <w:ins w:id="278" w:author="Jared Castaneda" w:date="2020-12-03T19:01:00Z">
            <w:r w:rsidR="00BA2BCA">
              <w:rPr>
                <w:b/>
                <w:bCs/>
                <w:noProof/>
              </w:rPr>
              <w:t>Error! Hyperlink reference not valid.</w:t>
            </w:r>
          </w:ins>
          <w:del w:id="279" w:author="Jared Castaneda" w:date="2020-09-26T13:57:00Z">
            <w:r w:rsidR="00B1147C" w:rsidRPr="00EB21FD" w:rsidDel="0025548B">
              <w:rPr>
                <w:rStyle w:val="Hyperlink"/>
                <w:noProof/>
              </w:rPr>
              <w:delText>1.14</w:delText>
            </w:r>
            <w:r w:rsidR="00B1147C" w:rsidDel="0025548B">
              <w:rPr>
                <w:rFonts w:eastAsiaTheme="minorEastAsia"/>
                <w:noProof/>
              </w:rPr>
              <w:tab/>
            </w:r>
            <w:r w:rsidR="00B1147C" w:rsidRPr="00EB21FD" w:rsidDel="0025548B">
              <w:rPr>
                <w:rStyle w:val="Hyperlink"/>
                <w:noProof/>
              </w:rPr>
              <w:delText>Miscellaneous:</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_Toc50206424 \h </w:delInstrText>
            </w:r>
            <w:r w:rsidR="00B1147C" w:rsidDel="0025548B">
              <w:rPr>
                <w:noProof/>
                <w:webHidden/>
              </w:rPr>
            </w:r>
            <w:r w:rsidR="00B1147C" w:rsidDel="0025548B">
              <w:rPr>
                <w:noProof/>
                <w:webHidden/>
              </w:rPr>
              <w:fldChar w:fldCharType="separate"/>
            </w:r>
            <w:r w:rsidR="00B1147C" w:rsidDel="0025548B">
              <w:rPr>
                <w:noProof/>
                <w:webHidden/>
              </w:rPr>
              <w:delText>2</w:delText>
            </w:r>
            <w:r w:rsidR="00B1147C" w:rsidDel="0025548B">
              <w:rPr>
                <w:noProof/>
                <w:webHidden/>
              </w:rPr>
              <w:fldChar w:fldCharType="end"/>
            </w:r>
            <w:r w:rsidDel="0025548B">
              <w:rPr>
                <w:noProof/>
              </w:rPr>
              <w:fldChar w:fldCharType="end"/>
            </w:r>
          </w:del>
        </w:p>
        <w:p w14:paraId="6192007F" w14:textId="074829AE" w:rsidR="00B1147C" w:rsidDel="0025548B" w:rsidRDefault="00303E2D">
          <w:pPr>
            <w:pStyle w:val="TOC1"/>
            <w:rPr>
              <w:del w:id="280" w:author="Jared Castaneda" w:date="2020-09-26T13:57:00Z"/>
              <w:rFonts w:eastAsiaTheme="minorEastAsia"/>
              <w:sz w:val="22"/>
            </w:rPr>
          </w:pPr>
          <w:del w:id="281" w:author="Jared Castaneda" w:date="2020-09-26T13:57:00Z">
            <w:r w:rsidDel="0025548B">
              <w:fldChar w:fldCharType="begin"/>
            </w:r>
            <w:r w:rsidDel="0025548B">
              <w:delInstrText xml:space="preserve"> HYPERLINK \l "_Toc50206425" </w:delInstrText>
            </w:r>
            <w:r w:rsidDel="0025548B">
              <w:fldChar w:fldCharType="separate"/>
            </w:r>
          </w:del>
          <w:ins w:id="282" w:author="Jared Castaneda" w:date="2020-12-03T19:01:00Z">
            <w:r w:rsidR="00BA2BCA">
              <w:rPr>
                <w:b/>
                <w:bCs/>
              </w:rPr>
              <w:t>Error! Hyperlink reference not valid.</w:t>
            </w:r>
          </w:ins>
          <w:del w:id="283" w:author="Jared Castaneda" w:date="2020-09-26T13:57:00Z">
            <w:r w:rsidR="00B1147C" w:rsidRPr="00EB21FD" w:rsidDel="0025548B">
              <w:rPr>
                <w:rStyle w:val="Hyperlink"/>
              </w:rPr>
              <w:delText>2</w:delText>
            </w:r>
            <w:r w:rsidR="00B1147C" w:rsidDel="0025548B">
              <w:rPr>
                <w:rFonts w:eastAsiaTheme="minorEastAsia"/>
                <w:sz w:val="22"/>
              </w:rPr>
              <w:tab/>
            </w:r>
            <w:r w:rsidR="00B1147C" w:rsidRPr="00EB21FD" w:rsidDel="0025548B">
              <w:rPr>
                <w:rStyle w:val="Hyperlink"/>
              </w:rPr>
              <w:delText>System Sequence Diagrams</w:delText>
            </w:r>
            <w:r w:rsidR="00B1147C" w:rsidDel="0025548B">
              <w:rPr>
                <w:webHidden/>
              </w:rPr>
              <w:tab/>
            </w:r>
            <w:r w:rsidR="00B1147C" w:rsidDel="0025548B">
              <w:rPr>
                <w:webHidden/>
              </w:rPr>
              <w:fldChar w:fldCharType="begin"/>
            </w:r>
            <w:r w:rsidR="00B1147C" w:rsidDel="0025548B">
              <w:rPr>
                <w:webHidden/>
              </w:rPr>
              <w:delInstrText xml:space="preserve"> PAGEREF _Toc50206425 \h </w:delInstrText>
            </w:r>
            <w:r w:rsidR="00B1147C" w:rsidDel="0025548B">
              <w:rPr>
                <w:webHidden/>
              </w:rPr>
            </w:r>
            <w:r w:rsidR="00B1147C" w:rsidDel="0025548B">
              <w:rPr>
                <w:webHidden/>
              </w:rPr>
              <w:fldChar w:fldCharType="separate"/>
            </w:r>
            <w:r w:rsidR="00B1147C" w:rsidDel="0025548B">
              <w:rPr>
                <w:webHidden/>
              </w:rPr>
              <w:delText>3</w:delText>
            </w:r>
            <w:r w:rsidR="00B1147C" w:rsidDel="0025548B">
              <w:rPr>
                <w:webHidden/>
              </w:rPr>
              <w:fldChar w:fldCharType="end"/>
            </w:r>
            <w:r w:rsidDel="0025548B">
              <w:fldChar w:fldCharType="end"/>
            </w:r>
          </w:del>
        </w:p>
        <w:p w14:paraId="3929E161" w14:textId="4BF92E5B" w:rsidR="00B1147C" w:rsidDel="0025548B" w:rsidRDefault="00303E2D">
          <w:pPr>
            <w:pStyle w:val="TOC2"/>
            <w:rPr>
              <w:del w:id="284" w:author="Jared Castaneda" w:date="2020-09-26T13:57:00Z"/>
              <w:rFonts w:eastAsiaTheme="minorEastAsia"/>
              <w:noProof/>
            </w:rPr>
          </w:pPr>
          <w:del w:id="285" w:author="Jared Castaneda" w:date="2020-09-26T13:57:00Z">
            <w:r w:rsidDel="0025548B">
              <w:rPr>
                <w:noProof/>
              </w:rPr>
              <w:fldChar w:fldCharType="begin"/>
            </w:r>
            <w:r w:rsidDel="0025548B">
              <w:rPr>
                <w:noProof/>
              </w:rPr>
              <w:delInstrText xml:space="preserve"> HYPERLINK \l "_Toc50206426" </w:delInstrText>
            </w:r>
            <w:r w:rsidDel="0025548B">
              <w:rPr>
                <w:noProof/>
              </w:rPr>
              <w:fldChar w:fldCharType="separate"/>
            </w:r>
          </w:del>
          <w:ins w:id="286" w:author="Jared Castaneda" w:date="2020-12-03T19:01:00Z">
            <w:r w:rsidR="00BA2BCA">
              <w:rPr>
                <w:b/>
                <w:bCs/>
                <w:noProof/>
              </w:rPr>
              <w:t>Error! Hyperlink reference not valid.</w:t>
            </w:r>
          </w:ins>
          <w:del w:id="287" w:author="Jared Castaneda" w:date="2020-09-26T13:57:00Z">
            <w:r w:rsidR="00B1147C" w:rsidRPr="00EB21FD" w:rsidDel="0025548B">
              <w:rPr>
                <w:rStyle w:val="Hyperlink"/>
                <w:noProof/>
              </w:rPr>
              <w:delText>2.1</w:delText>
            </w:r>
            <w:r w:rsidR="00B1147C" w:rsidDel="0025548B">
              <w:rPr>
                <w:rFonts w:eastAsiaTheme="minorEastAsia"/>
                <w:noProof/>
              </w:rPr>
              <w:tab/>
            </w:r>
            <w:r w:rsidR="00B1147C" w:rsidRPr="00EB21FD" w:rsidDel="0025548B">
              <w:rPr>
                <w:rStyle w:val="Hyperlink"/>
                <w:noProof/>
              </w:rPr>
              <w:delText>&lt;Scenario 1 Title&gt;</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_Toc50206426 \h </w:delInstrText>
            </w:r>
            <w:r w:rsidR="00B1147C" w:rsidDel="0025548B">
              <w:rPr>
                <w:noProof/>
                <w:webHidden/>
              </w:rPr>
            </w:r>
            <w:r w:rsidR="00B1147C" w:rsidDel="0025548B">
              <w:rPr>
                <w:noProof/>
                <w:webHidden/>
              </w:rPr>
              <w:fldChar w:fldCharType="separate"/>
            </w:r>
            <w:r w:rsidR="00B1147C" w:rsidDel="0025548B">
              <w:rPr>
                <w:noProof/>
                <w:webHidden/>
              </w:rPr>
              <w:delText>3</w:delText>
            </w:r>
            <w:r w:rsidR="00B1147C" w:rsidDel="0025548B">
              <w:rPr>
                <w:noProof/>
                <w:webHidden/>
              </w:rPr>
              <w:fldChar w:fldCharType="end"/>
            </w:r>
            <w:r w:rsidDel="0025548B">
              <w:rPr>
                <w:noProof/>
              </w:rPr>
              <w:fldChar w:fldCharType="end"/>
            </w:r>
          </w:del>
        </w:p>
        <w:p w14:paraId="16B80688" w14:textId="50110767" w:rsidR="00B1147C" w:rsidDel="0025548B" w:rsidRDefault="00303E2D">
          <w:pPr>
            <w:pStyle w:val="TOC3"/>
            <w:rPr>
              <w:del w:id="288" w:author="Jared Castaneda" w:date="2020-09-26T13:57:00Z"/>
              <w:rFonts w:eastAsiaTheme="minorEastAsia"/>
              <w:noProof/>
            </w:rPr>
          </w:pPr>
          <w:del w:id="289" w:author="Jared Castaneda" w:date="2020-09-26T13:57:00Z">
            <w:r w:rsidDel="0025548B">
              <w:rPr>
                <w:noProof/>
              </w:rPr>
              <w:fldChar w:fldCharType="begin"/>
            </w:r>
            <w:r w:rsidDel="0025548B">
              <w:rPr>
                <w:noProof/>
              </w:rPr>
              <w:delInstrText xml:space="preserve"> HYPERLINK \l "_Toc50206427" </w:delInstrText>
            </w:r>
            <w:r w:rsidDel="0025548B">
              <w:rPr>
                <w:noProof/>
              </w:rPr>
              <w:fldChar w:fldCharType="separate"/>
            </w:r>
          </w:del>
          <w:ins w:id="290" w:author="Jared Castaneda" w:date="2020-12-03T19:01:00Z">
            <w:r w:rsidR="00BA2BCA">
              <w:rPr>
                <w:b/>
                <w:bCs/>
                <w:noProof/>
              </w:rPr>
              <w:t>Error! Hyperlink reference not valid.</w:t>
            </w:r>
          </w:ins>
          <w:del w:id="291" w:author="Jared Castaneda" w:date="2020-09-26T13:57:00Z">
            <w:r w:rsidR="00B1147C" w:rsidRPr="00EB21FD" w:rsidDel="0025548B">
              <w:rPr>
                <w:rStyle w:val="Hyperlink"/>
                <w:noProof/>
              </w:rPr>
              <w:delText>2.1.1</w:delText>
            </w:r>
            <w:r w:rsidR="00B1147C" w:rsidDel="0025548B">
              <w:rPr>
                <w:rFonts w:eastAsiaTheme="minorEastAsia"/>
                <w:noProof/>
              </w:rPr>
              <w:tab/>
            </w:r>
            <w:r w:rsidR="00B1147C" w:rsidRPr="00EB21FD" w:rsidDel="0025548B">
              <w:rPr>
                <w:rStyle w:val="Hyperlink"/>
                <w:noProof/>
              </w:rPr>
              <w:delText>Scenario Description</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_Toc50206427 \h </w:delInstrText>
            </w:r>
            <w:r w:rsidR="00B1147C" w:rsidDel="0025548B">
              <w:rPr>
                <w:noProof/>
                <w:webHidden/>
              </w:rPr>
            </w:r>
            <w:r w:rsidR="00B1147C" w:rsidDel="0025548B">
              <w:rPr>
                <w:noProof/>
                <w:webHidden/>
              </w:rPr>
              <w:fldChar w:fldCharType="separate"/>
            </w:r>
            <w:r w:rsidR="00B1147C" w:rsidDel="0025548B">
              <w:rPr>
                <w:noProof/>
                <w:webHidden/>
              </w:rPr>
              <w:delText>3</w:delText>
            </w:r>
            <w:r w:rsidR="00B1147C" w:rsidDel="0025548B">
              <w:rPr>
                <w:noProof/>
                <w:webHidden/>
              </w:rPr>
              <w:fldChar w:fldCharType="end"/>
            </w:r>
            <w:r w:rsidDel="0025548B">
              <w:rPr>
                <w:noProof/>
              </w:rPr>
              <w:fldChar w:fldCharType="end"/>
            </w:r>
          </w:del>
        </w:p>
        <w:p w14:paraId="2CDF3D0A" w14:textId="4E470A76" w:rsidR="00B1147C" w:rsidDel="0025548B" w:rsidRDefault="00303E2D">
          <w:pPr>
            <w:pStyle w:val="TOC3"/>
            <w:rPr>
              <w:del w:id="292" w:author="Jared Castaneda" w:date="2020-09-26T13:57:00Z"/>
              <w:rFonts w:eastAsiaTheme="minorEastAsia"/>
              <w:noProof/>
            </w:rPr>
          </w:pPr>
          <w:del w:id="293" w:author="Jared Castaneda" w:date="2020-09-26T13:57:00Z">
            <w:r w:rsidDel="0025548B">
              <w:rPr>
                <w:noProof/>
              </w:rPr>
              <w:fldChar w:fldCharType="begin"/>
            </w:r>
            <w:r w:rsidDel="0025548B">
              <w:rPr>
                <w:noProof/>
              </w:rPr>
              <w:delInstrText xml:space="preserve"> HYPERLINK \l "_Toc50206428" </w:delInstrText>
            </w:r>
            <w:r w:rsidDel="0025548B">
              <w:rPr>
                <w:noProof/>
              </w:rPr>
              <w:fldChar w:fldCharType="separate"/>
            </w:r>
          </w:del>
          <w:ins w:id="294" w:author="Jared Castaneda" w:date="2020-12-03T19:01:00Z">
            <w:r w:rsidR="00BA2BCA">
              <w:rPr>
                <w:b/>
                <w:bCs/>
                <w:noProof/>
              </w:rPr>
              <w:t>Error! Hyperlink reference not valid.</w:t>
            </w:r>
          </w:ins>
          <w:del w:id="295" w:author="Jared Castaneda" w:date="2020-09-26T13:57:00Z">
            <w:r w:rsidR="00B1147C" w:rsidRPr="00EB21FD" w:rsidDel="0025548B">
              <w:rPr>
                <w:rStyle w:val="Hyperlink"/>
                <w:noProof/>
              </w:rPr>
              <w:delText>2.1.2</w:delText>
            </w:r>
            <w:r w:rsidR="00B1147C" w:rsidDel="0025548B">
              <w:rPr>
                <w:rFonts w:eastAsiaTheme="minorEastAsia"/>
                <w:noProof/>
              </w:rPr>
              <w:tab/>
            </w:r>
            <w:r w:rsidR="00B1147C" w:rsidRPr="00EB21FD" w:rsidDel="0025548B">
              <w:rPr>
                <w:rStyle w:val="Hyperlink"/>
                <w:noProof/>
              </w:rPr>
              <w:delText>System Sequence Diagram</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_Toc50206428 \h </w:delInstrText>
            </w:r>
            <w:r w:rsidR="00B1147C" w:rsidDel="0025548B">
              <w:rPr>
                <w:noProof/>
                <w:webHidden/>
              </w:rPr>
            </w:r>
            <w:r w:rsidR="00B1147C" w:rsidDel="0025548B">
              <w:rPr>
                <w:noProof/>
                <w:webHidden/>
              </w:rPr>
              <w:fldChar w:fldCharType="separate"/>
            </w:r>
            <w:r w:rsidR="00B1147C" w:rsidDel="0025548B">
              <w:rPr>
                <w:noProof/>
                <w:webHidden/>
              </w:rPr>
              <w:delText>3</w:delText>
            </w:r>
            <w:r w:rsidR="00B1147C" w:rsidDel="0025548B">
              <w:rPr>
                <w:noProof/>
                <w:webHidden/>
              </w:rPr>
              <w:fldChar w:fldCharType="end"/>
            </w:r>
            <w:r w:rsidDel="0025548B">
              <w:rPr>
                <w:noProof/>
              </w:rPr>
              <w:fldChar w:fldCharType="end"/>
            </w:r>
          </w:del>
        </w:p>
        <w:p w14:paraId="0B3573DD" w14:textId="5B533687" w:rsidR="00B1147C" w:rsidDel="0025548B" w:rsidRDefault="00303E2D">
          <w:pPr>
            <w:pStyle w:val="TOC2"/>
            <w:rPr>
              <w:del w:id="296" w:author="Jared Castaneda" w:date="2020-09-26T13:57:00Z"/>
              <w:rFonts w:eastAsiaTheme="minorEastAsia"/>
              <w:noProof/>
            </w:rPr>
          </w:pPr>
          <w:del w:id="297" w:author="Jared Castaneda" w:date="2020-09-26T13:57:00Z">
            <w:r w:rsidDel="0025548B">
              <w:rPr>
                <w:noProof/>
              </w:rPr>
              <w:fldChar w:fldCharType="begin"/>
            </w:r>
            <w:r w:rsidDel="0025548B">
              <w:rPr>
                <w:noProof/>
              </w:rPr>
              <w:delInstrText xml:space="preserve"> HYPERLINK \l "_Toc50206429" </w:delInstrText>
            </w:r>
            <w:r w:rsidDel="0025548B">
              <w:rPr>
                <w:noProof/>
              </w:rPr>
              <w:fldChar w:fldCharType="separate"/>
            </w:r>
          </w:del>
          <w:ins w:id="298" w:author="Jared Castaneda" w:date="2020-12-03T19:01:00Z">
            <w:r w:rsidR="00BA2BCA">
              <w:rPr>
                <w:b/>
                <w:bCs/>
                <w:noProof/>
              </w:rPr>
              <w:t>Error! Hyperlink reference not valid.</w:t>
            </w:r>
          </w:ins>
          <w:del w:id="299" w:author="Jared Castaneda" w:date="2020-09-26T13:57:00Z">
            <w:r w:rsidR="00B1147C" w:rsidRPr="00EB21FD" w:rsidDel="0025548B">
              <w:rPr>
                <w:rStyle w:val="Hyperlink"/>
                <w:noProof/>
              </w:rPr>
              <w:delText>2.2</w:delText>
            </w:r>
            <w:r w:rsidR="00B1147C" w:rsidDel="0025548B">
              <w:rPr>
                <w:rFonts w:eastAsiaTheme="minorEastAsia"/>
                <w:noProof/>
              </w:rPr>
              <w:tab/>
            </w:r>
            <w:r w:rsidR="00B1147C" w:rsidRPr="00EB21FD" w:rsidDel="0025548B">
              <w:rPr>
                <w:rStyle w:val="Hyperlink"/>
                <w:noProof/>
              </w:rPr>
              <w:delText>&lt;Scenario 2 Title&gt;</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_Toc50206429 \h </w:delInstrText>
            </w:r>
            <w:r w:rsidR="00B1147C" w:rsidDel="0025548B">
              <w:rPr>
                <w:noProof/>
                <w:webHidden/>
              </w:rPr>
            </w:r>
            <w:r w:rsidR="00B1147C" w:rsidDel="0025548B">
              <w:rPr>
                <w:noProof/>
                <w:webHidden/>
              </w:rPr>
              <w:fldChar w:fldCharType="separate"/>
            </w:r>
            <w:r w:rsidR="00B1147C" w:rsidDel="0025548B">
              <w:rPr>
                <w:noProof/>
                <w:webHidden/>
              </w:rPr>
              <w:delText>4</w:delText>
            </w:r>
            <w:r w:rsidR="00B1147C" w:rsidDel="0025548B">
              <w:rPr>
                <w:noProof/>
                <w:webHidden/>
              </w:rPr>
              <w:fldChar w:fldCharType="end"/>
            </w:r>
            <w:r w:rsidDel="0025548B">
              <w:rPr>
                <w:noProof/>
              </w:rPr>
              <w:fldChar w:fldCharType="end"/>
            </w:r>
          </w:del>
        </w:p>
        <w:p w14:paraId="1CAAA6DA" w14:textId="4F9FF445" w:rsidR="00B1147C" w:rsidDel="0025548B" w:rsidRDefault="00303E2D">
          <w:pPr>
            <w:pStyle w:val="TOC3"/>
            <w:rPr>
              <w:del w:id="300" w:author="Jared Castaneda" w:date="2020-09-26T13:57:00Z"/>
              <w:rFonts w:eastAsiaTheme="minorEastAsia"/>
              <w:noProof/>
            </w:rPr>
          </w:pPr>
          <w:del w:id="301" w:author="Jared Castaneda" w:date="2020-09-26T13:57:00Z">
            <w:r w:rsidDel="0025548B">
              <w:rPr>
                <w:noProof/>
              </w:rPr>
              <w:fldChar w:fldCharType="begin"/>
            </w:r>
            <w:r w:rsidDel="0025548B">
              <w:rPr>
                <w:noProof/>
              </w:rPr>
              <w:delInstrText xml:space="preserve"> HYPERLINK \l "_Toc50206430" </w:delInstrText>
            </w:r>
            <w:r w:rsidDel="0025548B">
              <w:rPr>
                <w:noProof/>
              </w:rPr>
              <w:fldChar w:fldCharType="separate"/>
            </w:r>
          </w:del>
          <w:ins w:id="302" w:author="Jared Castaneda" w:date="2020-12-03T19:01:00Z">
            <w:r w:rsidR="00BA2BCA">
              <w:rPr>
                <w:b/>
                <w:bCs/>
                <w:noProof/>
              </w:rPr>
              <w:t>Error! Hyperlink reference not valid.</w:t>
            </w:r>
          </w:ins>
          <w:del w:id="303" w:author="Jared Castaneda" w:date="2020-09-26T13:57:00Z">
            <w:r w:rsidR="00B1147C" w:rsidRPr="00EB21FD" w:rsidDel="0025548B">
              <w:rPr>
                <w:rStyle w:val="Hyperlink"/>
                <w:noProof/>
              </w:rPr>
              <w:delText>2.2.1</w:delText>
            </w:r>
            <w:r w:rsidR="00B1147C" w:rsidDel="0025548B">
              <w:rPr>
                <w:rFonts w:eastAsiaTheme="minorEastAsia"/>
                <w:noProof/>
              </w:rPr>
              <w:tab/>
            </w:r>
            <w:r w:rsidR="00B1147C" w:rsidRPr="00EB21FD" w:rsidDel="0025548B">
              <w:rPr>
                <w:rStyle w:val="Hyperlink"/>
                <w:noProof/>
              </w:rPr>
              <w:delText>Scenario Description</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_Toc50206430 \h </w:delInstrText>
            </w:r>
            <w:r w:rsidR="00B1147C" w:rsidDel="0025548B">
              <w:rPr>
                <w:noProof/>
                <w:webHidden/>
              </w:rPr>
            </w:r>
            <w:r w:rsidR="00B1147C" w:rsidDel="0025548B">
              <w:rPr>
                <w:noProof/>
                <w:webHidden/>
              </w:rPr>
              <w:fldChar w:fldCharType="separate"/>
            </w:r>
            <w:r w:rsidR="00B1147C" w:rsidDel="0025548B">
              <w:rPr>
                <w:noProof/>
                <w:webHidden/>
              </w:rPr>
              <w:delText>4</w:delText>
            </w:r>
            <w:r w:rsidR="00B1147C" w:rsidDel="0025548B">
              <w:rPr>
                <w:noProof/>
                <w:webHidden/>
              </w:rPr>
              <w:fldChar w:fldCharType="end"/>
            </w:r>
            <w:r w:rsidDel="0025548B">
              <w:rPr>
                <w:noProof/>
              </w:rPr>
              <w:fldChar w:fldCharType="end"/>
            </w:r>
          </w:del>
        </w:p>
        <w:p w14:paraId="59CFAA32" w14:textId="0A8524D2" w:rsidR="00B1147C" w:rsidDel="0025548B" w:rsidRDefault="00303E2D">
          <w:pPr>
            <w:pStyle w:val="TOC3"/>
            <w:rPr>
              <w:del w:id="304" w:author="Jared Castaneda" w:date="2020-09-26T13:57:00Z"/>
              <w:rFonts w:eastAsiaTheme="minorEastAsia"/>
              <w:noProof/>
            </w:rPr>
          </w:pPr>
          <w:del w:id="305" w:author="Jared Castaneda" w:date="2020-09-26T13:57:00Z">
            <w:r w:rsidDel="0025548B">
              <w:rPr>
                <w:noProof/>
              </w:rPr>
              <w:fldChar w:fldCharType="begin"/>
            </w:r>
            <w:r w:rsidDel="0025548B">
              <w:rPr>
                <w:noProof/>
              </w:rPr>
              <w:delInstrText xml:space="preserve"> HYPERLINK \l "_Toc50206431" </w:delInstrText>
            </w:r>
            <w:r w:rsidDel="0025548B">
              <w:rPr>
                <w:noProof/>
              </w:rPr>
              <w:fldChar w:fldCharType="separate"/>
            </w:r>
          </w:del>
          <w:ins w:id="306" w:author="Jared Castaneda" w:date="2020-12-03T19:01:00Z">
            <w:r w:rsidR="00BA2BCA">
              <w:rPr>
                <w:b/>
                <w:bCs/>
                <w:noProof/>
              </w:rPr>
              <w:t>Error! Hyperlink reference not valid.</w:t>
            </w:r>
          </w:ins>
          <w:del w:id="307" w:author="Jared Castaneda" w:date="2020-09-26T13:57:00Z">
            <w:r w:rsidR="00B1147C" w:rsidRPr="00EB21FD" w:rsidDel="0025548B">
              <w:rPr>
                <w:rStyle w:val="Hyperlink"/>
                <w:noProof/>
              </w:rPr>
              <w:delText>2.2.2</w:delText>
            </w:r>
            <w:r w:rsidR="00B1147C" w:rsidDel="0025548B">
              <w:rPr>
                <w:rFonts w:eastAsiaTheme="minorEastAsia"/>
                <w:noProof/>
              </w:rPr>
              <w:tab/>
            </w:r>
            <w:r w:rsidR="00B1147C" w:rsidRPr="00EB21FD" w:rsidDel="0025548B">
              <w:rPr>
                <w:rStyle w:val="Hyperlink"/>
                <w:noProof/>
              </w:rPr>
              <w:delText>System Sequence Diagram</w:delText>
            </w:r>
            <w:r w:rsidR="00B1147C" w:rsidDel="0025548B">
              <w:rPr>
                <w:noProof/>
                <w:webHidden/>
              </w:rPr>
              <w:tab/>
            </w:r>
            <w:r w:rsidR="00B1147C" w:rsidDel="0025548B">
              <w:rPr>
                <w:noProof/>
                <w:webHidden/>
              </w:rPr>
              <w:fldChar w:fldCharType="begin"/>
            </w:r>
            <w:r w:rsidR="00B1147C" w:rsidDel="0025548B">
              <w:rPr>
                <w:noProof/>
                <w:webHidden/>
              </w:rPr>
              <w:delInstrText xml:space="preserve"> PAGEREF _Toc50206431 \h </w:delInstrText>
            </w:r>
            <w:r w:rsidR="00B1147C" w:rsidDel="0025548B">
              <w:rPr>
                <w:noProof/>
                <w:webHidden/>
              </w:rPr>
            </w:r>
            <w:r w:rsidR="00B1147C" w:rsidDel="0025548B">
              <w:rPr>
                <w:noProof/>
                <w:webHidden/>
              </w:rPr>
              <w:fldChar w:fldCharType="separate"/>
            </w:r>
            <w:r w:rsidR="00B1147C" w:rsidDel="0025548B">
              <w:rPr>
                <w:noProof/>
                <w:webHidden/>
              </w:rPr>
              <w:delText>4</w:delText>
            </w:r>
            <w:r w:rsidR="00B1147C" w:rsidDel="0025548B">
              <w:rPr>
                <w:noProof/>
                <w:webHidden/>
              </w:rPr>
              <w:fldChar w:fldCharType="end"/>
            </w:r>
            <w:r w:rsidDel="0025548B">
              <w:rPr>
                <w:noProof/>
              </w:rPr>
              <w:fldChar w:fldCharType="end"/>
            </w:r>
          </w:del>
        </w:p>
        <w:p w14:paraId="1EFE7559" w14:textId="0EC1386D"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308" w:name="EndOfTOC"/>
    </w:p>
    <w:p w14:paraId="5055C55E" w14:textId="4FCBC54E" w:rsidR="00FF4070" w:rsidRPr="00656E0B" w:rsidRDefault="00FF4070" w:rsidP="00656E0B">
      <w:pPr>
        <w:spacing w:after="0"/>
        <w:rPr>
          <w:sz w:val="16"/>
          <w:szCs w:val="16"/>
        </w:rPr>
        <w:sectPr w:rsidR="00FF4070" w:rsidRPr="00656E0B" w:rsidSect="000246CF">
          <w:headerReference w:type="default" r:id="rId13"/>
          <w:footerReference w:type="default" r:id="rId14"/>
          <w:headerReference w:type="first" r:id="rId15"/>
          <w:type w:val="oddPage"/>
          <w:pgSz w:w="12240" w:h="15840"/>
          <w:pgMar w:top="720" w:right="720" w:bottom="720" w:left="720" w:header="360" w:footer="360" w:gutter="0"/>
          <w:pgNumType w:start="1"/>
          <w:cols w:space="720"/>
          <w:docGrid w:linePitch="360"/>
        </w:sectPr>
      </w:pPr>
    </w:p>
    <w:bookmarkEnd w:id="308"/>
    <w:p w14:paraId="52D8DA31" w14:textId="16C64BC7" w:rsidR="00EA16FE" w:rsidRPr="005C2960" w:rsidRDefault="00EA16FE" w:rsidP="00D73986"/>
    <w:p w14:paraId="5E36283A" w14:textId="1A8A4ECF" w:rsidR="00817FE2" w:rsidRDefault="00817FE2" w:rsidP="00C73210">
      <w:pPr>
        <w:pStyle w:val="Heading1"/>
      </w:pPr>
      <w:bookmarkStart w:id="313" w:name="_Toc57914480"/>
      <w:r>
        <w:t>Use Case Description</w:t>
      </w:r>
      <w:bookmarkEnd w:id="313"/>
    </w:p>
    <w:p w14:paraId="6094E8F3" w14:textId="0C0D737D" w:rsidR="00817FE2" w:rsidDel="00361777" w:rsidRDefault="00817FE2" w:rsidP="00817FE2">
      <w:pPr>
        <w:spacing w:after="0"/>
        <w:rPr>
          <w:del w:id="314" w:author="Jared Castaneda" w:date="2020-09-27T16:38:00Z"/>
          <w:highlight w:val="yellow"/>
        </w:rPr>
      </w:pPr>
      <w:del w:id="315" w:author="Jared Castaneda" w:date="2020-09-27T16:38:00Z">
        <w:r w:rsidRPr="00AA538F" w:rsidDel="00361777">
          <w:rPr>
            <w:highlight w:val="yellow"/>
          </w:rPr>
          <w:delText xml:space="preserve">NOTE TO STUDENTS:  </w:delText>
        </w:r>
        <w:bookmarkStart w:id="316" w:name="_Toc53863714"/>
        <w:bookmarkStart w:id="317" w:name="_Toc57914481"/>
        <w:bookmarkEnd w:id="316"/>
        <w:bookmarkEnd w:id="317"/>
      </w:del>
    </w:p>
    <w:p w14:paraId="4BB99B07" w14:textId="11020338" w:rsidR="00817FE2" w:rsidRPr="00866B44" w:rsidDel="00361777" w:rsidRDefault="00817FE2" w:rsidP="00817FE2">
      <w:pPr>
        <w:pStyle w:val="ListParagraph"/>
        <w:numPr>
          <w:ilvl w:val="0"/>
          <w:numId w:val="5"/>
        </w:numPr>
        <w:rPr>
          <w:del w:id="318" w:author="Jared Castaneda" w:date="2020-09-27T16:38:00Z"/>
        </w:rPr>
      </w:pPr>
      <w:del w:id="319" w:author="Jared Castaneda" w:date="2020-09-27T16:38:00Z">
        <w:r w:rsidRPr="00B1147C" w:rsidDel="00361777">
          <w:rPr>
            <w:highlight w:val="yellow"/>
          </w:rPr>
          <w:delText xml:space="preserve">See Larman </w:delText>
        </w:r>
        <w:r w:rsidR="008B526A" w:rsidDel="00361777">
          <w:rPr>
            <w:highlight w:val="yellow"/>
          </w:rPr>
          <w:delText>Chapter 6</w:delText>
        </w:r>
        <w:r w:rsidR="00C171B0" w:rsidDel="00361777">
          <w:rPr>
            <w:highlight w:val="yellow"/>
          </w:rPr>
          <w:delText xml:space="preserve"> in entirety</w:delText>
        </w:r>
        <w:r w:rsidR="008B526A" w:rsidDel="00361777">
          <w:rPr>
            <w:highlight w:val="yellow"/>
          </w:rPr>
          <w:delText xml:space="preserve">, especially </w:delText>
        </w:r>
        <w:r w:rsidRPr="00B1147C" w:rsidDel="00361777">
          <w:rPr>
            <w:rFonts w:cstheme="minorHAnsi"/>
            <w:highlight w:val="yellow"/>
          </w:rPr>
          <w:delText>§</w:delText>
        </w:r>
        <w:r w:rsidRPr="00B1147C" w:rsidDel="00361777">
          <w:rPr>
            <w:highlight w:val="yellow"/>
          </w:rPr>
          <w:delText>6</w:delText>
        </w:r>
        <w:r w:rsidR="00B1147C" w:rsidRPr="00B1147C" w:rsidDel="00361777">
          <w:rPr>
            <w:highlight w:val="yellow"/>
          </w:rPr>
          <w:delText xml:space="preserve">.7 Notation, </w:delText>
        </w:r>
        <w:r w:rsidR="00B1147C" w:rsidRPr="00B1147C" w:rsidDel="00361777">
          <w:rPr>
            <w:rFonts w:cstheme="minorHAnsi"/>
            <w:highlight w:val="yellow"/>
          </w:rPr>
          <w:delText>§</w:delText>
        </w:r>
        <w:r w:rsidR="00B1147C" w:rsidRPr="00B1147C" w:rsidDel="00361777">
          <w:rPr>
            <w:highlight w:val="yellow"/>
          </w:rPr>
          <w:delText>6.8 Fully Dressed Style</w:delText>
        </w:r>
        <w:bookmarkStart w:id="320" w:name="_Toc53863715"/>
        <w:bookmarkStart w:id="321" w:name="_Toc57914482"/>
        <w:bookmarkEnd w:id="320"/>
        <w:bookmarkEnd w:id="321"/>
      </w:del>
    </w:p>
    <w:p w14:paraId="09744412" w14:textId="265E87B9" w:rsidR="00CA5B7F" w:rsidRPr="00866B44" w:rsidDel="00361777" w:rsidRDefault="00CA5B7F" w:rsidP="00CA5B7F">
      <w:pPr>
        <w:pStyle w:val="ListParagraph"/>
        <w:numPr>
          <w:ilvl w:val="0"/>
          <w:numId w:val="5"/>
        </w:numPr>
        <w:rPr>
          <w:del w:id="322" w:author="Jared Castaneda" w:date="2020-09-27T16:38:00Z"/>
        </w:rPr>
      </w:pPr>
      <w:del w:id="323" w:author="Jared Castaneda" w:date="2020-09-27T16:38:00Z">
        <w:r w:rsidRPr="00BF54F6" w:rsidDel="00361777">
          <w:rPr>
            <w:highlight w:val="yellow"/>
          </w:rPr>
          <w:delText>Yes, this Use-Case must appear in your Brief Use-Case document and in the Use-Case Diagram within that document.</w:delText>
        </w:r>
        <w:bookmarkStart w:id="324" w:name="_Toc53863716"/>
        <w:bookmarkStart w:id="325" w:name="_Toc57914483"/>
        <w:bookmarkEnd w:id="324"/>
        <w:bookmarkEnd w:id="325"/>
      </w:del>
    </w:p>
    <w:p w14:paraId="2A7D32D6" w14:textId="5791317D" w:rsidR="00817FE2" w:rsidDel="00361777" w:rsidRDefault="00817FE2" w:rsidP="00817FE2">
      <w:pPr>
        <w:pStyle w:val="ListParagraph"/>
        <w:numPr>
          <w:ilvl w:val="0"/>
          <w:numId w:val="5"/>
        </w:numPr>
        <w:rPr>
          <w:del w:id="326" w:author="Jared Castaneda" w:date="2020-09-27T16:38:00Z"/>
        </w:rPr>
      </w:pPr>
      <w:del w:id="327" w:author="Jared Castaneda" w:date="2020-09-27T16:38:00Z">
        <w:r w:rsidDel="00361777">
          <w:rPr>
            <w:highlight w:val="yellow"/>
          </w:rPr>
          <w:delText>D</w:delText>
        </w:r>
        <w:r w:rsidRPr="00866B44" w:rsidDel="00361777">
          <w:rPr>
            <w:highlight w:val="yellow"/>
          </w:rPr>
          <w:delText xml:space="preserve">elete this </w:delText>
        </w:r>
        <w:r w:rsidDel="00361777">
          <w:rPr>
            <w:highlight w:val="yellow"/>
          </w:rPr>
          <w:delText xml:space="preserve">NOTE </w:delText>
        </w:r>
        <w:r w:rsidRPr="00866B44" w:rsidDel="00361777">
          <w:rPr>
            <w:highlight w:val="yellow"/>
          </w:rPr>
          <w:delText>before you deliver</w:delText>
        </w:r>
        <w:bookmarkStart w:id="328" w:name="_Toc53863717"/>
        <w:bookmarkStart w:id="329" w:name="_Toc57914484"/>
        <w:bookmarkEnd w:id="328"/>
        <w:bookmarkEnd w:id="329"/>
      </w:del>
    </w:p>
    <w:p w14:paraId="629F22B6" w14:textId="502014EF" w:rsidR="00BA74EE" w:rsidRDefault="00BA74EE" w:rsidP="00BA74EE">
      <w:pPr>
        <w:pStyle w:val="Heading2"/>
      </w:pPr>
      <w:bookmarkStart w:id="330" w:name="_Toc57914485"/>
      <w:r w:rsidRPr="00BA74EE">
        <w:t>Use Case Title</w:t>
      </w:r>
      <w:bookmarkEnd w:id="330"/>
    </w:p>
    <w:p w14:paraId="79CFE718" w14:textId="7B970632" w:rsidR="00BA74EE" w:rsidRDefault="00B7706D" w:rsidP="00BA74EE">
      <w:pPr>
        <w:pStyle w:val="NormalL2"/>
      </w:pPr>
      <w:r>
        <w:t xml:space="preserve">Book </w:t>
      </w:r>
      <w:del w:id="331" w:author="Jared Castaneda" w:date="2020-09-22T15:53:00Z">
        <w:r w:rsidDel="002F661A">
          <w:delText>a flight</w:delText>
        </w:r>
      </w:del>
      <w:ins w:id="332" w:author="Jared Castaneda" w:date="2020-09-22T15:53:00Z">
        <w:r w:rsidR="002F661A">
          <w:t>Flight</w:t>
        </w:r>
      </w:ins>
    </w:p>
    <w:p w14:paraId="7EB88106" w14:textId="0773B877" w:rsidR="00BA74EE" w:rsidRDefault="00BA74EE" w:rsidP="00BA74EE">
      <w:pPr>
        <w:pStyle w:val="Heading2"/>
      </w:pPr>
      <w:bookmarkStart w:id="333" w:name="_Toc57914486"/>
      <w:r w:rsidRPr="00BA74EE">
        <w:t>Scope</w:t>
      </w:r>
      <w:bookmarkEnd w:id="333"/>
    </w:p>
    <w:p w14:paraId="7D787010" w14:textId="12D080D5" w:rsidR="00BA74EE" w:rsidRDefault="00B7706D" w:rsidP="00B7706D">
      <w:pPr>
        <w:pStyle w:val="NormalL2"/>
      </w:pPr>
      <w:del w:id="334" w:author="Jared Castaneda" w:date="2020-10-11T20:27:00Z">
        <w:r w:rsidDel="005A1F71">
          <w:delText>Tuffy Flights App</w:delText>
        </w:r>
      </w:del>
      <w:ins w:id="335" w:author="Jared Castaneda" w:date="2020-10-11T20:27:00Z">
        <w:r w:rsidR="005A1F71">
          <w:t>System</w:t>
        </w:r>
      </w:ins>
    </w:p>
    <w:p w14:paraId="2D5BD775" w14:textId="3F6E53BC" w:rsidR="006F7219" w:rsidRDefault="006F7219" w:rsidP="00BA74EE">
      <w:pPr>
        <w:pStyle w:val="Heading2"/>
      </w:pPr>
      <w:bookmarkStart w:id="336" w:name="_Toc57914487"/>
      <w:r>
        <w:t>Category</w:t>
      </w:r>
      <w:bookmarkEnd w:id="336"/>
    </w:p>
    <w:p w14:paraId="068F2BA4" w14:textId="4EC01E8A" w:rsidR="006F7219" w:rsidRDefault="00B7706D" w:rsidP="006F7219">
      <w:pPr>
        <w:pStyle w:val="NormalL2"/>
      </w:pPr>
      <w:r>
        <w:t>Architecturally Significant</w:t>
      </w:r>
    </w:p>
    <w:p w14:paraId="47839D45" w14:textId="5F6DE5DF" w:rsidR="006F7219" w:rsidRDefault="006F7219" w:rsidP="006F7219">
      <w:pPr>
        <w:pStyle w:val="Heading3"/>
      </w:pPr>
      <w:bookmarkStart w:id="337" w:name="_Toc57914488"/>
      <w:commentRangeStart w:id="338"/>
      <w:r>
        <w:t>Risks addressed</w:t>
      </w:r>
      <w:commentRangeEnd w:id="338"/>
      <w:r w:rsidR="005A1F71">
        <w:rPr>
          <w:rStyle w:val="CommentReference"/>
          <w:rFonts w:asciiTheme="minorHAnsi" w:eastAsiaTheme="minorHAnsi" w:hAnsiTheme="minorHAnsi" w:cstheme="minorBidi"/>
          <w:color w:val="auto"/>
        </w:rPr>
        <w:commentReference w:id="338"/>
      </w:r>
      <w:bookmarkEnd w:id="337"/>
    </w:p>
    <w:p w14:paraId="0A7F45BB" w14:textId="177D7478" w:rsidR="0026737B" w:rsidRDefault="0026737B" w:rsidP="006F7219">
      <w:pPr>
        <w:pStyle w:val="NormalL2"/>
        <w:numPr>
          <w:ilvl w:val="0"/>
          <w:numId w:val="10"/>
        </w:numPr>
        <w:ind w:left="1080"/>
        <w:rPr>
          <w:ins w:id="339" w:author="Jared Castaneda" w:date="2020-09-27T16:41:00Z"/>
        </w:rPr>
      </w:pPr>
      <w:ins w:id="340" w:author="Jared Castaneda" w:date="2020-09-27T16:42:00Z">
        <w:r>
          <w:t>System failure</w:t>
        </w:r>
      </w:ins>
    </w:p>
    <w:p w14:paraId="16188E94" w14:textId="011E8274" w:rsidR="006F7219" w:rsidRPr="006F7219" w:rsidRDefault="006F7219" w:rsidP="006F7219">
      <w:pPr>
        <w:pStyle w:val="NormalL2"/>
        <w:numPr>
          <w:ilvl w:val="0"/>
          <w:numId w:val="10"/>
        </w:numPr>
        <w:ind w:left="1080"/>
      </w:pPr>
      <w:del w:id="341" w:author="Jared Castaneda" w:date="2020-09-27T16:38:00Z">
        <w:r w:rsidDel="00361777">
          <w:delText>&lt;reference to Risk Registry ID and Title&gt;</w:delText>
        </w:r>
      </w:del>
      <w:ins w:id="342" w:author="Jared Castaneda" w:date="2020-09-27T16:38:00Z">
        <w:r w:rsidR="00361777">
          <w:t>Online banking system goes down</w:t>
        </w:r>
      </w:ins>
    </w:p>
    <w:p w14:paraId="709C4879" w14:textId="4EBC6AD9" w:rsidR="00BA74EE" w:rsidRDefault="00BA74EE" w:rsidP="00BA74EE">
      <w:pPr>
        <w:pStyle w:val="Heading2"/>
      </w:pPr>
      <w:bookmarkStart w:id="343" w:name="_Toc57914489"/>
      <w:r w:rsidRPr="00BA74EE">
        <w:t>Level</w:t>
      </w:r>
      <w:bookmarkEnd w:id="343"/>
    </w:p>
    <w:p w14:paraId="32BB4C66" w14:textId="70A1DF83" w:rsidR="00AB11A4" w:rsidRPr="00AB11A4" w:rsidRDefault="00526DB1" w:rsidP="00AB11A4">
      <w:pPr>
        <w:pStyle w:val="NormalL2"/>
      </w:pPr>
      <w:del w:id="344" w:author="Jared Castaneda" w:date="2020-09-22T15:35:00Z">
        <w:r w:rsidDel="00F56637">
          <w:delText>User</w:delText>
        </w:r>
      </w:del>
      <w:ins w:id="345" w:author="Jared Castaneda" w:date="2020-09-22T15:35:00Z">
        <w:r w:rsidR="00F56637">
          <w:t>User</w:t>
        </w:r>
      </w:ins>
      <w:r>
        <w:t xml:space="preserve"> goal</w:t>
      </w:r>
    </w:p>
    <w:p w14:paraId="6D305D54" w14:textId="7AF3A8B6" w:rsidR="00BA74EE" w:rsidRDefault="00BA74EE" w:rsidP="00BA74EE">
      <w:pPr>
        <w:pStyle w:val="Heading2"/>
      </w:pPr>
      <w:bookmarkStart w:id="346" w:name="_Toc57914490"/>
      <w:r w:rsidRPr="00BA74EE">
        <w:t>Primary Actor(s)</w:t>
      </w:r>
      <w:bookmarkEnd w:id="346"/>
    </w:p>
    <w:p w14:paraId="42CBFB35" w14:textId="74368106" w:rsidR="00BA74EE" w:rsidRDefault="00526DB1" w:rsidP="00BA74EE">
      <w:pPr>
        <w:pStyle w:val="NormalL2"/>
        <w:numPr>
          <w:ilvl w:val="0"/>
          <w:numId w:val="1"/>
        </w:numPr>
        <w:ind w:left="900" w:hanging="180"/>
        <w:rPr>
          <w:ins w:id="347" w:author="Jared Castaneda" w:date="2020-09-23T15:29:00Z"/>
        </w:rPr>
      </w:pPr>
      <w:del w:id="348" w:author="Jared Castaneda" w:date="2020-09-22T15:34:00Z">
        <w:r w:rsidDel="00F56637">
          <w:delText>User</w:delText>
        </w:r>
      </w:del>
      <w:ins w:id="349" w:author="Jared Castaneda" w:date="2020-09-22T15:34:00Z">
        <w:r w:rsidR="00F56637">
          <w:t>Customer</w:t>
        </w:r>
      </w:ins>
    </w:p>
    <w:p w14:paraId="6A00BECF" w14:textId="505BD52B" w:rsidR="00FB5199" w:rsidRDefault="00FB5199" w:rsidP="00BA74EE">
      <w:pPr>
        <w:pStyle w:val="NormalL2"/>
        <w:numPr>
          <w:ilvl w:val="0"/>
          <w:numId w:val="1"/>
        </w:numPr>
        <w:ind w:left="900" w:hanging="180"/>
        <w:rPr>
          <w:ins w:id="350" w:author="Jared Castaneda" w:date="2020-09-23T15:29:00Z"/>
        </w:rPr>
      </w:pPr>
      <w:ins w:id="351" w:author="Jared Castaneda" w:date="2020-09-23T15:29:00Z">
        <w:r>
          <w:t>Ticket Agent</w:t>
        </w:r>
      </w:ins>
    </w:p>
    <w:p w14:paraId="6E0DAC3C" w14:textId="1E0C41C0" w:rsidR="00FB5199" w:rsidDel="005A1F71" w:rsidRDefault="00FB5199" w:rsidP="00BA74EE">
      <w:pPr>
        <w:pStyle w:val="NormalL2"/>
        <w:numPr>
          <w:ilvl w:val="0"/>
          <w:numId w:val="1"/>
        </w:numPr>
        <w:ind w:left="900" w:hanging="180"/>
        <w:rPr>
          <w:del w:id="352" w:author="Jared Castaneda" w:date="2020-10-11T20:29:00Z"/>
        </w:rPr>
      </w:pPr>
      <w:bookmarkStart w:id="353" w:name="_Toc53863724"/>
      <w:bookmarkStart w:id="354" w:name="_Toc57914491"/>
      <w:bookmarkEnd w:id="353"/>
      <w:bookmarkEnd w:id="354"/>
    </w:p>
    <w:p w14:paraId="135A1937" w14:textId="709B6135" w:rsidR="00BA74EE" w:rsidRDefault="00BA74EE" w:rsidP="00BA74EE">
      <w:pPr>
        <w:pStyle w:val="Heading2"/>
      </w:pPr>
      <w:bookmarkStart w:id="355" w:name="_Toc57914492"/>
      <w:r w:rsidRPr="00BA74EE">
        <w:t>Stakeholders and Interests:</w:t>
      </w:r>
      <w:bookmarkEnd w:id="355"/>
    </w:p>
    <w:p w14:paraId="26390838" w14:textId="5958AA3D" w:rsidR="00110899" w:rsidDel="00361777" w:rsidRDefault="00110899" w:rsidP="00110899">
      <w:pPr>
        <w:spacing w:after="0"/>
        <w:rPr>
          <w:del w:id="356" w:author="Jared Castaneda" w:date="2020-09-27T16:34:00Z"/>
          <w:highlight w:val="yellow"/>
        </w:rPr>
      </w:pPr>
      <w:del w:id="357" w:author="Jared Castaneda" w:date="2020-09-27T16:34:00Z">
        <w:r w:rsidDel="00361777">
          <w:rPr>
            <w:highlight w:val="yellow"/>
          </w:rPr>
          <w:delText xml:space="preserve">NOTE TO STUDENTS:  </w:delText>
        </w:r>
        <w:bookmarkStart w:id="358" w:name="_Toc53863726"/>
        <w:bookmarkStart w:id="359" w:name="_Toc57914493"/>
        <w:bookmarkEnd w:id="358"/>
        <w:bookmarkEnd w:id="359"/>
      </w:del>
    </w:p>
    <w:p w14:paraId="74FD21AF" w14:textId="482FC124" w:rsidR="00110899" w:rsidDel="00361777" w:rsidRDefault="00110899" w:rsidP="00110899">
      <w:pPr>
        <w:pStyle w:val="ListParagraph"/>
        <w:numPr>
          <w:ilvl w:val="0"/>
          <w:numId w:val="11"/>
        </w:numPr>
        <w:rPr>
          <w:del w:id="360" w:author="Jared Castaneda" w:date="2020-09-27T16:34:00Z"/>
          <w:highlight w:val="yellow"/>
        </w:rPr>
      </w:pPr>
      <w:del w:id="361" w:author="Jared Castaneda" w:date="2020-09-27T16:34:00Z">
        <w:r w:rsidDel="00361777">
          <w:rPr>
            <w:highlight w:val="yellow"/>
          </w:rPr>
          <w:delText>Cross walk this with your Vision and Business Case document.  All of, and only the stakeholders listed in Vision and Business Case document appear in the following subparagraphs.  There should be a 1-to-1 mapping</w:delText>
        </w:r>
        <w:bookmarkStart w:id="362" w:name="_Toc53863727"/>
        <w:bookmarkStart w:id="363" w:name="_Toc57914494"/>
        <w:bookmarkEnd w:id="362"/>
        <w:bookmarkEnd w:id="363"/>
      </w:del>
    </w:p>
    <w:p w14:paraId="2E023282" w14:textId="11B8924D" w:rsidR="00110899" w:rsidDel="00361777" w:rsidRDefault="00110899" w:rsidP="00110899">
      <w:pPr>
        <w:pStyle w:val="ListParagraph"/>
        <w:numPr>
          <w:ilvl w:val="0"/>
          <w:numId w:val="11"/>
        </w:numPr>
        <w:rPr>
          <w:del w:id="364" w:author="Jared Castaneda" w:date="2020-09-27T16:34:00Z"/>
          <w:highlight w:val="yellow"/>
        </w:rPr>
      </w:pPr>
      <w:del w:id="365" w:author="Jared Castaneda" w:date="2020-09-27T16:34:00Z">
        <w:r w:rsidDel="00361777">
          <w:rPr>
            <w:highlight w:val="yellow"/>
          </w:rPr>
          <w:delText>Delete this NOTE before you deliver</w:delText>
        </w:r>
        <w:bookmarkStart w:id="366" w:name="_Toc53863728"/>
        <w:bookmarkStart w:id="367" w:name="_Toc57914495"/>
        <w:bookmarkEnd w:id="366"/>
        <w:bookmarkEnd w:id="367"/>
      </w:del>
    </w:p>
    <w:p w14:paraId="13ED294A" w14:textId="5C37333C" w:rsidR="00BA74EE" w:rsidDel="000C57D0" w:rsidRDefault="00BA74EE" w:rsidP="00BA74EE">
      <w:pPr>
        <w:pStyle w:val="Heading3"/>
        <w:rPr>
          <w:del w:id="368" w:author="Jared Castaneda" w:date="2020-09-25T22:14:00Z"/>
        </w:rPr>
      </w:pPr>
      <w:bookmarkStart w:id="369" w:name="_Toc52021046"/>
      <w:del w:id="370" w:author="Jared Castaneda" w:date="2020-09-22T15:08:00Z">
        <w:r w:rsidRPr="00BA74EE" w:rsidDel="00843B74">
          <w:delText>&lt;Stakeholder 1&gt;</w:delText>
        </w:r>
      </w:del>
      <w:bookmarkStart w:id="371" w:name="_Toc52021074"/>
      <w:bookmarkStart w:id="372" w:name="_Toc53863729"/>
      <w:bookmarkStart w:id="373" w:name="_Toc57914496"/>
      <w:bookmarkEnd w:id="369"/>
      <w:bookmarkEnd w:id="371"/>
      <w:bookmarkEnd w:id="372"/>
      <w:bookmarkEnd w:id="373"/>
    </w:p>
    <w:p w14:paraId="62B75ED4" w14:textId="388E3A2D" w:rsidR="00BA74EE" w:rsidDel="00843B74" w:rsidRDefault="00BA74EE" w:rsidP="00BA74EE">
      <w:pPr>
        <w:pStyle w:val="NormalL2"/>
        <w:rPr>
          <w:del w:id="374" w:author="Jared Castaneda" w:date="2020-09-22T15:12:00Z"/>
        </w:rPr>
      </w:pPr>
      <w:del w:id="375" w:author="Jared Castaneda" w:date="2020-09-22T15:12:00Z">
        <w:r w:rsidRPr="00817FE2" w:rsidDel="00843B74">
          <w:delText>&lt;Stake in this use case&gt;</w:delText>
        </w:r>
        <w:bookmarkStart w:id="376" w:name="_Toc52021075"/>
        <w:bookmarkStart w:id="377" w:name="_Toc53863730"/>
        <w:bookmarkStart w:id="378" w:name="_Toc57914497"/>
        <w:bookmarkEnd w:id="376"/>
        <w:bookmarkEnd w:id="377"/>
        <w:bookmarkEnd w:id="378"/>
      </w:del>
    </w:p>
    <w:p w14:paraId="5A27CB32" w14:textId="4E67B3DC" w:rsidR="00BA74EE" w:rsidDel="000C57D0" w:rsidRDefault="00BA74EE" w:rsidP="00BA74EE">
      <w:pPr>
        <w:pStyle w:val="Heading3"/>
        <w:rPr>
          <w:del w:id="379" w:author="Jared Castaneda" w:date="2020-09-25T22:15:00Z"/>
        </w:rPr>
      </w:pPr>
      <w:bookmarkStart w:id="380" w:name="_Toc52021047"/>
      <w:del w:id="381" w:author="Jared Castaneda" w:date="2020-09-22T22:24:00Z">
        <w:r w:rsidRPr="00BA74EE" w:rsidDel="005C0D2D">
          <w:delText xml:space="preserve">&lt;Stakeholder </w:delText>
        </w:r>
        <w:r w:rsidDel="005C0D2D">
          <w:delText>2</w:delText>
        </w:r>
        <w:r w:rsidRPr="00BA74EE" w:rsidDel="005C0D2D">
          <w:delText>&gt;</w:delText>
        </w:r>
      </w:del>
      <w:bookmarkStart w:id="382" w:name="_Toc52021076"/>
      <w:bookmarkStart w:id="383" w:name="_Toc53863731"/>
      <w:bookmarkStart w:id="384" w:name="_Toc57914498"/>
      <w:bookmarkEnd w:id="380"/>
      <w:bookmarkEnd w:id="382"/>
      <w:bookmarkEnd w:id="383"/>
      <w:bookmarkEnd w:id="384"/>
    </w:p>
    <w:p w14:paraId="34578EB6" w14:textId="156F8840" w:rsidR="00FB5199" w:rsidRDefault="00BA74EE" w:rsidP="00FB5199">
      <w:pPr>
        <w:pStyle w:val="Heading3"/>
        <w:rPr>
          <w:ins w:id="385" w:author="Jared Castaneda" w:date="2020-09-23T15:27:00Z"/>
        </w:rPr>
      </w:pPr>
      <w:del w:id="386" w:author="Jared Castaneda" w:date="2020-09-22T22:24:00Z">
        <w:r w:rsidRPr="00817FE2" w:rsidDel="005C0D2D">
          <w:delText>&lt;Stake in this use case&gt;</w:delText>
        </w:r>
      </w:del>
      <w:bookmarkStart w:id="387" w:name="_Toc57914499"/>
      <w:ins w:id="388" w:author="Jared Castaneda" w:date="2020-09-23T15:27:00Z">
        <w:r w:rsidR="00FB5199">
          <w:t>Project Team</w:t>
        </w:r>
        <w:bookmarkEnd w:id="387"/>
      </w:ins>
    </w:p>
    <w:p w14:paraId="1E0AB8CE" w14:textId="75C8AA74" w:rsidR="00FB5199" w:rsidRDefault="00FB5199" w:rsidP="00FB5199">
      <w:pPr>
        <w:pStyle w:val="NormalL2"/>
        <w:rPr>
          <w:ins w:id="389" w:author="Jared Castaneda" w:date="2020-09-23T15:28:00Z"/>
        </w:rPr>
      </w:pPr>
      <w:ins w:id="390" w:author="Jared Castaneda" w:date="2020-09-23T15:27:00Z">
        <w:r>
          <w:t>Wants to work on the project and keep it running. Wants t</w:t>
        </w:r>
      </w:ins>
      <w:ins w:id="391" w:author="Jared Castaneda" w:date="2020-09-23T15:28:00Z">
        <w:r>
          <w:t>o draft out new ideas to implement into the booking process.</w:t>
        </w:r>
      </w:ins>
    </w:p>
    <w:p w14:paraId="645031CC" w14:textId="77777777" w:rsidR="00FB5199" w:rsidRDefault="00FB5199" w:rsidP="00FB5199">
      <w:pPr>
        <w:pStyle w:val="Heading3"/>
        <w:rPr>
          <w:ins w:id="392" w:author="Jared Castaneda" w:date="2020-09-23T15:30:00Z"/>
        </w:rPr>
      </w:pPr>
      <w:bookmarkStart w:id="393" w:name="_Toc57914500"/>
      <w:ins w:id="394" w:author="Jared Castaneda" w:date="2020-09-23T15:30:00Z">
        <w:r>
          <w:t>Airline Ticket Commissioner</w:t>
        </w:r>
        <w:bookmarkEnd w:id="393"/>
      </w:ins>
    </w:p>
    <w:p w14:paraId="4404A308" w14:textId="08429AC0" w:rsidR="000C57D0" w:rsidRDefault="00FB5199">
      <w:pPr>
        <w:pStyle w:val="NormalL2"/>
        <w:rPr>
          <w:ins w:id="395" w:author="Jared Castaneda" w:date="2020-09-23T15:30:00Z"/>
        </w:rPr>
      </w:pPr>
      <w:ins w:id="396" w:author="Jared Castaneda" w:date="2020-09-23T15:30:00Z">
        <w:r>
          <w:t xml:space="preserve">Wants to make money from flight booking. </w:t>
        </w:r>
      </w:ins>
    </w:p>
    <w:p w14:paraId="7627C30E" w14:textId="754BF847" w:rsidR="00FB5199" w:rsidRDefault="00FB5199" w:rsidP="00FB5199">
      <w:pPr>
        <w:pStyle w:val="Heading3"/>
        <w:rPr>
          <w:ins w:id="397" w:author="Jared Castaneda" w:date="2020-09-23T15:30:00Z"/>
        </w:rPr>
      </w:pPr>
      <w:bookmarkStart w:id="398" w:name="_Toc57914501"/>
      <w:ins w:id="399" w:author="Jared Castaneda" w:date="2020-09-23T15:31:00Z">
        <w:r>
          <w:t>Hotel Promoter</w:t>
        </w:r>
      </w:ins>
      <w:bookmarkEnd w:id="398"/>
    </w:p>
    <w:p w14:paraId="5CAEEFBF" w14:textId="09129D91" w:rsidR="005C0D2D" w:rsidRDefault="00FB5199" w:rsidP="00FB5199">
      <w:pPr>
        <w:pStyle w:val="NormalL2"/>
      </w:pPr>
      <w:ins w:id="400" w:author="Jared Castaneda" w:date="2020-09-23T15:30:00Z">
        <w:r>
          <w:t xml:space="preserve">Wants </w:t>
        </w:r>
      </w:ins>
      <w:ins w:id="401" w:author="Jared Castaneda" w:date="2020-09-23T15:31:00Z">
        <w:r>
          <w:t>Customers to see and click on their ads throughout the booking process. Wa</w:t>
        </w:r>
      </w:ins>
      <w:ins w:id="402" w:author="Jared Castaneda" w:date="2020-09-23T15:32:00Z">
        <w:r>
          <w:t xml:space="preserve">nts Customers to book a stay at their hotel </w:t>
        </w:r>
      </w:ins>
      <w:ins w:id="403" w:author="Jared Castaneda" w:date="2020-09-25T22:16:00Z">
        <w:r w:rsidR="000C57D0">
          <w:t>alongside a flight. Hopes the convenience of booking a hotel is done early and around the same time a flight is booked.</w:t>
        </w:r>
      </w:ins>
    </w:p>
    <w:p w14:paraId="0EDBC081" w14:textId="32287AC0" w:rsidR="00BA74EE" w:rsidRDefault="00BA74EE" w:rsidP="00BA74EE">
      <w:pPr>
        <w:pStyle w:val="Heading2"/>
      </w:pPr>
      <w:bookmarkStart w:id="404" w:name="_Toc57914502"/>
      <w:r w:rsidRPr="00BA74EE">
        <w:t>Preconditions</w:t>
      </w:r>
      <w:r>
        <w:t xml:space="preserve"> </w:t>
      </w:r>
      <w:r w:rsidRPr="00BA74EE">
        <w:t>(Entrance Criteria)</w:t>
      </w:r>
      <w:bookmarkEnd w:id="404"/>
    </w:p>
    <w:p w14:paraId="55F9DDCF" w14:textId="1DE6ADBE" w:rsidR="00BA74EE" w:rsidRDefault="00526DB1" w:rsidP="00BA74EE">
      <w:pPr>
        <w:pStyle w:val="NormalL2"/>
      </w:pPr>
      <w:del w:id="405" w:author="Jared Castaneda" w:date="2020-09-22T15:35:00Z">
        <w:r w:rsidDel="00F56637">
          <w:delText>User</w:delText>
        </w:r>
      </w:del>
      <w:del w:id="406" w:author="Jared Castaneda" w:date="2020-10-11T20:30:00Z">
        <w:r w:rsidDel="005A1F71">
          <w:delText xml:space="preserve"> </w:delText>
        </w:r>
        <w:r w:rsidR="009E26A5" w:rsidDel="005A1F71">
          <w:delText xml:space="preserve">has a smartphone. </w:delText>
        </w:r>
      </w:del>
      <w:del w:id="407" w:author="Jared Castaneda" w:date="2020-09-22T15:34:00Z">
        <w:r w:rsidR="009E26A5" w:rsidDel="00F56637">
          <w:delText>User</w:delText>
        </w:r>
      </w:del>
      <w:del w:id="408" w:author="Jared Castaneda" w:date="2020-10-11T20:30:00Z">
        <w:r w:rsidR="009E26A5" w:rsidDel="005A1F71">
          <w:delText xml:space="preserve"> is identified and authenticated with the Tuffy Flights application.</w:delText>
        </w:r>
      </w:del>
      <w:ins w:id="409" w:author="Jared Castaneda" w:date="2020-10-06T21:54:00Z">
        <w:r w:rsidR="00196A8E">
          <w:t>Customer has a proper method to pay for the flight</w:t>
        </w:r>
      </w:ins>
      <w:ins w:id="410" w:author="Jared Castaneda" w:date="2020-10-11T20:30:00Z">
        <w:r w:rsidR="00F506BA">
          <w:t>. This includes</w:t>
        </w:r>
      </w:ins>
      <w:ins w:id="411" w:author="Jared Castaneda" w:date="2020-10-11T20:31:00Z">
        <w:r w:rsidR="00F506BA">
          <w:t xml:space="preserve"> a credit card, gift card, or redeemable points.</w:t>
        </w:r>
      </w:ins>
    </w:p>
    <w:p w14:paraId="2975DACB" w14:textId="1BD521C5" w:rsidR="00BA74EE" w:rsidRDefault="00BA74EE" w:rsidP="00BA74EE">
      <w:pPr>
        <w:pStyle w:val="Heading2"/>
      </w:pPr>
      <w:bookmarkStart w:id="412" w:name="_Toc57914503"/>
      <w:r>
        <w:t>Success Guarantee (Exit State)</w:t>
      </w:r>
      <w:bookmarkEnd w:id="412"/>
    </w:p>
    <w:p w14:paraId="5A7D4A32" w14:textId="2F09554F" w:rsidR="00BA74EE" w:rsidRDefault="009E26A5" w:rsidP="00BA74EE">
      <w:pPr>
        <w:pStyle w:val="NormalL2"/>
        <w:rPr>
          <w:ins w:id="413" w:author="Jared Castaneda" w:date="2020-10-11T21:46:00Z"/>
        </w:rPr>
      </w:pPr>
      <w:del w:id="414" w:author="Jared Castaneda" w:date="2020-10-11T20:31:00Z">
        <w:r w:rsidDel="00E6666F">
          <w:delText xml:space="preserve">Payment is verified, saved, and processed for both the </w:delText>
        </w:r>
      </w:del>
      <w:del w:id="415" w:author="Jared Castaneda" w:date="2020-09-22T15:34:00Z">
        <w:r w:rsidDel="00F56637">
          <w:delText>user</w:delText>
        </w:r>
      </w:del>
      <w:del w:id="416" w:author="Jared Castaneda" w:date="2020-10-11T20:31:00Z">
        <w:r w:rsidDel="00E6666F">
          <w:delText xml:space="preserve"> and the company. </w:delText>
        </w:r>
      </w:del>
      <w:ins w:id="417" w:author="Jared Castaneda" w:date="2020-10-11T20:32:00Z">
        <w:r w:rsidR="00E6666F">
          <w:t xml:space="preserve">Data </w:t>
        </w:r>
      </w:ins>
      <w:del w:id="418" w:author="Jared Castaneda" w:date="2020-10-11T20:32:00Z">
        <w:r w:rsidDel="00E6666F">
          <w:delText xml:space="preserve">A receipt, ticket and flight information is presented for the </w:delText>
        </w:r>
      </w:del>
      <w:del w:id="419" w:author="Jared Castaneda" w:date="2020-09-22T15:34:00Z">
        <w:r w:rsidDel="00F56637">
          <w:delText>user</w:delText>
        </w:r>
      </w:del>
      <w:del w:id="420" w:author="Jared Castaneda" w:date="2020-10-11T20:32:00Z">
        <w:r w:rsidDel="00E6666F">
          <w:delText xml:space="preserve"> to access. Data </w:delText>
        </w:r>
      </w:del>
      <w:del w:id="421" w:author="Jared Castaneda" w:date="2020-10-12T14:38:00Z">
        <w:r w:rsidDel="00511364">
          <w:delText>regarding the</w:delText>
        </w:r>
      </w:del>
      <w:ins w:id="422" w:author="Jared Castaneda" w:date="2020-10-12T14:38:00Z">
        <w:r w:rsidR="00511364">
          <w:t>about</w:t>
        </w:r>
      </w:ins>
      <w:r>
        <w:t xml:space="preserve"> </w:t>
      </w:r>
      <w:ins w:id="423" w:author="Jared Castaneda" w:date="2020-10-12T14:46:00Z">
        <w:r w:rsidR="00647606">
          <w:t xml:space="preserve">the paid </w:t>
        </w:r>
      </w:ins>
      <w:r>
        <w:t xml:space="preserve">flight </w:t>
      </w:r>
      <w:del w:id="424" w:author="Jared Castaneda" w:date="2020-10-11T20:32:00Z">
        <w:r w:rsidDel="00E6666F">
          <w:delText xml:space="preserve">is </w:delText>
        </w:r>
      </w:del>
      <w:ins w:id="425" w:author="Jared Castaneda" w:date="2020-10-11T20:32:00Z">
        <w:r w:rsidR="00E6666F">
          <w:t xml:space="preserve">has been </w:t>
        </w:r>
      </w:ins>
      <w:r>
        <w:t>updated.</w:t>
      </w:r>
      <w:ins w:id="426" w:author="Jared Castaneda" w:date="2020-10-11T20:32:00Z">
        <w:r w:rsidR="000A3257">
          <w:t xml:space="preserve"> This includes </w:t>
        </w:r>
      </w:ins>
      <w:ins w:id="427" w:author="Jared Castaneda" w:date="2020-10-12T14:39:00Z">
        <w:r w:rsidR="00511364">
          <w:t>the Customer’s name, email, flight number, origin, destination,</w:t>
        </w:r>
      </w:ins>
      <w:ins w:id="428" w:author="Jared Castaneda" w:date="2020-10-12T14:40:00Z">
        <w:r w:rsidR="00511364">
          <w:t xml:space="preserve"> </w:t>
        </w:r>
      </w:ins>
      <w:ins w:id="429" w:author="Jared Castaneda" w:date="2020-10-12T14:45:00Z">
        <w:r w:rsidR="00D042FA" w:rsidRPr="00D042FA">
          <w:t xml:space="preserve">dates, </w:t>
        </w:r>
        <w:r w:rsidR="00D042FA">
          <w:t xml:space="preserve">airport information, stops, price paid, weather, </w:t>
        </w:r>
      </w:ins>
      <w:ins w:id="430" w:author="Jared Castaneda" w:date="2020-10-12T14:39:00Z">
        <w:r w:rsidR="00511364">
          <w:t xml:space="preserve">seat number, </w:t>
        </w:r>
      </w:ins>
      <w:ins w:id="431" w:author="Jared Castaneda" w:date="2020-10-12T14:45:00Z">
        <w:r w:rsidR="00D042FA">
          <w:t xml:space="preserve">any additional tickets </w:t>
        </w:r>
      </w:ins>
      <w:ins w:id="432" w:author="Jared Castaneda" w:date="2020-10-12T14:40:00Z">
        <w:r w:rsidR="00511364">
          <w:t>and additional flight options.</w:t>
        </w:r>
      </w:ins>
    </w:p>
    <w:p w14:paraId="6D73911A" w14:textId="0238E0FC" w:rsidR="007B5D05" w:rsidRDefault="0024554C" w:rsidP="00BA74EE">
      <w:pPr>
        <w:pStyle w:val="NormalL2"/>
      </w:pPr>
      <w:ins w:id="433" w:author="Jared Castaneda" w:date="2020-10-12T14:50:00Z">
        <w:r>
          <w:t>Customer is able to request ticket information.</w:t>
        </w:r>
      </w:ins>
      <w:ins w:id="434" w:author="Jared Castaneda" w:date="2020-10-20T23:35:00Z">
        <w:r w:rsidR="00711BB3">
          <w:t xml:space="preserve"> System responds with information regarding the flight and ticket.</w:t>
        </w:r>
      </w:ins>
    </w:p>
    <w:p w14:paraId="278C41AC" w14:textId="4B436D07" w:rsidR="00BA74EE" w:rsidRPr="00BA74EE" w:rsidRDefault="00BA74EE" w:rsidP="00BA74EE">
      <w:pPr>
        <w:pStyle w:val="Heading2"/>
      </w:pPr>
      <w:bookmarkStart w:id="435" w:name="_Toc57914504"/>
      <w:r w:rsidRPr="00BA74EE">
        <w:t>Main Success Scenario:</w:t>
      </w:r>
      <w:bookmarkEnd w:id="435"/>
    </w:p>
    <w:p w14:paraId="6C2CD2CB" w14:textId="6682EA93" w:rsidR="00BA74EE" w:rsidRDefault="00C80865" w:rsidP="00BA74EE">
      <w:pPr>
        <w:pStyle w:val="NormalL2"/>
        <w:numPr>
          <w:ilvl w:val="0"/>
          <w:numId w:val="8"/>
        </w:numPr>
        <w:ind w:left="1080"/>
      </w:pPr>
      <w:del w:id="436" w:author="Jared Castaneda" w:date="2020-09-22T15:34:00Z">
        <w:r w:rsidDel="00F56637">
          <w:delText>User</w:delText>
        </w:r>
      </w:del>
      <w:ins w:id="437" w:author="Jared Castaneda" w:date="2020-09-22T15:34:00Z">
        <w:r w:rsidR="00F56637">
          <w:t>Customer</w:t>
        </w:r>
      </w:ins>
      <w:r w:rsidR="009E26A5">
        <w:t xml:space="preserve"> </w:t>
      </w:r>
      <w:del w:id="438" w:author="Jared Castaneda" w:date="2020-10-11T20:38:00Z">
        <w:r w:rsidR="009E26A5" w:rsidDel="00F5768A">
          <w:delText xml:space="preserve">logs into the app and </w:delText>
        </w:r>
      </w:del>
      <w:del w:id="439" w:author="Jared Castaneda" w:date="2020-09-22T14:52:00Z">
        <w:r w:rsidR="009E26A5" w:rsidDel="002F5C84">
          <w:delText>selects the option</w:delText>
        </w:r>
      </w:del>
      <w:del w:id="440" w:author="Jared Castaneda" w:date="2020-10-11T20:38:00Z">
        <w:r w:rsidR="009E26A5" w:rsidDel="00F5768A">
          <w:delText xml:space="preserve"> to book a flight.</w:delText>
        </w:r>
      </w:del>
      <w:ins w:id="441" w:author="Jared Castaneda" w:date="2020-10-11T20:38:00Z">
        <w:r w:rsidR="00F5768A">
          <w:t xml:space="preserve">requests authentication to the </w:t>
        </w:r>
      </w:ins>
      <w:ins w:id="442" w:author="Jared Castaneda" w:date="2020-10-11T20:39:00Z">
        <w:r w:rsidR="00F5768A">
          <w:t>S</w:t>
        </w:r>
      </w:ins>
      <w:ins w:id="443" w:author="Jared Castaneda" w:date="2020-10-11T20:38:00Z">
        <w:r w:rsidR="00F5768A">
          <w:t xml:space="preserve">ystem. </w:t>
        </w:r>
      </w:ins>
    </w:p>
    <w:p w14:paraId="74BA8D04" w14:textId="42BE5DDA" w:rsidR="00BA74EE" w:rsidRDefault="009E26A5" w:rsidP="00BA74EE">
      <w:pPr>
        <w:pStyle w:val="NormalL2"/>
        <w:numPr>
          <w:ilvl w:val="0"/>
          <w:numId w:val="8"/>
        </w:numPr>
        <w:ind w:left="1080"/>
      </w:pPr>
      <w:del w:id="444" w:author="Jared Castaneda" w:date="2020-10-11T20:39:00Z">
        <w:r w:rsidDel="00F5768A">
          <w:delText xml:space="preserve">System </w:delText>
        </w:r>
      </w:del>
      <w:del w:id="445" w:author="Jared Castaneda" w:date="2020-09-21T19:48:00Z">
        <w:r w:rsidDel="00F75848">
          <w:delText xml:space="preserve">takes the </w:delText>
        </w:r>
        <w:r w:rsidR="00C80865" w:rsidRPr="00C80865" w:rsidDel="00F75848">
          <w:delText xml:space="preserve">user </w:delText>
        </w:r>
        <w:r w:rsidDel="00F75848">
          <w:delText xml:space="preserve">to a screen </w:delText>
        </w:r>
        <w:r w:rsidR="00A07C0B" w:rsidDel="00F75848">
          <w:delText>where they</w:delText>
        </w:r>
      </w:del>
      <w:ins w:id="446" w:author="Jared Castaneda" w:date="2020-10-11T20:39:00Z">
        <w:r w:rsidR="00F5768A">
          <w:t>Customer requests flight</w:t>
        </w:r>
      </w:ins>
      <w:ins w:id="447" w:author="Jared Castaneda" w:date="2020-10-11T20:54:00Z">
        <w:r w:rsidR="004D4646">
          <w:t xml:space="preserve">s </w:t>
        </w:r>
      </w:ins>
      <w:ins w:id="448" w:author="Jared Castaneda" w:date="2020-10-11T20:39:00Z">
        <w:r w:rsidR="00F5768A">
          <w:t xml:space="preserve">based off specific </w:t>
        </w:r>
      </w:ins>
      <w:del w:id="449" w:author="Jared Castaneda" w:date="2020-10-11T20:39:00Z">
        <w:r w:rsidR="00A07C0B" w:rsidDel="00F5768A">
          <w:delText xml:space="preserve"> </w:delText>
        </w:r>
      </w:del>
      <w:del w:id="450" w:author="Jared Castaneda" w:date="2020-09-21T19:48:00Z">
        <w:r w:rsidR="00A07C0B" w:rsidDel="00F75848">
          <w:delText>enter an</w:delText>
        </w:r>
        <w:r w:rsidDel="00F75848">
          <w:delText xml:space="preserve"> </w:delText>
        </w:r>
      </w:del>
      <w:r>
        <w:t>origin</w:t>
      </w:r>
      <w:r w:rsidR="00A07C0B">
        <w:t xml:space="preserve">, </w:t>
      </w:r>
      <w:r w:rsidR="00062DC3">
        <w:t xml:space="preserve">destination, and </w:t>
      </w:r>
      <w:ins w:id="451" w:author="Jared Castaneda" w:date="2020-09-21T19:48:00Z">
        <w:r w:rsidR="00F75848">
          <w:t xml:space="preserve">travel </w:t>
        </w:r>
      </w:ins>
      <w:r w:rsidR="00062DC3">
        <w:t>dates.</w:t>
      </w:r>
    </w:p>
    <w:p w14:paraId="36119C32" w14:textId="79AB594A" w:rsidR="00BA74EE" w:rsidDel="00F5768A" w:rsidRDefault="00C80865" w:rsidP="00BA74EE">
      <w:pPr>
        <w:pStyle w:val="NormalL2"/>
        <w:numPr>
          <w:ilvl w:val="0"/>
          <w:numId w:val="8"/>
        </w:numPr>
        <w:ind w:left="1080"/>
        <w:rPr>
          <w:del w:id="452" w:author="Jared Castaneda" w:date="2020-10-11T20:40:00Z"/>
        </w:rPr>
      </w:pPr>
      <w:del w:id="453" w:author="Jared Castaneda" w:date="2020-09-22T15:34:00Z">
        <w:r w:rsidDel="00F56637">
          <w:lastRenderedPageBreak/>
          <w:delText>User</w:delText>
        </w:r>
      </w:del>
      <w:del w:id="454" w:author="Jared Castaneda" w:date="2020-10-11T20:40:00Z">
        <w:r w:rsidR="009E26A5" w:rsidDel="00F5768A">
          <w:delText xml:space="preserve"> </w:delText>
        </w:r>
      </w:del>
      <w:del w:id="455" w:author="Jared Castaneda" w:date="2020-09-21T19:48:00Z">
        <w:r w:rsidR="009E26A5" w:rsidDel="00F75848">
          <w:delText xml:space="preserve">inputs </w:delText>
        </w:r>
      </w:del>
      <w:del w:id="456" w:author="Jared Castaneda" w:date="2020-10-11T20:40:00Z">
        <w:r w:rsidR="009E26A5" w:rsidDel="00F5768A">
          <w:delText>the desired origin</w:delText>
        </w:r>
      </w:del>
      <w:del w:id="457" w:author="Jared Castaneda" w:date="2020-09-21T20:57:00Z">
        <w:r w:rsidR="009E26A5" w:rsidDel="006A5BCD">
          <w:delText xml:space="preserve"> and </w:delText>
        </w:r>
      </w:del>
      <w:del w:id="458" w:author="Jared Castaneda" w:date="2020-10-11T20:40:00Z">
        <w:r w:rsidR="009E26A5" w:rsidDel="00F5768A">
          <w:delText>destination.</w:delText>
        </w:r>
      </w:del>
    </w:p>
    <w:p w14:paraId="416D498C" w14:textId="3ED2F9FF" w:rsidR="009E26A5" w:rsidRDefault="009E26A5" w:rsidP="00BA74EE">
      <w:pPr>
        <w:pStyle w:val="NormalL2"/>
        <w:numPr>
          <w:ilvl w:val="0"/>
          <w:numId w:val="8"/>
        </w:numPr>
        <w:ind w:left="1080"/>
      </w:pPr>
      <w:r>
        <w:t xml:space="preserve">System </w:t>
      </w:r>
      <w:del w:id="459" w:author="Jared Castaneda" w:date="2020-09-21T19:49:00Z">
        <w:r w:rsidDel="00F75848">
          <w:delText xml:space="preserve">displays </w:delText>
        </w:r>
      </w:del>
      <w:ins w:id="460" w:author="Jared Castaneda" w:date="2020-10-11T20:44:00Z">
        <w:r w:rsidR="008F1CDA">
          <w:t>responds with</w:t>
        </w:r>
      </w:ins>
      <w:ins w:id="461" w:author="Jared Castaneda" w:date="2020-09-21T19:49:00Z">
        <w:r w:rsidR="00F75848">
          <w:t xml:space="preserve"> </w:t>
        </w:r>
      </w:ins>
      <w:del w:id="462" w:author="Jared Castaneda" w:date="2020-10-11T21:08:00Z">
        <w:r w:rsidDel="008D7C1B">
          <w:delText>relevant information</w:delText>
        </w:r>
      </w:del>
      <w:del w:id="463" w:author="Jared Castaneda" w:date="2020-10-20T22:56:00Z">
        <w:r w:rsidDel="00590F72">
          <w:delText xml:space="preserve"> about </w:delText>
        </w:r>
      </w:del>
      <w:r>
        <w:t>various flights and airlines</w:t>
      </w:r>
      <w:ins w:id="464" w:author="Jared Castaneda" w:date="2020-10-20T22:56:00Z">
        <w:r w:rsidR="00590F72">
          <w:t xml:space="preserve"> according to the search</w:t>
        </w:r>
      </w:ins>
      <w:r>
        <w:t>.</w:t>
      </w:r>
    </w:p>
    <w:p w14:paraId="71A75A5C" w14:textId="6B8C3BB4" w:rsidR="009E26A5" w:rsidDel="009B2EFB" w:rsidRDefault="00C80865" w:rsidP="007A21E8">
      <w:pPr>
        <w:pStyle w:val="NormalL2"/>
        <w:numPr>
          <w:ilvl w:val="0"/>
          <w:numId w:val="8"/>
        </w:numPr>
        <w:ind w:left="1080"/>
        <w:rPr>
          <w:del w:id="465" w:author="Jared Castaneda" w:date="2020-10-11T20:42:00Z"/>
        </w:rPr>
      </w:pPr>
      <w:del w:id="466" w:author="Jared Castaneda" w:date="2020-09-22T15:34:00Z">
        <w:r w:rsidDel="00F56637">
          <w:delText>User</w:delText>
        </w:r>
      </w:del>
      <w:ins w:id="467" w:author="Jared Castaneda" w:date="2020-09-22T15:34:00Z">
        <w:r w:rsidR="00F56637">
          <w:t>Customer</w:t>
        </w:r>
      </w:ins>
      <w:r w:rsidR="009E26A5">
        <w:t xml:space="preserve"> </w:t>
      </w:r>
      <w:del w:id="468" w:author="Jared Castaneda" w:date="2020-10-11T20:40:00Z">
        <w:r w:rsidR="009E26A5" w:rsidDel="007A21E8">
          <w:delText>selects a</w:delText>
        </w:r>
      </w:del>
      <w:ins w:id="469" w:author="Jared Castaneda" w:date="2020-10-11T20:40:00Z">
        <w:r w:rsidR="007A21E8">
          <w:t>requests to book</w:t>
        </w:r>
      </w:ins>
      <w:ins w:id="470" w:author="Jared Castaneda" w:date="2020-10-11T20:55:00Z">
        <w:r w:rsidR="00562E7B">
          <w:t xml:space="preserve"> </w:t>
        </w:r>
      </w:ins>
      <w:ins w:id="471" w:author="Jared Castaneda" w:date="2020-10-20T22:57:00Z">
        <w:r w:rsidR="00590F72">
          <w:t xml:space="preserve">the </w:t>
        </w:r>
      </w:ins>
      <w:del w:id="472" w:author="Jared Castaneda" w:date="2020-10-20T22:57:00Z">
        <w:r w:rsidR="009E26A5" w:rsidDel="00590F72">
          <w:delText xml:space="preserve"> </w:delText>
        </w:r>
      </w:del>
      <w:r w:rsidR="009E26A5">
        <w:t xml:space="preserve">flight </w:t>
      </w:r>
      <w:del w:id="473" w:author="Jared Castaneda" w:date="2020-09-22T14:54:00Z">
        <w:r w:rsidR="009E26A5" w:rsidDel="009D6FE9">
          <w:delText>based on their needs</w:delText>
        </w:r>
      </w:del>
      <w:ins w:id="474" w:author="Jared Castaneda" w:date="2020-09-22T14:54:00Z">
        <w:r w:rsidR="009D6FE9">
          <w:t>from what is provided</w:t>
        </w:r>
      </w:ins>
      <w:ins w:id="475" w:author="Jared Castaneda" w:date="2020-10-20T22:57:00Z">
        <w:r w:rsidR="00590F72">
          <w:t xml:space="preserve"> as well as additional flight options such as seats, meals, and bags</w:t>
        </w:r>
      </w:ins>
      <w:ins w:id="476" w:author="Jared Castaneda" w:date="2020-09-22T14:58:00Z">
        <w:r w:rsidR="00AF6EA7">
          <w:t>.</w:t>
        </w:r>
      </w:ins>
      <w:del w:id="477" w:author="Jared Castaneda" w:date="2020-09-22T14:58:00Z">
        <w:r w:rsidR="009E26A5" w:rsidDel="00AF6EA7">
          <w:delText>.</w:delText>
        </w:r>
      </w:del>
      <w:ins w:id="478" w:author="Jared Castaneda" w:date="2020-09-22T14:58:00Z">
        <w:r w:rsidR="00AF6EA7">
          <w:t xml:space="preserve"> </w:t>
        </w:r>
      </w:ins>
    </w:p>
    <w:p w14:paraId="359C5FF6" w14:textId="56312B5C" w:rsidR="009B2EFB" w:rsidRDefault="009B2EFB" w:rsidP="00BA74EE">
      <w:pPr>
        <w:pStyle w:val="NormalL2"/>
        <w:numPr>
          <w:ilvl w:val="0"/>
          <w:numId w:val="8"/>
        </w:numPr>
        <w:ind w:left="1080"/>
        <w:rPr>
          <w:ins w:id="479" w:author="Jared Castaneda" w:date="2020-10-11T20:43:00Z"/>
        </w:rPr>
      </w:pPr>
    </w:p>
    <w:p w14:paraId="6D7D7E91" w14:textId="562979AD" w:rsidR="009E26A5" w:rsidDel="00590F72" w:rsidRDefault="009B2EFB" w:rsidP="007A21E8">
      <w:pPr>
        <w:pStyle w:val="NormalL2"/>
        <w:numPr>
          <w:ilvl w:val="0"/>
          <w:numId w:val="8"/>
        </w:numPr>
        <w:ind w:left="1080"/>
        <w:rPr>
          <w:del w:id="480" w:author="Jared Castaneda" w:date="2020-10-20T22:58:00Z"/>
        </w:rPr>
      </w:pPr>
      <w:ins w:id="481" w:author="Jared Castaneda" w:date="2020-10-11T20:43:00Z">
        <w:r>
          <w:t xml:space="preserve">System </w:t>
        </w:r>
      </w:ins>
      <w:ins w:id="482" w:author="Jared Castaneda" w:date="2020-10-11T20:44:00Z">
        <w:r w:rsidR="008F1CDA">
          <w:t xml:space="preserve">responds </w:t>
        </w:r>
      </w:ins>
      <w:ins w:id="483" w:author="Jared Castaneda" w:date="2020-10-20T22:57:00Z">
        <w:r w:rsidR="00590F72">
          <w:t>with the total cost and the flight numb</w:t>
        </w:r>
      </w:ins>
      <w:ins w:id="484" w:author="Jared Castaneda" w:date="2020-10-20T22:58:00Z">
        <w:r w:rsidR="00590F72">
          <w:t>er</w:t>
        </w:r>
      </w:ins>
      <w:ins w:id="485" w:author="Jared Castaneda" w:date="2020-10-11T20:43:00Z">
        <w:r>
          <w:t>.</w:t>
        </w:r>
      </w:ins>
      <w:del w:id="486" w:author="Jared Castaneda" w:date="2020-10-11T20:42:00Z">
        <w:r w:rsidR="009E26A5" w:rsidDel="007A21E8">
          <w:delText xml:space="preserve">System </w:delText>
        </w:r>
      </w:del>
      <w:del w:id="487" w:author="Jared Castaneda" w:date="2020-10-11T20:41:00Z">
        <w:r w:rsidR="009E26A5" w:rsidDel="007A21E8">
          <w:delText xml:space="preserve">offers additional flight options for the </w:delText>
        </w:r>
      </w:del>
      <w:del w:id="488" w:author="Jared Castaneda" w:date="2020-09-22T15:34:00Z">
        <w:r w:rsidR="009E26A5" w:rsidDel="00F56637">
          <w:delText>user</w:delText>
        </w:r>
      </w:del>
      <w:del w:id="489" w:author="Jared Castaneda" w:date="2020-09-21T19:49:00Z">
        <w:r w:rsidR="009E26A5" w:rsidDel="00F75848">
          <w:delText xml:space="preserve"> to pic</w:delText>
        </w:r>
        <w:r w:rsidR="00E634A6" w:rsidDel="00F75848">
          <w:delText>k</w:delText>
        </w:r>
      </w:del>
      <w:del w:id="490" w:author="Jared Castaneda" w:date="2020-10-11T20:41:00Z">
        <w:r w:rsidR="008A2B18" w:rsidDel="007A21E8">
          <w:delText>.</w:delText>
        </w:r>
      </w:del>
    </w:p>
    <w:p w14:paraId="25C0A221" w14:textId="0B73BDD9" w:rsidR="008A2B18" w:rsidDel="00590F72" w:rsidRDefault="00C80865">
      <w:pPr>
        <w:pStyle w:val="NormalL2"/>
        <w:numPr>
          <w:ilvl w:val="0"/>
          <w:numId w:val="8"/>
        </w:numPr>
        <w:ind w:left="0"/>
        <w:rPr>
          <w:del w:id="491" w:author="Jared Castaneda" w:date="2020-10-20T22:58:00Z"/>
        </w:rPr>
        <w:pPrChange w:id="492" w:author="Jared Castaneda" w:date="2020-10-20T22:58:00Z">
          <w:pPr>
            <w:pStyle w:val="NormalL2"/>
            <w:numPr>
              <w:numId w:val="8"/>
            </w:numPr>
            <w:ind w:left="1080" w:hanging="360"/>
          </w:pPr>
        </w:pPrChange>
      </w:pPr>
      <w:del w:id="493" w:author="Jared Castaneda" w:date="2020-09-22T15:34:00Z">
        <w:r w:rsidDel="00F56637">
          <w:delText>User</w:delText>
        </w:r>
      </w:del>
      <w:del w:id="494" w:author="Jared Castaneda" w:date="2020-10-20T22:58:00Z">
        <w:r w:rsidR="008A2B18" w:rsidDel="00590F72">
          <w:delText xml:space="preserve"> </w:delText>
        </w:r>
      </w:del>
      <w:del w:id="495" w:author="Jared Castaneda" w:date="2020-10-11T20:41:00Z">
        <w:r w:rsidR="008A2B18" w:rsidDel="007A21E8">
          <w:delText xml:space="preserve">selects </w:delText>
        </w:r>
      </w:del>
      <w:del w:id="496" w:author="Jared Castaneda" w:date="2020-10-20T22:58:00Z">
        <w:r w:rsidR="008A2B18" w:rsidDel="00590F72">
          <w:delText>additional flight options.</w:delText>
        </w:r>
      </w:del>
    </w:p>
    <w:p w14:paraId="5284A7B0" w14:textId="55B42826" w:rsidR="008A2B18" w:rsidRDefault="008A2B18">
      <w:pPr>
        <w:pStyle w:val="NormalL2"/>
        <w:numPr>
          <w:ilvl w:val="0"/>
          <w:numId w:val="8"/>
        </w:numPr>
        <w:ind w:left="1080"/>
      </w:pPr>
      <w:del w:id="497" w:author="Jared Castaneda" w:date="2020-10-20T22:58:00Z">
        <w:r w:rsidDel="00590F72">
          <w:delText xml:space="preserve">System </w:delText>
        </w:r>
      </w:del>
      <w:del w:id="498" w:author="Jared Castaneda" w:date="2020-09-21T19:49:00Z">
        <w:r w:rsidDel="00F75848">
          <w:delText xml:space="preserve">displays </w:delText>
        </w:r>
      </w:del>
      <w:del w:id="499" w:author="Jared Castaneda" w:date="2020-10-11T20:44:00Z">
        <w:r w:rsidDel="008F1CDA">
          <w:delText>payment</w:delText>
        </w:r>
      </w:del>
      <w:del w:id="500" w:author="Jared Castaneda" w:date="2020-09-27T16:40:00Z">
        <w:r w:rsidDel="00361777">
          <w:delText xml:space="preserve"> </w:delText>
        </w:r>
        <w:r w:rsidR="000B355C" w:rsidDel="00361777">
          <w:delText>page</w:delText>
        </w:r>
      </w:del>
      <w:del w:id="501" w:author="Jared Castaneda" w:date="2020-10-11T20:49:00Z">
        <w:r w:rsidDel="008F1CDA">
          <w:delText>.</w:delText>
        </w:r>
      </w:del>
    </w:p>
    <w:p w14:paraId="6D6FA74B" w14:textId="759AE0AD" w:rsidR="00F75848" w:rsidRDefault="00C80865" w:rsidP="00BA74EE">
      <w:pPr>
        <w:pStyle w:val="NormalL2"/>
        <w:numPr>
          <w:ilvl w:val="0"/>
          <w:numId w:val="8"/>
        </w:numPr>
        <w:ind w:left="1080"/>
        <w:rPr>
          <w:ins w:id="502" w:author="Jared Castaneda" w:date="2020-09-21T19:49:00Z"/>
        </w:rPr>
      </w:pPr>
      <w:del w:id="503" w:author="Jared Castaneda" w:date="2020-09-22T15:34:00Z">
        <w:r w:rsidDel="00F56637">
          <w:delText>User</w:delText>
        </w:r>
      </w:del>
      <w:ins w:id="504" w:author="Jared Castaneda" w:date="2020-09-22T15:34:00Z">
        <w:r w:rsidR="00F56637">
          <w:t>Customer</w:t>
        </w:r>
      </w:ins>
      <w:r w:rsidR="008A2B18">
        <w:t xml:space="preserve"> </w:t>
      </w:r>
      <w:del w:id="505" w:author="Jared Castaneda" w:date="2020-10-11T20:51:00Z">
        <w:r w:rsidR="008A2B18" w:rsidDel="008F1CDA">
          <w:delText xml:space="preserve">provides </w:delText>
        </w:r>
      </w:del>
      <w:ins w:id="506" w:author="Jared Castaneda" w:date="2020-10-11T20:51:00Z">
        <w:r w:rsidR="008F1CDA">
          <w:t xml:space="preserve">requests to pay for the flight ticket by providing </w:t>
        </w:r>
      </w:ins>
      <w:ins w:id="507" w:author="Jared Castaneda" w:date="2020-10-11T21:09:00Z">
        <w:r w:rsidR="008D7C1B">
          <w:t>valid</w:t>
        </w:r>
      </w:ins>
      <w:ins w:id="508" w:author="Jared Castaneda" w:date="2020-10-17T21:21:00Z">
        <w:r w:rsidR="00E12404">
          <w:t xml:space="preserve"> c</w:t>
        </w:r>
      </w:ins>
      <w:ins w:id="509" w:author="Jared Castaneda" w:date="2020-10-17T21:22:00Z">
        <w:r w:rsidR="00E12404">
          <w:t>ard</w:t>
        </w:r>
      </w:ins>
      <w:ins w:id="510" w:author="Jared Castaneda" w:date="2020-10-11T21:09:00Z">
        <w:r w:rsidR="008D7C1B">
          <w:t xml:space="preserve"> </w:t>
        </w:r>
      </w:ins>
      <w:r w:rsidR="008A2B18">
        <w:t>payment information</w:t>
      </w:r>
      <w:ins w:id="511" w:author="Jared Castaneda" w:date="2020-10-17T21:22:00Z">
        <w:r w:rsidR="00E12404">
          <w:t xml:space="preserve"> and billing information</w:t>
        </w:r>
      </w:ins>
      <w:del w:id="512" w:author="Jared Castaneda" w:date="2020-10-11T20:51:00Z">
        <w:r w:rsidR="008A2B18" w:rsidDel="008F1CDA">
          <w:delText xml:space="preserve"> and purchases the flight</w:delText>
        </w:r>
      </w:del>
      <w:r w:rsidR="00E634A6">
        <w:t xml:space="preserve">. </w:t>
      </w:r>
    </w:p>
    <w:p w14:paraId="1E86C2E6" w14:textId="5E0B28C9" w:rsidR="008A2B18" w:rsidRDefault="00E634A6" w:rsidP="00BA74EE">
      <w:pPr>
        <w:pStyle w:val="NormalL2"/>
        <w:numPr>
          <w:ilvl w:val="0"/>
          <w:numId w:val="8"/>
        </w:numPr>
        <w:ind w:left="1080"/>
        <w:rPr>
          <w:ins w:id="513" w:author="Jared Castaneda" w:date="2020-12-05T21:49:00Z"/>
        </w:rPr>
      </w:pPr>
      <w:r>
        <w:t xml:space="preserve">System </w:t>
      </w:r>
      <w:del w:id="514" w:author="Jared Castaneda" w:date="2020-10-11T20:51:00Z">
        <w:r w:rsidDel="008F1CDA">
          <w:delText>processes payment.</w:delText>
        </w:r>
      </w:del>
      <w:ins w:id="515" w:author="Jared Castaneda" w:date="2020-10-11T20:51:00Z">
        <w:r w:rsidR="008F1CDA">
          <w:t>res</w:t>
        </w:r>
      </w:ins>
      <w:ins w:id="516" w:author="Jared Castaneda" w:date="2020-10-11T20:52:00Z">
        <w:r w:rsidR="008F1CDA">
          <w:t>ponds with a receipt, ticket, and flight information</w:t>
        </w:r>
      </w:ins>
      <w:ins w:id="517" w:author="Jared Castaneda" w:date="2020-10-20T23:34:00Z">
        <w:r w:rsidR="008376E1">
          <w:t xml:space="preserve"> for the corresponding flight</w:t>
        </w:r>
      </w:ins>
      <w:ins w:id="518" w:author="Jared Castaneda" w:date="2020-10-11T20:52:00Z">
        <w:r w:rsidR="008F1CDA">
          <w:t>.</w:t>
        </w:r>
      </w:ins>
    </w:p>
    <w:p w14:paraId="4A14FE90" w14:textId="164DA880" w:rsidR="00865FAC" w:rsidRDefault="00865FAC">
      <w:pPr>
        <w:pStyle w:val="NormalL2"/>
        <w:numPr>
          <w:ilvl w:val="0"/>
          <w:numId w:val="8"/>
        </w:numPr>
        <w:ind w:left="1080"/>
        <w:rPr>
          <w:ins w:id="519" w:author="Jared Castaneda" w:date="2020-10-11T20:52:00Z"/>
        </w:rPr>
      </w:pPr>
      <w:ins w:id="520" w:author="Jared Castaneda" w:date="2020-12-05T21:49:00Z">
        <w:r>
          <w:t>Customer requests to log off from the current session.</w:t>
        </w:r>
      </w:ins>
    </w:p>
    <w:p w14:paraId="7776196D" w14:textId="30778016" w:rsidR="006B3B0F" w:rsidDel="00CD79EF" w:rsidRDefault="006B3B0F" w:rsidP="00BA74EE">
      <w:pPr>
        <w:pStyle w:val="NormalL2"/>
        <w:numPr>
          <w:ilvl w:val="0"/>
          <w:numId w:val="8"/>
        </w:numPr>
        <w:ind w:left="1080"/>
        <w:rPr>
          <w:del w:id="521" w:author="Jared Castaneda" w:date="2020-10-11T21:09:00Z"/>
        </w:rPr>
      </w:pPr>
      <w:bookmarkStart w:id="522" w:name="_Toc53863738"/>
      <w:bookmarkStart w:id="523" w:name="_Toc57914505"/>
      <w:bookmarkEnd w:id="522"/>
      <w:bookmarkEnd w:id="523"/>
    </w:p>
    <w:p w14:paraId="40F4F89C" w14:textId="18819D87" w:rsidR="008A2B18" w:rsidDel="00CD79EF" w:rsidRDefault="008A2B18" w:rsidP="00BA74EE">
      <w:pPr>
        <w:pStyle w:val="NormalL2"/>
        <w:numPr>
          <w:ilvl w:val="0"/>
          <w:numId w:val="8"/>
        </w:numPr>
        <w:ind w:left="1080"/>
        <w:rPr>
          <w:del w:id="524" w:author="Jared Castaneda" w:date="2020-10-11T21:09:00Z"/>
        </w:rPr>
      </w:pPr>
      <w:del w:id="525" w:author="Jared Castaneda" w:date="2020-10-11T21:09:00Z">
        <w:r w:rsidDel="00CD79EF">
          <w:delText xml:space="preserve">System </w:delText>
        </w:r>
      </w:del>
      <w:del w:id="526" w:author="Jared Castaneda" w:date="2020-09-21T20:23:00Z">
        <w:r w:rsidDel="00504A2F">
          <w:delText xml:space="preserve">informs </w:delText>
        </w:r>
        <w:r w:rsidR="00C80865" w:rsidDel="00504A2F">
          <w:delText>user</w:delText>
        </w:r>
        <w:r w:rsidDel="00504A2F">
          <w:delText xml:space="preserve"> that</w:delText>
        </w:r>
      </w:del>
      <w:del w:id="527" w:author="Jared Castaneda" w:date="2020-10-11T21:09:00Z">
        <w:r w:rsidDel="00CD79EF">
          <w:delText xml:space="preserve"> receipt, ticket, and flight information </w:delText>
        </w:r>
      </w:del>
      <w:del w:id="528" w:author="Jared Castaneda" w:date="2020-09-21T20:24:00Z">
        <w:r w:rsidDel="00504A2F">
          <w:delText>are available to access through application and email</w:delText>
        </w:r>
      </w:del>
      <w:del w:id="529" w:author="Jared Castaneda" w:date="2020-10-11T21:09:00Z">
        <w:r w:rsidDel="00CD79EF">
          <w:delText xml:space="preserve">. </w:delText>
        </w:r>
        <w:bookmarkStart w:id="530" w:name="_Toc53863739"/>
        <w:bookmarkStart w:id="531" w:name="_Toc57914506"/>
        <w:bookmarkEnd w:id="530"/>
        <w:bookmarkEnd w:id="531"/>
      </w:del>
    </w:p>
    <w:p w14:paraId="79FD855F" w14:textId="766EE889" w:rsidR="00BA74EE" w:rsidRDefault="00BA74EE" w:rsidP="00BA74EE">
      <w:pPr>
        <w:pStyle w:val="Heading2"/>
      </w:pPr>
      <w:bookmarkStart w:id="532" w:name="_Toc57914507"/>
      <w:r>
        <w:t>Extensions (Alternate paths)</w:t>
      </w:r>
      <w:bookmarkEnd w:id="532"/>
    </w:p>
    <w:p w14:paraId="4F37262A" w14:textId="6B1C3CDA" w:rsidR="00245A62" w:rsidDel="00570FC2" w:rsidRDefault="00245A62" w:rsidP="00245A62">
      <w:pPr>
        <w:pStyle w:val="NormalL2"/>
        <w:rPr>
          <w:del w:id="533" w:author="Jared Castaneda" w:date="2020-10-11T21:12:00Z"/>
        </w:rPr>
      </w:pPr>
      <w:del w:id="534" w:author="Jared Castaneda" w:date="2020-10-11T21:12:00Z">
        <w:r w:rsidDel="00570FC2">
          <w:delText xml:space="preserve">*a. At any time, </w:delText>
        </w:r>
      </w:del>
      <w:del w:id="535" w:author="Jared Castaneda" w:date="2020-09-22T15:34:00Z">
        <w:r w:rsidDel="00F56637">
          <w:delText>User</w:delText>
        </w:r>
      </w:del>
      <w:del w:id="536" w:author="Jared Castaneda" w:date="2020-10-11T21:12:00Z">
        <w:r w:rsidDel="00570FC2">
          <w:delText xml:space="preserve"> </w:delText>
        </w:r>
      </w:del>
      <w:del w:id="537" w:author="Jared Castaneda" w:date="2020-09-22T15:35:00Z">
        <w:r w:rsidDel="0068444F">
          <w:delText>taps on the “back” button</w:delText>
        </w:r>
      </w:del>
      <w:del w:id="538" w:author="Jared Castaneda" w:date="2020-10-11T21:12:00Z">
        <w:r w:rsidDel="00570FC2">
          <w:delText>:</w:delText>
        </w:r>
      </w:del>
    </w:p>
    <w:p w14:paraId="3D9CF83E" w14:textId="2691B655" w:rsidR="00245A62" w:rsidDel="00570FC2" w:rsidRDefault="00245A62" w:rsidP="00245A62">
      <w:pPr>
        <w:pStyle w:val="NormalL2"/>
        <w:numPr>
          <w:ilvl w:val="0"/>
          <w:numId w:val="12"/>
        </w:numPr>
        <w:rPr>
          <w:del w:id="539" w:author="Jared Castaneda" w:date="2020-10-11T21:12:00Z"/>
        </w:rPr>
      </w:pPr>
      <w:del w:id="540" w:author="Jared Castaneda" w:date="2020-10-11T21:12:00Z">
        <w:r w:rsidDel="00570FC2">
          <w:delText xml:space="preserve">System saves info on current </w:delText>
        </w:r>
      </w:del>
      <w:del w:id="541" w:author="Jared Castaneda" w:date="2020-09-22T15:35:00Z">
        <w:r w:rsidDel="00320B7C">
          <w:delText>screen</w:delText>
        </w:r>
      </w:del>
    </w:p>
    <w:p w14:paraId="665D592B" w14:textId="0AB9D7EB" w:rsidR="00245A62" w:rsidDel="00570FC2" w:rsidRDefault="00245A62" w:rsidP="00245A62">
      <w:pPr>
        <w:pStyle w:val="NormalL2"/>
        <w:numPr>
          <w:ilvl w:val="0"/>
          <w:numId w:val="12"/>
        </w:numPr>
        <w:rPr>
          <w:del w:id="542" w:author="Jared Castaneda" w:date="2020-10-11T21:12:00Z"/>
        </w:rPr>
      </w:pPr>
      <w:del w:id="543" w:author="Jared Castaneda" w:date="2020-10-11T21:12:00Z">
        <w:r w:rsidDel="00570FC2">
          <w:delText xml:space="preserve">System takes </w:delText>
        </w:r>
      </w:del>
      <w:del w:id="544" w:author="Jared Castaneda" w:date="2020-09-22T15:34:00Z">
        <w:r w:rsidDel="00F56637">
          <w:delText>user</w:delText>
        </w:r>
      </w:del>
      <w:del w:id="545" w:author="Jared Castaneda" w:date="2020-10-11T21:12:00Z">
        <w:r w:rsidDel="00570FC2">
          <w:delText xml:space="preserve"> back to previous </w:delText>
        </w:r>
      </w:del>
      <w:del w:id="546" w:author="Jared Castaneda" w:date="2020-09-22T15:35:00Z">
        <w:r w:rsidDel="00320B7C">
          <w:delText>screen</w:delText>
        </w:r>
      </w:del>
    </w:p>
    <w:p w14:paraId="0CC8C6C1" w14:textId="358A2C23" w:rsidR="00245A62" w:rsidDel="00570FC2" w:rsidRDefault="00245A62" w:rsidP="00245A62">
      <w:pPr>
        <w:pStyle w:val="NormalL2"/>
        <w:numPr>
          <w:ilvl w:val="0"/>
          <w:numId w:val="12"/>
        </w:numPr>
        <w:rPr>
          <w:del w:id="547" w:author="Jared Castaneda" w:date="2020-10-11T21:12:00Z"/>
        </w:rPr>
      </w:pPr>
      <w:del w:id="548" w:author="Jared Castaneda" w:date="2020-10-11T21:12:00Z">
        <w:r w:rsidDel="00570FC2">
          <w:delText xml:space="preserve">System asks </w:delText>
        </w:r>
      </w:del>
      <w:del w:id="549" w:author="Jared Castaneda" w:date="2020-09-22T15:34:00Z">
        <w:r w:rsidDel="00F56637">
          <w:delText>user</w:delText>
        </w:r>
      </w:del>
      <w:del w:id="550" w:author="Jared Castaneda" w:date="2020-10-11T21:12:00Z">
        <w:r w:rsidDel="00570FC2">
          <w:delText xml:space="preserve"> if they want to quit the transaction if they </w:delText>
        </w:r>
      </w:del>
      <w:del w:id="551" w:author="Jared Castaneda" w:date="2020-09-22T15:35:00Z">
        <w:r w:rsidDel="006F3383">
          <w:delText>tap the button on the</w:delText>
        </w:r>
      </w:del>
      <w:del w:id="552" w:author="Jared Castaneda" w:date="2020-10-11T21:12:00Z">
        <w:r w:rsidDel="00570FC2">
          <w:delText xml:space="preserve"> origin and destination screen</w:delText>
        </w:r>
      </w:del>
    </w:p>
    <w:p w14:paraId="0B71B9F0" w14:textId="1FA85527" w:rsidR="00245A62" w:rsidDel="00570FC2" w:rsidRDefault="00245A62" w:rsidP="00245A62">
      <w:pPr>
        <w:pStyle w:val="NormalL2"/>
        <w:numPr>
          <w:ilvl w:val="1"/>
          <w:numId w:val="12"/>
        </w:numPr>
        <w:rPr>
          <w:del w:id="553" w:author="Jared Castaneda" w:date="2020-10-11T21:12:00Z"/>
        </w:rPr>
      </w:pPr>
      <w:del w:id="554" w:author="Jared Castaneda" w:date="2020-10-11T21:12:00Z">
        <w:r w:rsidDel="00570FC2">
          <w:delText xml:space="preserve">System gets rid of the saved information and </w:delText>
        </w:r>
      </w:del>
      <w:del w:id="555" w:author="Jared Castaneda" w:date="2020-09-22T15:36:00Z">
        <w:r w:rsidDel="00152828">
          <w:delText xml:space="preserve">displays the home screen of the app to the </w:delText>
        </w:r>
      </w:del>
      <w:del w:id="556" w:author="Jared Castaneda" w:date="2020-09-22T15:34:00Z">
        <w:r w:rsidDel="00F56637">
          <w:delText>user</w:delText>
        </w:r>
      </w:del>
      <w:del w:id="557" w:author="Jared Castaneda" w:date="2020-09-22T15:36:00Z">
        <w:r w:rsidDel="00152828">
          <w:delText xml:space="preserve"> if </w:delText>
        </w:r>
      </w:del>
      <w:del w:id="558" w:author="Jared Castaneda" w:date="2020-09-22T15:34:00Z">
        <w:r w:rsidDel="00F56637">
          <w:delText>user</w:delText>
        </w:r>
      </w:del>
      <w:del w:id="559" w:author="Jared Castaneda" w:date="2020-09-22T15:36:00Z">
        <w:r w:rsidDel="00152828">
          <w:delText xml:space="preserve"> quits</w:delText>
        </w:r>
      </w:del>
    </w:p>
    <w:p w14:paraId="2161B5E3" w14:textId="19B90FED" w:rsidR="00245A62" w:rsidDel="00656114" w:rsidRDefault="00ED19B1" w:rsidP="00656114">
      <w:pPr>
        <w:pStyle w:val="NormalL2"/>
        <w:rPr>
          <w:del w:id="560" w:author="Jared Castaneda" w:date="2020-09-22T22:32:00Z"/>
        </w:rPr>
      </w:pPr>
      <w:r>
        <w:t>*</w:t>
      </w:r>
      <w:del w:id="561" w:author="Jared Castaneda" w:date="2020-10-11T21:12:00Z">
        <w:r w:rsidDel="00570FC2">
          <w:delText>b</w:delText>
        </w:r>
      </w:del>
      <w:ins w:id="562" w:author="Jared Castaneda" w:date="2020-10-11T21:12:00Z">
        <w:r w:rsidR="00570FC2">
          <w:t>a</w:t>
        </w:r>
      </w:ins>
      <w:r>
        <w:t xml:space="preserve">. </w:t>
      </w:r>
      <w:r w:rsidR="00AA738F">
        <w:t>At any time, if</w:t>
      </w:r>
      <w:r>
        <w:t xml:space="preserve"> the </w:t>
      </w:r>
      <w:del w:id="563" w:author="Jared Castaneda" w:date="2020-09-22T22:33:00Z">
        <w:r w:rsidDel="00656114">
          <w:delText xml:space="preserve">system </w:delText>
        </w:r>
      </w:del>
      <w:ins w:id="564" w:author="Jared Castaneda" w:date="2020-09-22T22:33:00Z">
        <w:r w:rsidR="00656114">
          <w:t xml:space="preserve">System </w:t>
        </w:r>
      </w:ins>
      <w:del w:id="565" w:author="Jared Castaneda" w:date="2020-10-11T21:12:00Z">
        <w:r w:rsidDel="00CF38EB">
          <w:delText>fails</w:delText>
        </w:r>
      </w:del>
      <w:ins w:id="566" w:author="Jared Castaneda" w:date="2020-10-11T21:12:00Z">
        <w:r w:rsidR="00CF38EB">
          <w:t>detects a failure</w:t>
        </w:r>
      </w:ins>
      <w:r>
        <w:t>:</w:t>
      </w:r>
    </w:p>
    <w:p w14:paraId="5CAEE467" w14:textId="06878B25" w:rsidR="00656114" w:rsidRDefault="00656114" w:rsidP="00245A62">
      <w:pPr>
        <w:pStyle w:val="NormalL2"/>
        <w:rPr>
          <w:ins w:id="567" w:author="Jared Castaneda" w:date="2020-09-22T22:32:00Z"/>
        </w:rPr>
      </w:pPr>
    </w:p>
    <w:p w14:paraId="5984BAD2" w14:textId="6C76FD23" w:rsidR="00656114" w:rsidRDefault="00656114" w:rsidP="00656114">
      <w:pPr>
        <w:pStyle w:val="NormalL2"/>
        <w:numPr>
          <w:ilvl w:val="0"/>
          <w:numId w:val="15"/>
        </w:numPr>
        <w:rPr>
          <w:ins w:id="568" w:author="Jared Castaneda" w:date="2020-09-22T22:36:00Z"/>
        </w:rPr>
      </w:pPr>
      <w:ins w:id="569" w:author="Jared Castaneda" w:date="2020-09-22T22:33:00Z">
        <w:r>
          <w:t xml:space="preserve">System </w:t>
        </w:r>
      </w:ins>
      <w:ins w:id="570" w:author="Jared Castaneda" w:date="2020-10-20T23:07:00Z">
        <w:r w:rsidR="00260154">
          <w:t>responds to the</w:t>
        </w:r>
      </w:ins>
      <w:ins w:id="571" w:author="Jared Castaneda" w:date="2020-09-22T22:36:00Z">
        <w:r>
          <w:t xml:space="preserve"> Customer</w:t>
        </w:r>
      </w:ins>
      <w:ins w:id="572" w:author="Jared Castaneda" w:date="2020-10-11T21:13:00Z">
        <w:r w:rsidR="00CF38EB">
          <w:t xml:space="preserve"> </w:t>
        </w:r>
      </w:ins>
      <w:ins w:id="573" w:author="Jared Castaneda" w:date="2020-10-20T23:07:00Z">
        <w:r w:rsidR="00260154">
          <w:t xml:space="preserve">with a notification about </w:t>
        </w:r>
      </w:ins>
      <w:ins w:id="574" w:author="Jared Castaneda" w:date="2020-10-11T21:13:00Z">
        <w:r w:rsidR="00CF38EB">
          <w:t>the failure</w:t>
        </w:r>
      </w:ins>
      <w:ins w:id="575" w:author="Jared Castaneda" w:date="2020-09-22T22:36:00Z">
        <w:r>
          <w:t>.</w:t>
        </w:r>
      </w:ins>
    </w:p>
    <w:p w14:paraId="57549A5A" w14:textId="1AD3E838" w:rsidR="00CF38EB" w:rsidRDefault="00656114" w:rsidP="00CF38EB">
      <w:pPr>
        <w:pStyle w:val="NormalL2"/>
        <w:numPr>
          <w:ilvl w:val="0"/>
          <w:numId w:val="15"/>
        </w:numPr>
        <w:rPr>
          <w:ins w:id="576" w:author="Jared Castaneda" w:date="2020-09-22T22:37:00Z"/>
        </w:rPr>
      </w:pPr>
      <w:ins w:id="577" w:author="Jared Castaneda" w:date="2020-09-22T22:36:00Z">
        <w:r>
          <w:t xml:space="preserve">Customer </w:t>
        </w:r>
      </w:ins>
      <w:ins w:id="578" w:author="Jared Castaneda" w:date="2020-10-20T23:07:00Z">
        <w:r w:rsidR="008C570B">
          <w:t>requests to close</w:t>
        </w:r>
      </w:ins>
      <w:ins w:id="579" w:author="Jared Castaneda" w:date="2020-09-22T22:36:00Z">
        <w:r>
          <w:t xml:space="preserve"> and restart the application.</w:t>
        </w:r>
      </w:ins>
    </w:p>
    <w:p w14:paraId="26536FDA" w14:textId="578833BB" w:rsidR="00656114" w:rsidRDefault="00656114" w:rsidP="00656114">
      <w:pPr>
        <w:pStyle w:val="NormalL2"/>
        <w:numPr>
          <w:ilvl w:val="0"/>
          <w:numId w:val="15"/>
        </w:numPr>
        <w:rPr>
          <w:ins w:id="580" w:author="Jared Castaneda" w:date="2020-09-22T22:37:00Z"/>
        </w:rPr>
      </w:pPr>
      <w:ins w:id="581" w:author="Jared Castaneda" w:date="2020-09-22T22:37:00Z">
        <w:r>
          <w:t xml:space="preserve">System </w:t>
        </w:r>
      </w:ins>
      <w:ins w:id="582" w:author="Jared Castaneda" w:date="2020-10-11T21:13:00Z">
        <w:r w:rsidR="00CF38EB">
          <w:t>responds with</w:t>
        </w:r>
      </w:ins>
      <w:ins w:id="583" w:author="Jared Castaneda" w:date="2020-09-22T22:37:00Z">
        <w:r>
          <w:t xml:space="preserve"> previous</w:t>
        </w:r>
      </w:ins>
      <w:ins w:id="584" w:author="Jared Castaneda" w:date="2020-10-11T21:13:00Z">
        <w:r w:rsidR="00EA3A49">
          <w:t xml:space="preserve">ly backed </w:t>
        </w:r>
      </w:ins>
      <w:ins w:id="585" w:author="Jared Castaneda" w:date="2020-09-22T22:37:00Z">
        <w:r>
          <w:t>state.</w:t>
        </w:r>
      </w:ins>
    </w:p>
    <w:p w14:paraId="2AAF0300" w14:textId="727C5D81" w:rsidR="00656114" w:rsidRDefault="00656114" w:rsidP="00656114">
      <w:pPr>
        <w:pStyle w:val="NormalL2"/>
        <w:ind w:left="1800"/>
        <w:rPr>
          <w:ins w:id="586" w:author="Jared Castaneda" w:date="2020-09-22T22:38:00Z"/>
        </w:rPr>
      </w:pPr>
      <w:ins w:id="587" w:author="Jared Castaneda" w:date="2020-09-22T22:38:00Z">
        <w:r>
          <w:t>3a.</w:t>
        </w:r>
        <w:r>
          <w:tab/>
          <w:t xml:space="preserve">System is unable to </w:t>
        </w:r>
      </w:ins>
      <w:ins w:id="588" w:author="Jared Castaneda" w:date="2020-10-11T21:13:00Z">
        <w:r w:rsidR="001217B2">
          <w:t xml:space="preserve">respond with the </w:t>
        </w:r>
      </w:ins>
      <w:ins w:id="589" w:author="Jared Castaneda" w:date="2020-09-22T22:38:00Z">
        <w:r>
          <w:t>previous state:</w:t>
        </w:r>
      </w:ins>
    </w:p>
    <w:p w14:paraId="1D7512A5" w14:textId="30BE40D7" w:rsidR="00656114" w:rsidRDefault="00656114" w:rsidP="00656114">
      <w:pPr>
        <w:pStyle w:val="NormalL2"/>
        <w:numPr>
          <w:ilvl w:val="3"/>
          <w:numId w:val="11"/>
        </w:numPr>
        <w:rPr>
          <w:ins w:id="590" w:author="Jared Castaneda" w:date="2020-09-22T22:38:00Z"/>
        </w:rPr>
      </w:pPr>
      <w:ins w:id="591" w:author="Jared Castaneda" w:date="2020-09-22T22:38:00Z">
        <w:r>
          <w:t xml:space="preserve">System </w:t>
        </w:r>
      </w:ins>
      <w:ins w:id="592" w:author="Jared Castaneda" w:date="2020-10-11T21:13:00Z">
        <w:r w:rsidR="001217B2">
          <w:t>re</w:t>
        </w:r>
      </w:ins>
      <w:ins w:id="593" w:author="Jared Castaneda" w:date="2020-10-11T21:14:00Z">
        <w:r w:rsidR="001217B2">
          <w:t xml:space="preserve">sponds with a message informing the </w:t>
        </w:r>
      </w:ins>
      <w:ins w:id="594" w:author="Jared Castaneda" w:date="2020-09-22T22:38:00Z">
        <w:r>
          <w:t>Customer that the booking must be restarted.</w:t>
        </w:r>
      </w:ins>
    </w:p>
    <w:p w14:paraId="0799D992" w14:textId="3D799176" w:rsidR="00656114" w:rsidRDefault="00656114">
      <w:pPr>
        <w:pStyle w:val="NormalL2"/>
        <w:numPr>
          <w:ilvl w:val="3"/>
          <w:numId w:val="11"/>
        </w:numPr>
        <w:rPr>
          <w:ins w:id="595" w:author="Jared Castaneda" w:date="2020-09-22T22:36:00Z"/>
        </w:rPr>
        <w:pPrChange w:id="596" w:author="Jared Castaneda" w:date="2020-09-22T22:38:00Z">
          <w:pPr>
            <w:pStyle w:val="NormalL2"/>
            <w:numPr>
              <w:numId w:val="15"/>
            </w:numPr>
            <w:ind w:left="1440" w:hanging="360"/>
          </w:pPr>
        </w:pPrChange>
      </w:pPr>
      <w:ins w:id="597" w:author="Jared Castaneda" w:date="2020-09-22T22:38:00Z">
        <w:r>
          <w:t>Customer</w:t>
        </w:r>
      </w:ins>
      <w:ins w:id="598" w:author="Jared Castaneda" w:date="2020-10-11T21:14:00Z">
        <w:r w:rsidR="001217B2">
          <w:t xml:space="preserve"> confirms and requests a booking</w:t>
        </w:r>
        <w:r w:rsidR="00466317">
          <w:t xml:space="preserve"> process</w:t>
        </w:r>
        <w:r w:rsidR="001217B2">
          <w:t xml:space="preserve"> restart</w:t>
        </w:r>
      </w:ins>
      <w:ins w:id="599" w:author="Jared Castaneda" w:date="2020-09-22T22:39:00Z">
        <w:r>
          <w:t>.</w:t>
        </w:r>
      </w:ins>
    </w:p>
    <w:p w14:paraId="574E5EDB" w14:textId="43A4FA11" w:rsidR="00ED19B1" w:rsidDel="00543656" w:rsidRDefault="00656114">
      <w:pPr>
        <w:pStyle w:val="NormalL2"/>
        <w:numPr>
          <w:ilvl w:val="0"/>
          <w:numId w:val="15"/>
        </w:numPr>
        <w:rPr>
          <w:del w:id="600" w:author="Jared Castaneda" w:date="2020-09-23T15:33:00Z"/>
        </w:rPr>
        <w:pPrChange w:id="601" w:author="Jared Castaneda" w:date="2020-09-22T22:38:00Z">
          <w:pPr>
            <w:pStyle w:val="NormalL2"/>
          </w:pPr>
        </w:pPrChange>
      </w:pPr>
      <w:ins w:id="602" w:author="Jared Castaneda" w:date="2020-09-22T22:36:00Z">
        <w:r>
          <w:t xml:space="preserve">System </w:t>
        </w:r>
      </w:ins>
      <w:ins w:id="603" w:author="Jared Castaneda" w:date="2020-10-11T21:15:00Z">
        <w:r w:rsidR="00167DF2">
          <w:t>responds with message asking the</w:t>
        </w:r>
      </w:ins>
      <w:ins w:id="604" w:author="Jared Castaneda" w:date="2020-09-22T22:37:00Z">
        <w:r>
          <w:t xml:space="preserve"> Customer if they would like to resume their flight booking.</w:t>
        </w:r>
      </w:ins>
    </w:p>
    <w:p w14:paraId="28F27B9D" w14:textId="485784C2" w:rsidR="004A56EA" w:rsidRDefault="004A56EA">
      <w:pPr>
        <w:pStyle w:val="NormalL2"/>
        <w:numPr>
          <w:ilvl w:val="0"/>
          <w:numId w:val="15"/>
        </w:numPr>
        <w:rPr>
          <w:ins w:id="605" w:author="Jared Castaneda" w:date="2020-09-22T22:40:00Z"/>
        </w:rPr>
        <w:pPrChange w:id="606" w:author="Jared Castaneda" w:date="2020-09-23T15:33:00Z">
          <w:pPr>
            <w:pStyle w:val="NormalL2"/>
          </w:pPr>
        </w:pPrChange>
      </w:pPr>
    </w:p>
    <w:p w14:paraId="07D97F87" w14:textId="2B47FBF7" w:rsidR="004A56EA" w:rsidRPr="00ED19B1" w:rsidRDefault="004A56EA" w:rsidP="004A56EA">
      <w:pPr>
        <w:ind w:left="720"/>
        <w:rPr>
          <w:ins w:id="607" w:author="Jared Castaneda" w:date="2020-09-22T22:40:00Z"/>
        </w:rPr>
      </w:pPr>
      <w:ins w:id="608" w:author="Jared Castaneda" w:date="2020-09-22T22:40:00Z">
        <w:r>
          <w:t>1.</w:t>
        </w:r>
        <w:r w:rsidRPr="00ED19B1">
          <w:t xml:space="preserve">  </w:t>
        </w:r>
        <w:r>
          <w:t>Customer does not have access to Internet or mobile data:</w:t>
        </w:r>
      </w:ins>
    </w:p>
    <w:p w14:paraId="686A551E" w14:textId="1B05F4ED" w:rsidR="004A56EA" w:rsidRDefault="004A56EA" w:rsidP="004A56EA">
      <w:pPr>
        <w:ind w:left="1170"/>
        <w:rPr>
          <w:ins w:id="609" w:author="Jared Castaneda" w:date="2020-09-22T22:41:00Z"/>
        </w:rPr>
      </w:pPr>
      <w:ins w:id="610" w:author="Jared Castaneda" w:date="2020-09-22T22:40:00Z">
        <w:r>
          <w:t xml:space="preserve">1a. System </w:t>
        </w:r>
      </w:ins>
      <w:ins w:id="611" w:author="Jared Castaneda" w:date="2020-10-11T21:15:00Z">
        <w:r w:rsidR="00516613">
          <w:t>responds with a message explaining</w:t>
        </w:r>
      </w:ins>
      <w:ins w:id="612" w:author="Jared Castaneda" w:date="2020-09-22T22:40:00Z">
        <w:r>
          <w:t xml:space="preserve"> </w:t>
        </w:r>
      </w:ins>
      <w:ins w:id="613" w:author="Jared Castaneda" w:date="2020-10-11T21:15:00Z">
        <w:r w:rsidR="00516613">
          <w:t>there is no</w:t>
        </w:r>
      </w:ins>
      <w:ins w:id="614" w:author="Jared Castaneda" w:date="2020-09-22T22:40:00Z">
        <w:r>
          <w:t xml:space="preserve"> connect</w:t>
        </w:r>
      </w:ins>
      <w:ins w:id="615" w:author="Jared Castaneda" w:date="2020-09-22T22:41:00Z">
        <w:r>
          <w:t>ion for the application.</w:t>
        </w:r>
      </w:ins>
    </w:p>
    <w:p w14:paraId="3B6C186B" w14:textId="27A9576C" w:rsidR="004A56EA" w:rsidRDefault="004A56EA" w:rsidP="004A56EA">
      <w:pPr>
        <w:ind w:left="1170"/>
        <w:rPr>
          <w:ins w:id="616" w:author="Jared Castaneda" w:date="2020-09-22T22:41:00Z"/>
        </w:rPr>
      </w:pPr>
      <w:ins w:id="617" w:author="Jared Castaneda" w:date="2020-09-22T22:41:00Z">
        <w:r>
          <w:t xml:space="preserve">2a. </w:t>
        </w:r>
      </w:ins>
      <w:ins w:id="618" w:author="Jared Castaneda" w:date="2020-10-11T21:16:00Z">
        <w:r w:rsidR="00517DE5">
          <w:t>System keeps responding with this message until a connection is found.</w:t>
        </w:r>
      </w:ins>
    </w:p>
    <w:p w14:paraId="52D6E6B7" w14:textId="5845D415" w:rsidR="004A56EA" w:rsidRDefault="004A56EA">
      <w:pPr>
        <w:ind w:left="1170"/>
        <w:pPrChange w:id="619" w:author="Jared Castaneda" w:date="2020-09-22T22:40:00Z">
          <w:pPr>
            <w:pStyle w:val="NormalL2"/>
          </w:pPr>
        </w:pPrChange>
      </w:pPr>
      <w:ins w:id="620" w:author="Jared Castaneda" w:date="2020-09-22T22:41:00Z">
        <w:r>
          <w:t xml:space="preserve">3a. System proceeds to step </w:t>
        </w:r>
      </w:ins>
      <w:ins w:id="621" w:author="Jared Castaneda" w:date="2020-10-11T21:41:00Z">
        <w:r w:rsidR="00FB3E40">
          <w:t>1</w:t>
        </w:r>
      </w:ins>
      <w:ins w:id="622" w:author="Jared Castaneda" w:date="2020-09-22T22:41:00Z">
        <w:r>
          <w:t>.</w:t>
        </w:r>
      </w:ins>
    </w:p>
    <w:p w14:paraId="029DFAAB" w14:textId="290F2281" w:rsidR="00ED19B1" w:rsidRPr="00ED19B1" w:rsidRDefault="008D2E61" w:rsidP="00ED19B1">
      <w:pPr>
        <w:ind w:left="720"/>
      </w:pPr>
      <w:r>
        <w:t>2</w:t>
      </w:r>
      <w:r w:rsidR="00ED19B1">
        <w:t>.</w:t>
      </w:r>
      <w:r w:rsidR="00ED19B1" w:rsidRPr="00ED19B1">
        <w:t xml:space="preserve">  </w:t>
      </w:r>
      <w:del w:id="623" w:author="Jared Castaneda" w:date="2020-09-22T15:34:00Z">
        <w:r w:rsidR="00ED19B1" w:rsidDel="00F56637">
          <w:delText>User</w:delText>
        </w:r>
      </w:del>
      <w:ins w:id="624" w:author="Jared Castaneda" w:date="2020-09-22T15:34:00Z">
        <w:r w:rsidR="00F56637">
          <w:t>Customer</w:t>
        </w:r>
      </w:ins>
      <w:r w:rsidR="00ED19B1">
        <w:t xml:space="preserve"> has location services enabled in the app:</w:t>
      </w:r>
    </w:p>
    <w:p w14:paraId="01A627D9" w14:textId="38BF2386" w:rsidR="00ED19B1" w:rsidRPr="00ED19B1" w:rsidRDefault="00ED19B1" w:rsidP="00ED19B1">
      <w:pPr>
        <w:ind w:left="1170"/>
      </w:pPr>
      <w:del w:id="625" w:author="Jared Castaneda" w:date="2020-09-21T21:14:00Z">
        <w:r w:rsidDel="00212C0E">
          <w:delText>1a</w:delText>
        </w:r>
      </w:del>
      <w:ins w:id="626" w:author="Jared Castaneda" w:date="2020-09-21T21:14:00Z">
        <w:r w:rsidR="00212C0E">
          <w:t>2a</w:t>
        </w:r>
      </w:ins>
      <w:r>
        <w:t xml:space="preserve">. System </w:t>
      </w:r>
      <w:del w:id="627" w:author="Jared Castaneda" w:date="2020-10-11T21:16:00Z">
        <w:r w:rsidDel="00517DE5">
          <w:delText>detects the</w:delText>
        </w:r>
      </w:del>
      <w:ins w:id="628" w:author="Jared Castaneda" w:date="2020-10-11T21:16:00Z">
        <w:r w:rsidR="00517DE5">
          <w:t>responds with</w:t>
        </w:r>
      </w:ins>
      <w:r>
        <w:t xml:space="preserve"> current location of the </w:t>
      </w:r>
      <w:del w:id="629" w:author="Jared Castaneda" w:date="2020-09-22T15:34:00Z">
        <w:r w:rsidDel="00F56637">
          <w:delText>user</w:delText>
        </w:r>
      </w:del>
      <w:ins w:id="630" w:author="Jared Castaneda" w:date="2020-09-22T15:34:00Z">
        <w:r w:rsidR="00F56637">
          <w:t>Customer</w:t>
        </w:r>
      </w:ins>
      <w:r>
        <w:t xml:space="preserve"> and </w:t>
      </w:r>
      <w:ins w:id="631" w:author="Jared Castaneda" w:date="2020-09-21T19:51:00Z">
        <w:r w:rsidR="00F75848">
          <w:t>is put as the default origin.</w:t>
        </w:r>
      </w:ins>
      <w:del w:id="632" w:author="Jared Castaneda" w:date="2020-09-21T19:51:00Z">
        <w:r w:rsidDel="00F75848">
          <w:delText>puts it in the origin location field on the first page to book a flight.</w:delText>
        </w:r>
      </w:del>
    </w:p>
    <w:p w14:paraId="66370EA7" w14:textId="58502991" w:rsidR="006A5BCD" w:rsidRDefault="00ED19B1" w:rsidP="00777651">
      <w:pPr>
        <w:ind w:left="1170"/>
        <w:rPr>
          <w:ins w:id="633" w:author="Jared Castaneda" w:date="2020-09-21T19:51:00Z"/>
        </w:rPr>
      </w:pPr>
      <w:del w:id="634" w:author="Jared Castaneda" w:date="2020-09-21T21:14:00Z">
        <w:r w:rsidDel="00212C0E">
          <w:delText>1b</w:delText>
        </w:r>
      </w:del>
      <w:ins w:id="635" w:author="Jared Castaneda" w:date="2020-09-21T21:14:00Z">
        <w:r w:rsidR="00212C0E">
          <w:t>2b</w:t>
        </w:r>
      </w:ins>
      <w:r>
        <w:t xml:space="preserve">. </w:t>
      </w:r>
      <w:del w:id="636" w:author="Jared Castaneda" w:date="2020-09-22T15:34:00Z">
        <w:r w:rsidDel="00F56637">
          <w:delText>User</w:delText>
        </w:r>
      </w:del>
      <w:ins w:id="637" w:author="Jared Castaneda" w:date="2020-09-22T15:34:00Z">
        <w:r w:rsidR="00F56637">
          <w:t>Customer</w:t>
        </w:r>
      </w:ins>
      <w:r>
        <w:t xml:space="preserve"> </w:t>
      </w:r>
      <w:del w:id="638" w:author="Jared Castaneda" w:date="2020-10-11T21:16:00Z">
        <w:r w:rsidDel="00517DE5">
          <w:delText>keeps this</w:delText>
        </w:r>
      </w:del>
      <w:ins w:id="639" w:author="Jared Castaneda" w:date="2020-10-11T21:16:00Z">
        <w:r w:rsidR="00517DE5">
          <w:t>requests to change to another location or keeps it as</w:t>
        </w:r>
      </w:ins>
      <w:r>
        <w:t xml:space="preserve"> </w:t>
      </w:r>
      <w:del w:id="640" w:author="Jared Castaneda" w:date="2020-09-21T19:51:00Z">
        <w:r w:rsidDel="00F75848">
          <w:delText>field filled in</w:delText>
        </w:r>
      </w:del>
      <w:ins w:id="641" w:author="Jared Castaneda" w:date="2020-09-21T19:51:00Z">
        <w:r w:rsidR="00F75848">
          <w:t>default</w:t>
        </w:r>
      </w:ins>
      <w:ins w:id="642" w:author="Jared Castaneda" w:date="2020-10-11T21:17:00Z">
        <w:r w:rsidR="00517DE5">
          <w:t>.</w:t>
        </w:r>
      </w:ins>
      <w:del w:id="643" w:author="Jared Castaneda" w:date="2020-10-11T21:17:00Z">
        <w:r w:rsidDel="00517DE5">
          <w:delText xml:space="preserve"> or changes the flight origin to another location.</w:delText>
        </w:r>
      </w:del>
    </w:p>
    <w:p w14:paraId="7E615B62" w14:textId="783AA64B" w:rsidR="005C2EC2" w:rsidRDefault="00212C0E" w:rsidP="00777651">
      <w:pPr>
        <w:ind w:left="1170"/>
        <w:rPr>
          <w:ins w:id="644" w:author="Jared Castaneda" w:date="2020-09-21T21:13:00Z"/>
        </w:rPr>
      </w:pPr>
      <w:ins w:id="645" w:author="Jared Castaneda" w:date="2020-09-21T21:14:00Z">
        <w:r>
          <w:t>2</w:t>
        </w:r>
      </w:ins>
      <w:ins w:id="646" w:author="Jared Castaneda" w:date="2020-09-21T19:51:00Z">
        <w:r w:rsidR="00F75848">
          <w:t xml:space="preserve">c. </w:t>
        </w:r>
      </w:ins>
      <w:ins w:id="647" w:author="Jared Castaneda" w:date="2020-09-22T15:34:00Z">
        <w:r w:rsidR="00F56637">
          <w:t>Customer</w:t>
        </w:r>
      </w:ins>
      <w:ins w:id="648" w:author="Jared Castaneda" w:date="2020-09-21T19:51:00Z">
        <w:r w:rsidR="00F75848">
          <w:t xml:space="preserve"> proceeds as usual</w:t>
        </w:r>
      </w:ins>
      <w:ins w:id="649" w:author="Jared Castaneda" w:date="2020-09-22T15:14:00Z">
        <w:r w:rsidR="00843B74">
          <w:t xml:space="preserve">, moving to step </w:t>
        </w:r>
      </w:ins>
      <w:ins w:id="650" w:author="Jared Castaneda" w:date="2020-10-11T21:42:00Z">
        <w:r w:rsidR="00FB3E40">
          <w:t>2</w:t>
        </w:r>
      </w:ins>
      <w:ins w:id="651" w:author="Jared Castaneda" w:date="2020-09-21T19:51:00Z">
        <w:r w:rsidR="00F75848">
          <w:t>.</w:t>
        </w:r>
      </w:ins>
    </w:p>
    <w:p w14:paraId="09EB6E93" w14:textId="5C8B4191" w:rsidR="00212C0E" w:rsidRPr="00ED19B1" w:rsidRDefault="00F32CB3" w:rsidP="00212C0E">
      <w:pPr>
        <w:ind w:left="720"/>
        <w:rPr>
          <w:ins w:id="652" w:author="Jared Castaneda" w:date="2020-09-21T21:13:00Z"/>
        </w:rPr>
      </w:pPr>
      <w:ins w:id="653" w:author="Jared Castaneda" w:date="2020-09-21T21:16:00Z">
        <w:r>
          <w:t>4</w:t>
        </w:r>
      </w:ins>
      <w:ins w:id="654" w:author="Jared Castaneda" w:date="2020-09-21T21:13:00Z">
        <w:r w:rsidR="00212C0E">
          <w:t>.</w:t>
        </w:r>
        <w:r w:rsidR="00212C0E" w:rsidRPr="00ED19B1">
          <w:t xml:space="preserve">  </w:t>
        </w:r>
        <w:r w:rsidR="00212C0E">
          <w:t xml:space="preserve">System </w:t>
        </w:r>
      </w:ins>
      <w:ins w:id="655" w:author="Jared Castaneda" w:date="2020-10-11T21:22:00Z">
        <w:r w:rsidR="00E3033A">
          <w:t xml:space="preserve">fails to respond with </w:t>
        </w:r>
      </w:ins>
      <w:ins w:id="656" w:author="Jared Castaneda" w:date="2020-09-21T21:13:00Z">
        <w:r w:rsidR="00212C0E">
          <w:t xml:space="preserve">available flights matching the </w:t>
        </w:r>
      </w:ins>
      <w:ins w:id="657" w:author="Jared Castaneda" w:date="2020-09-22T15:34:00Z">
        <w:r w:rsidR="00F56637">
          <w:t>Customer</w:t>
        </w:r>
      </w:ins>
      <w:ins w:id="658" w:author="Jared Castaneda" w:date="2020-09-21T21:13:00Z">
        <w:r w:rsidR="00212C0E">
          <w:t xml:space="preserve">’s </w:t>
        </w:r>
      </w:ins>
      <w:ins w:id="659" w:author="Jared Castaneda" w:date="2020-09-21T21:15:00Z">
        <w:r w:rsidR="00212C0E">
          <w:t>flight destination and/or dates</w:t>
        </w:r>
      </w:ins>
      <w:ins w:id="660" w:author="Jared Castaneda" w:date="2020-09-21T21:13:00Z">
        <w:r w:rsidR="00212C0E">
          <w:t>:</w:t>
        </w:r>
      </w:ins>
    </w:p>
    <w:p w14:paraId="20672ED6" w14:textId="451A09E1" w:rsidR="00212C0E" w:rsidRDefault="00F32CB3" w:rsidP="00212C0E">
      <w:pPr>
        <w:ind w:left="1170"/>
        <w:rPr>
          <w:ins w:id="661" w:author="Jared Castaneda" w:date="2020-09-21T21:14:00Z"/>
        </w:rPr>
      </w:pPr>
      <w:ins w:id="662" w:author="Jared Castaneda" w:date="2020-09-21T21:16:00Z">
        <w:r>
          <w:t>4</w:t>
        </w:r>
      </w:ins>
      <w:ins w:id="663" w:author="Jared Castaneda" w:date="2020-09-21T21:13:00Z">
        <w:r w:rsidR="00212C0E">
          <w:t>a.</w:t>
        </w:r>
      </w:ins>
      <w:ins w:id="664" w:author="Jared Castaneda" w:date="2020-09-21T21:14:00Z">
        <w:r w:rsidR="00212C0E">
          <w:t xml:space="preserve"> System </w:t>
        </w:r>
      </w:ins>
      <w:ins w:id="665" w:author="Jared Castaneda" w:date="2020-10-11T21:21:00Z">
        <w:r w:rsidR="00E3033A">
          <w:t>responds with a message</w:t>
        </w:r>
      </w:ins>
      <w:ins w:id="666" w:author="Jared Castaneda" w:date="2020-09-21T21:14:00Z">
        <w:r w:rsidR="00212C0E">
          <w:t xml:space="preserve"> that no flights match the provided dates and locations</w:t>
        </w:r>
      </w:ins>
      <w:ins w:id="667" w:author="Jared Castaneda" w:date="2020-09-21T21:15:00Z">
        <w:r w:rsidR="00212C0E">
          <w:t>.</w:t>
        </w:r>
      </w:ins>
    </w:p>
    <w:p w14:paraId="3D673F87" w14:textId="0950BEBB" w:rsidR="00212C0E" w:rsidRDefault="00F32CB3" w:rsidP="00E3033A">
      <w:pPr>
        <w:ind w:left="1170"/>
        <w:rPr>
          <w:ins w:id="668" w:author="Jared Castaneda" w:date="2020-09-21T21:15:00Z"/>
        </w:rPr>
      </w:pPr>
      <w:ins w:id="669" w:author="Jared Castaneda" w:date="2020-09-21T21:16:00Z">
        <w:r>
          <w:t>4</w:t>
        </w:r>
      </w:ins>
      <w:ins w:id="670" w:author="Jared Castaneda" w:date="2020-09-21T21:14:00Z">
        <w:r w:rsidR="00212C0E">
          <w:t xml:space="preserve">b. </w:t>
        </w:r>
      </w:ins>
      <w:ins w:id="671" w:author="Jared Castaneda" w:date="2020-10-11T21:21:00Z">
        <w:r w:rsidR="00E3033A">
          <w:t>Customer requests a flight with</w:t>
        </w:r>
      </w:ins>
      <w:ins w:id="672" w:author="Jared Castaneda" w:date="2020-09-21T21:14:00Z">
        <w:r w:rsidR="00212C0E">
          <w:t xml:space="preserve"> </w:t>
        </w:r>
      </w:ins>
      <w:ins w:id="673" w:author="Jared Castaneda" w:date="2020-09-21T21:15:00Z">
        <w:r w:rsidR="00212C0E">
          <w:t>different information.</w:t>
        </w:r>
      </w:ins>
    </w:p>
    <w:p w14:paraId="768B9B5C" w14:textId="6D386DA3" w:rsidR="00C847C5" w:rsidRPr="00235D0A" w:rsidRDefault="00F32CB3">
      <w:pPr>
        <w:ind w:left="1170"/>
        <w:rPr>
          <w:ins w:id="674" w:author="Jared Castaneda" w:date="2020-09-22T14:59:00Z"/>
        </w:rPr>
      </w:pPr>
      <w:ins w:id="675" w:author="Jared Castaneda" w:date="2020-09-21T21:16:00Z">
        <w:r>
          <w:t>4</w:t>
        </w:r>
      </w:ins>
      <w:ins w:id="676" w:author="Jared Castaneda" w:date="2020-10-11T21:22:00Z">
        <w:r w:rsidR="00E3033A">
          <w:t>c</w:t>
        </w:r>
      </w:ins>
      <w:ins w:id="677" w:author="Jared Castaneda" w:date="2020-09-21T21:15:00Z">
        <w:r w:rsidR="00212C0E">
          <w:t xml:space="preserve">. System </w:t>
        </w:r>
      </w:ins>
      <w:ins w:id="678" w:author="Jared Castaneda" w:date="2020-10-11T21:22:00Z">
        <w:r w:rsidR="00E3033A">
          <w:t>responds with</w:t>
        </w:r>
      </w:ins>
      <w:ins w:id="679" w:author="Jared Castaneda" w:date="2020-09-21T21:15:00Z">
        <w:r w:rsidR="00212C0E">
          <w:t xml:space="preserve"> new results if available</w:t>
        </w:r>
      </w:ins>
      <w:ins w:id="680" w:author="Jared Castaneda" w:date="2020-09-22T15:14:00Z">
        <w:r w:rsidR="00843B74">
          <w:t xml:space="preserve">, returning to step </w:t>
        </w:r>
      </w:ins>
      <w:ins w:id="681" w:author="Jared Castaneda" w:date="2020-10-11T21:42:00Z">
        <w:r w:rsidR="00FB3E40">
          <w:t>3</w:t>
        </w:r>
      </w:ins>
      <w:ins w:id="682" w:author="Jared Castaneda" w:date="2020-09-21T21:15:00Z">
        <w:r w:rsidR="00212C0E">
          <w:t>.</w:t>
        </w:r>
      </w:ins>
    </w:p>
    <w:p w14:paraId="64D4055E" w14:textId="1F9F28F3" w:rsidR="00C847C5" w:rsidRPr="00235D0A" w:rsidRDefault="00C847C5" w:rsidP="00C847C5">
      <w:pPr>
        <w:ind w:left="720"/>
        <w:rPr>
          <w:ins w:id="683" w:author="Jared Castaneda" w:date="2020-09-22T14:59:00Z"/>
        </w:rPr>
      </w:pPr>
      <w:ins w:id="684" w:author="Jared Castaneda" w:date="2020-09-22T14:59:00Z">
        <w:r>
          <w:t xml:space="preserve">5. </w:t>
        </w:r>
      </w:ins>
      <w:ins w:id="685" w:author="Jared Castaneda" w:date="2020-09-22T15:34:00Z">
        <w:r w:rsidR="00F56637">
          <w:t>Customer</w:t>
        </w:r>
      </w:ins>
      <w:ins w:id="686" w:author="Jared Castaneda" w:date="2020-09-22T14:59:00Z">
        <w:r>
          <w:t xml:space="preserve"> tries </w:t>
        </w:r>
      </w:ins>
      <w:ins w:id="687" w:author="Jared Castaneda" w:date="2020-10-11T21:22:00Z">
        <w:r w:rsidR="00F9219C">
          <w:t>requesting</w:t>
        </w:r>
      </w:ins>
      <w:ins w:id="688" w:author="Jared Castaneda" w:date="2020-10-20T23:00:00Z">
        <w:r w:rsidR="00973BC2">
          <w:t xml:space="preserve"> to book</w:t>
        </w:r>
      </w:ins>
      <w:ins w:id="689" w:author="Jared Castaneda" w:date="2020-09-22T14:59:00Z">
        <w:r>
          <w:t xml:space="preserve"> a full flight</w:t>
        </w:r>
      </w:ins>
      <w:ins w:id="690" w:author="Jared Castaneda" w:date="2020-10-11T21:22:00Z">
        <w:r w:rsidR="002E7740">
          <w:t>:</w:t>
        </w:r>
      </w:ins>
    </w:p>
    <w:p w14:paraId="34DEC52F" w14:textId="5132714C" w:rsidR="00C847C5" w:rsidRPr="00235D0A" w:rsidRDefault="00C847C5" w:rsidP="00C847C5">
      <w:pPr>
        <w:ind w:left="1170"/>
        <w:rPr>
          <w:ins w:id="691" w:author="Jared Castaneda" w:date="2020-09-22T14:59:00Z"/>
        </w:rPr>
      </w:pPr>
      <w:ins w:id="692" w:author="Jared Castaneda" w:date="2020-09-22T14:59:00Z">
        <w:r>
          <w:t xml:space="preserve">5a. System </w:t>
        </w:r>
      </w:ins>
      <w:ins w:id="693" w:author="Jared Castaneda" w:date="2020-10-11T21:22:00Z">
        <w:r w:rsidR="002E7740">
          <w:t>responds to the</w:t>
        </w:r>
      </w:ins>
      <w:ins w:id="694" w:author="Jared Castaneda" w:date="2020-09-22T14:59:00Z">
        <w:r>
          <w:t xml:space="preserve"> </w:t>
        </w:r>
      </w:ins>
      <w:ins w:id="695" w:author="Jared Castaneda" w:date="2020-09-22T15:34:00Z">
        <w:r w:rsidR="00F56637">
          <w:t>Customer</w:t>
        </w:r>
      </w:ins>
      <w:ins w:id="696" w:author="Jared Castaneda" w:date="2020-09-22T14:59:00Z">
        <w:r>
          <w:t xml:space="preserve"> </w:t>
        </w:r>
      </w:ins>
      <w:ins w:id="697" w:author="Jared Castaneda" w:date="2020-10-11T21:23:00Z">
        <w:r w:rsidR="002E7740">
          <w:t xml:space="preserve">with a message </w:t>
        </w:r>
      </w:ins>
      <w:ins w:id="698" w:author="Jared Castaneda" w:date="2020-09-22T14:59:00Z">
        <w:r>
          <w:t>that the flight is full.</w:t>
        </w:r>
      </w:ins>
    </w:p>
    <w:p w14:paraId="089A934B" w14:textId="6850A5A9" w:rsidR="00C847C5" w:rsidRDefault="00C847C5" w:rsidP="006404FC">
      <w:pPr>
        <w:ind w:left="1170"/>
        <w:rPr>
          <w:ins w:id="699" w:author="Jared Castaneda" w:date="2020-09-22T14:54:00Z"/>
        </w:rPr>
      </w:pPr>
      <w:ins w:id="700" w:author="Jared Castaneda" w:date="2020-09-22T14:59:00Z">
        <w:r>
          <w:t xml:space="preserve">5b. </w:t>
        </w:r>
      </w:ins>
      <w:ins w:id="701" w:author="Jared Castaneda" w:date="2020-09-22T15:34:00Z">
        <w:r w:rsidR="00F56637">
          <w:t>Customer</w:t>
        </w:r>
      </w:ins>
      <w:ins w:id="702" w:author="Jared Castaneda" w:date="2020-09-22T14:59:00Z">
        <w:r>
          <w:t xml:space="preserve"> </w:t>
        </w:r>
      </w:ins>
      <w:ins w:id="703" w:author="Jared Castaneda" w:date="2020-10-11T21:42:00Z">
        <w:r w:rsidR="00FB3E40">
          <w:t>requests</w:t>
        </w:r>
      </w:ins>
      <w:ins w:id="704" w:author="Jared Castaneda" w:date="2020-09-22T14:59:00Z">
        <w:r>
          <w:t xml:space="preserve"> </w:t>
        </w:r>
      </w:ins>
      <w:ins w:id="705" w:author="Jared Castaneda" w:date="2020-10-20T23:01:00Z">
        <w:r w:rsidR="00973BC2">
          <w:t>to book a</w:t>
        </w:r>
      </w:ins>
      <w:ins w:id="706" w:author="Jared Castaneda" w:date="2020-09-22T14:59:00Z">
        <w:r>
          <w:t xml:space="preserve"> new flight</w:t>
        </w:r>
      </w:ins>
      <w:ins w:id="707" w:author="Jared Castaneda" w:date="2020-10-11T21:43:00Z">
        <w:r w:rsidR="00FB3E40">
          <w:t xml:space="preserve"> that is not full</w:t>
        </w:r>
      </w:ins>
      <w:ins w:id="708" w:author="Jared Castaneda" w:date="2020-09-22T15:15:00Z">
        <w:r w:rsidR="00843B74">
          <w:t xml:space="preserve">, moving to step </w:t>
        </w:r>
      </w:ins>
      <w:ins w:id="709" w:author="Jared Castaneda" w:date="2020-10-11T21:43:00Z">
        <w:r w:rsidR="00FB3E40">
          <w:t>5</w:t>
        </w:r>
      </w:ins>
      <w:ins w:id="710" w:author="Jared Castaneda" w:date="2020-09-22T14:59:00Z">
        <w:r>
          <w:t>.</w:t>
        </w:r>
        <w:r w:rsidRPr="00235D0A">
          <w:t xml:space="preserve"> </w:t>
        </w:r>
      </w:ins>
    </w:p>
    <w:p w14:paraId="46F9DB6E" w14:textId="5043365A" w:rsidR="00FB176B" w:rsidRPr="00ED19B1" w:rsidDel="00FB3E40" w:rsidRDefault="00FB176B" w:rsidP="006404FC">
      <w:pPr>
        <w:ind w:left="1170"/>
        <w:rPr>
          <w:del w:id="711" w:author="Jared Castaneda" w:date="2020-10-11T21:43:00Z"/>
        </w:rPr>
      </w:pPr>
    </w:p>
    <w:p w14:paraId="505E9306" w14:textId="0006B6C8" w:rsidR="00BA74EE" w:rsidRDefault="008D2E61" w:rsidP="00BA74EE">
      <w:pPr>
        <w:pStyle w:val="NormalL2"/>
      </w:pPr>
      <w:commentRangeStart w:id="712"/>
      <w:del w:id="713" w:author="Jared Castaneda" w:date="2020-09-21T19:53:00Z">
        <w:r w:rsidDel="00F75848">
          <w:delText>8</w:delText>
        </w:r>
        <w:commentRangeEnd w:id="712"/>
        <w:r w:rsidDel="00F75848">
          <w:rPr>
            <w:rStyle w:val="CommentReference"/>
          </w:rPr>
          <w:commentReference w:id="712"/>
        </w:r>
      </w:del>
      <w:ins w:id="714" w:author="Jared Castaneda" w:date="2020-10-11T21:43:00Z">
        <w:r w:rsidR="00FB3E40">
          <w:t>6</w:t>
        </w:r>
      </w:ins>
      <w:r w:rsidR="00235D0A">
        <w:t>.</w:t>
      </w:r>
      <w:r w:rsidR="00BA74EE" w:rsidRPr="00BA74EE">
        <w:t xml:space="preserve"> </w:t>
      </w:r>
      <w:del w:id="715" w:author="Jared Castaneda" w:date="2020-09-21T20:57:00Z">
        <w:r w:rsidR="00BA74EE" w:rsidRPr="00BA74EE" w:rsidDel="005C2EC2">
          <w:delText xml:space="preserve"> </w:delText>
        </w:r>
      </w:del>
      <w:del w:id="716" w:author="Jared Castaneda" w:date="2020-09-22T15:34:00Z">
        <w:r w:rsidR="00235D0A" w:rsidDel="00F56637">
          <w:delText>User</w:delText>
        </w:r>
      </w:del>
      <w:ins w:id="717" w:author="Jared Castaneda" w:date="2020-09-22T15:34:00Z">
        <w:r w:rsidR="00F56637">
          <w:t>Customer</w:t>
        </w:r>
      </w:ins>
      <w:r w:rsidR="00235D0A">
        <w:t xml:space="preserve"> </w:t>
      </w:r>
      <w:del w:id="718" w:author="Jared Castaneda" w:date="2020-10-11T21:24:00Z">
        <w:r w:rsidR="00235D0A" w:rsidDel="001F66E6">
          <w:delText xml:space="preserve">has </w:delText>
        </w:r>
      </w:del>
      <w:ins w:id="719" w:author="Jared Castaneda" w:date="2020-10-11T21:24:00Z">
        <w:r w:rsidR="001F66E6">
          <w:t xml:space="preserve">requests to use </w:t>
        </w:r>
      </w:ins>
      <w:r w:rsidR="00235D0A">
        <w:t>a gift card</w:t>
      </w:r>
      <w:r w:rsidR="00C3059F">
        <w:t xml:space="preserve"> as a payment method</w:t>
      </w:r>
      <w:r w:rsidR="00235D0A">
        <w:t>:</w:t>
      </w:r>
    </w:p>
    <w:p w14:paraId="32948200" w14:textId="32571F90" w:rsidR="00C91DEC" w:rsidRDefault="00C91DEC" w:rsidP="00C91DEC">
      <w:pPr>
        <w:ind w:left="1170"/>
      </w:pPr>
      <w:del w:id="720" w:author="Jared Castaneda" w:date="2020-09-21T21:13:00Z">
        <w:r w:rsidDel="00212C0E">
          <w:delText>2a</w:delText>
        </w:r>
      </w:del>
      <w:ins w:id="721" w:author="Jared Castaneda" w:date="2020-10-11T21:43:00Z">
        <w:r w:rsidR="00FB3E40">
          <w:t>6</w:t>
        </w:r>
      </w:ins>
      <w:ins w:id="722" w:author="Jared Castaneda" w:date="2020-09-21T21:13:00Z">
        <w:r w:rsidR="00212C0E">
          <w:t>a</w:t>
        </w:r>
      </w:ins>
      <w:r>
        <w:t xml:space="preserve">. </w:t>
      </w:r>
      <w:del w:id="723" w:author="Jared Castaneda" w:date="2020-09-22T15:34:00Z">
        <w:r w:rsidRPr="00C91DEC" w:rsidDel="00F56637">
          <w:delText>User</w:delText>
        </w:r>
      </w:del>
      <w:ins w:id="724" w:author="Jared Castaneda" w:date="2020-09-22T15:34:00Z">
        <w:r w:rsidR="00F56637">
          <w:t>Customer</w:t>
        </w:r>
      </w:ins>
      <w:r w:rsidRPr="00C91DEC">
        <w:t xml:space="preserve"> </w:t>
      </w:r>
      <w:del w:id="725" w:author="Jared Castaneda" w:date="2020-09-21T19:52:00Z">
        <w:r w:rsidRPr="00C91DEC" w:rsidDel="00F75848">
          <w:delText>selects the option to</w:delText>
        </w:r>
      </w:del>
      <w:ins w:id="726" w:author="Jared Castaneda" w:date="2020-10-11T21:24:00Z">
        <w:r w:rsidR="001F66E6">
          <w:t>requests</w:t>
        </w:r>
      </w:ins>
      <w:ins w:id="727" w:author="Jared Castaneda" w:date="2020-09-21T19:52:00Z">
        <w:r w:rsidR="00F75848">
          <w:t xml:space="preserve"> to</w:t>
        </w:r>
      </w:ins>
      <w:r w:rsidRPr="00C91DEC">
        <w:t xml:space="preserve"> pay with</w:t>
      </w:r>
      <w:r>
        <w:t xml:space="preserve"> a gift card</w:t>
      </w:r>
      <w:ins w:id="728" w:author="Jared Castaneda" w:date="2020-10-11T21:24:00Z">
        <w:r w:rsidR="001F66E6">
          <w:t xml:space="preserve">, providing the </w:t>
        </w:r>
        <w:r w:rsidR="001F66E6" w:rsidRPr="001F66E6">
          <w:t>gift card number and additional code</w:t>
        </w:r>
      </w:ins>
      <w:r>
        <w:t>.</w:t>
      </w:r>
    </w:p>
    <w:p w14:paraId="511D6C1C" w14:textId="599ADEB7" w:rsidR="00C91DEC" w:rsidDel="001F66E6" w:rsidRDefault="00C91DEC" w:rsidP="00C91DEC">
      <w:pPr>
        <w:ind w:left="1170"/>
        <w:rPr>
          <w:del w:id="729" w:author="Jared Castaneda" w:date="2020-10-11T21:24:00Z"/>
        </w:rPr>
      </w:pPr>
      <w:del w:id="730" w:author="Jared Castaneda" w:date="2020-09-21T21:13:00Z">
        <w:r w:rsidDel="00212C0E">
          <w:delText>2b</w:delText>
        </w:r>
      </w:del>
      <w:del w:id="731" w:author="Jared Castaneda" w:date="2020-10-11T21:24:00Z">
        <w:r w:rsidDel="001F66E6">
          <w:delText xml:space="preserve">. System </w:delText>
        </w:r>
      </w:del>
      <w:del w:id="732" w:author="Jared Castaneda" w:date="2020-09-21T19:52:00Z">
        <w:r w:rsidDel="00F75848">
          <w:delText>prompts the</w:delText>
        </w:r>
      </w:del>
      <w:del w:id="733" w:author="Jared Castaneda" w:date="2020-10-11T21:24:00Z">
        <w:r w:rsidDel="001F66E6">
          <w:delText xml:space="preserve"> </w:delText>
        </w:r>
      </w:del>
      <w:del w:id="734" w:author="Jared Castaneda" w:date="2020-09-22T15:34:00Z">
        <w:r w:rsidDel="00F56637">
          <w:delText>user</w:delText>
        </w:r>
      </w:del>
      <w:del w:id="735" w:author="Jared Castaneda" w:date="2020-10-11T21:24:00Z">
        <w:r w:rsidDel="001F66E6">
          <w:delText xml:space="preserve"> to </w:delText>
        </w:r>
      </w:del>
      <w:del w:id="736" w:author="Jared Castaneda" w:date="2020-09-21T19:52:00Z">
        <w:r w:rsidDel="00F75848">
          <w:delText xml:space="preserve">input </w:delText>
        </w:r>
      </w:del>
      <w:del w:id="737" w:author="Jared Castaneda" w:date="2020-10-11T21:24:00Z">
        <w:r w:rsidDel="001F66E6">
          <w:delText>the gift card number and additional code.</w:delText>
        </w:r>
      </w:del>
    </w:p>
    <w:p w14:paraId="6D07E269" w14:textId="40304777" w:rsidR="00C91DEC" w:rsidRDefault="00C91DEC" w:rsidP="00C91DEC">
      <w:pPr>
        <w:ind w:left="1170"/>
      </w:pPr>
      <w:del w:id="738" w:author="Jared Castaneda" w:date="2020-09-21T21:13:00Z">
        <w:r w:rsidDel="00212C0E">
          <w:delText>2c</w:delText>
        </w:r>
      </w:del>
      <w:ins w:id="739" w:author="Jared Castaneda" w:date="2020-10-11T21:43:00Z">
        <w:r w:rsidR="00FB3E40">
          <w:t>6</w:t>
        </w:r>
      </w:ins>
      <w:ins w:id="740" w:author="Jared Castaneda" w:date="2020-10-11T21:24:00Z">
        <w:r w:rsidR="001F66E6">
          <w:t>b</w:t>
        </w:r>
      </w:ins>
      <w:r>
        <w:t xml:space="preserve">. System </w:t>
      </w:r>
      <w:del w:id="741" w:author="Jared Castaneda" w:date="2020-09-21T19:52:00Z">
        <w:r w:rsidDel="00F75848">
          <w:delText xml:space="preserve">displays </w:delText>
        </w:r>
      </w:del>
      <w:ins w:id="742" w:author="Jared Castaneda" w:date="2020-10-11T21:24:00Z">
        <w:r w:rsidR="001F66E6">
          <w:t>responds to the</w:t>
        </w:r>
      </w:ins>
      <w:ins w:id="743" w:author="Jared Castaneda" w:date="2020-09-21T19:54:00Z">
        <w:r w:rsidR="00F75848">
          <w:t xml:space="preserve"> </w:t>
        </w:r>
      </w:ins>
      <w:ins w:id="744" w:author="Jared Castaneda" w:date="2020-09-22T15:34:00Z">
        <w:r w:rsidR="00F56637">
          <w:t>Customer</w:t>
        </w:r>
      </w:ins>
      <w:ins w:id="745" w:author="Jared Castaneda" w:date="2020-09-21T19:52:00Z">
        <w:r w:rsidR="00F75848">
          <w:t xml:space="preserve"> </w:t>
        </w:r>
      </w:ins>
      <w:ins w:id="746" w:author="Jared Castaneda" w:date="2020-10-11T21:24:00Z">
        <w:r w:rsidR="001F66E6">
          <w:t xml:space="preserve">with </w:t>
        </w:r>
      </w:ins>
      <w:r>
        <w:t xml:space="preserve">how much </w:t>
      </w:r>
      <w:r w:rsidR="002A7205">
        <w:t>money is remaining on the gift card and how much of the ticket has been paid off</w:t>
      </w:r>
      <w:ins w:id="747" w:author="Jared Castaneda" w:date="2020-10-20T23:01:00Z">
        <w:r w:rsidR="00973BC2">
          <w:t>. System also responds with what is in step 7</w:t>
        </w:r>
      </w:ins>
      <w:r w:rsidR="002A7205">
        <w:t>.</w:t>
      </w:r>
    </w:p>
    <w:p w14:paraId="6A74E895" w14:textId="4B91D089" w:rsidR="002A7205" w:rsidRDefault="002A7205" w:rsidP="002A7205">
      <w:pPr>
        <w:ind w:left="1170"/>
        <w:rPr>
          <w:ins w:id="748" w:author="Jared Castaneda" w:date="2020-09-21T19:52:00Z"/>
        </w:rPr>
      </w:pPr>
      <w:r>
        <w:tab/>
        <w:t xml:space="preserve">1. </w:t>
      </w:r>
      <w:del w:id="749" w:author="Jared Castaneda" w:date="2020-10-11T21:24:00Z">
        <w:r w:rsidDel="001F66E6">
          <w:delText xml:space="preserve">System </w:delText>
        </w:r>
      </w:del>
      <w:del w:id="750" w:author="Jared Castaneda" w:date="2020-09-21T19:52:00Z">
        <w:r w:rsidDel="00F75848">
          <w:delText xml:space="preserve">prompts </w:delText>
        </w:r>
      </w:del>
      <w:ins w:id="751" w:author="Jared Castaneda" w:date="2020-10-11T21:25:00Z">
        <w:r w:rsidR="001F66E6">
          <w:t>Customer requests to pay with</w:t>
        </w:r>
      </w:ins>
      <w:ins w:id="752" w:author="Jared Castaneda" w:date="2020-09-21T19:52:00Z">
        <w:r w:rsidR="00F75848">
          <w:t xml:space="preserve"> </w:t>
        </w:r>
      </w:ins>
      <w:del w:id="753" w:author="Jared Castaneda" w:date="2020-10-11T21:25:00Z">
        <w:r w:rsidDel="001F66E6">
          <w:delText xml:space="preserve">for </w:delText>
        </w:r>
      </w:del>
      <w:r>
        <w:t xml:space="preserve">another form of payment </w:t>
      </w:r>
      <w:ins w:id="754" w:author="Jared Castaneda" w:date="2020-10-11T21:25:00Z">
        <w:r w:rsidR="001F66E6">
          <w:t xml:space="preserve">or another gift card </w:t>
        </w:r>
      </w:ins>
      <w:del w:id="755" w:author="Jared Castaneda" w:date="2020-10-11T21:25:00Z">
        <w:r w:rsidDel="001F66E6">
          <w:delText xml:space="preserve">method </w:delText>
        </w:r>
      </w:del>
      <w:r>
        <w:t>if the ticket is not paid off completely.</w:t>
      </w:r>
    </w:p>
    <w:p w14:paraId="4868CDEC" w14:textId="4B2C58B3" w:rsidR="00F75848" w:rsidRPr="00BA74EE" w:rsidDel="001F66E6" w:rsidRDefault="00F75848" w:rsidP="002A7205">
      <w:pPr>
        <w:ind w:left="1170"/>
        <w:rPr>
          <w:del w:id="756" w:author="Jared Castaneda" w:date="2020-10-11T21:26:00Z"/>
        </w:rPr>
      </w:pPr>
    </w:p>
    <w:p w14:paraId="4EF65461" w14:textId="14C42DF0" w:rsidR="00235D0A" w:rsidRPr="00235D0A" w:rsidRDefault="00235D0A" w:rsidP="00235D0A">
      <w:pPr>
        <w:ind w:left="720"/>
      </w:pPr>
      <w:del w:id="757" w:author="Jared Castaneda" w:date="2020-09-21T19:53:00Z">
        <w:r w:rsidDel="00F75848">
          <w:delText>3</w:delText>
        </w:r>
      </w:del>
      <w:ins w:id="758" w:author="Jared Castaneda" w:date="2020-10-11T21:43:00Z">
        <w:r w:rsidR="00FB3E40">
          <w:t>7</w:t>
        </w:r>
      </w:ins>
      <w:r>
        <w:t>.</w:t>
      </w:r>
      <w:ins w:id="759" w:author="Jared Castaneda" w:date="2020-09-21T20:58:00Z">
        <w:r w:rsidR="005C2EC2">
          <w:t xml:space="preserve"> </w:t>
        </w:r>
      </w:ins>
      <w:del w:id="760" w:author="Jared Castaneda" w:date="2020-09-21T20:58:00Z">
        <w:r w:rsidDel="005C2EC2">
          <w:delText xml:space="preserve"> </w:delText>
        </w:r>
        <w:r w:rsidRPr="00235D0A" w:rsidDel="005C2EC2">
          <w:delText xml:space="preserve">  </w:delText>
        </w:r>
      </w:del>
      <w:del w:id="761" w:author="Jared Castaneda" w:date="2020-09-22T15:34:00Z">
        <w:r w:rsidRPr="00235D0A" w:rsidDel="00F56637">
          <w:delText>User</w:delText>
        </w:r>
      </w:del>
      <w:ins w:id="762" w:author="Jared Castaneda" w:date="2020-09-22T15:34:00Z">
        <w:r w:rsidR="00F56637">
          <w:t>Customer</w:t>
        </w:r>
      </w:ins>
      <w:r w:rsidRPr="00235D0A">
        <w:t xml:space="preserve"> </w:t>
      </w:r>
      <w:del w:id="763" w:author="Jared Castaneda" w:date="2020-10-11T21:27:00Z">
        <w:r w:rsidRPr="00235D0A" w:rsidDel="006E275C">
          <w:delText xml:space="preserve">has </w:delText>
        </w:r>
      </w:del>
      <w:ins w:id="764" w:author="Jared Castaneda" w:date="2020-10-11T21:27:00Z">
        <w:r w:rsidR="006E275C">
          <w:t>requests to use</w:t>
        </w:r>
        <w:r w:rsidR="006E275C" w:rsidRPr="00235D0A">
          <w:t xml:space="preserve"> </w:t>
        </w:r>
      </w:ins>
      <w:r>
        <w:t>reward points</w:t>
      </w:r>
      <w:r w:rsidR="00C3059F">
        <w:t xml:space="preserve"> </w:t>
      </w:r>
      <w:del w:id="765" w:author="Jared Castaneda" w:date="2020-10-11T21:27:00Z">
        <w:r w:rsidR="00C3059F" w:rsidDel="006E275C">
          <w:delText>to pay off a flight</w:delText>
        </w:r>
      </w:del>
      <w:ins w:id="766" w:author="Jared Castaneda" w:date="2020-10-11T21:27:00Z">
        <w:r w:rsidR="006E275C">
          <w:t>as a payment method</w:t>
        </w:r>
      </w:ins>
      <w:r>
        <w:t>:</w:t>
      </w:r>
    </w:p>
    <w:p w14:paraId="5B0FEE1F" w14:textId="30FEAA9D" w:rsidR="00235D0A" w:rsidRDefault="00235D0A" w:rsidP="00235D0A">
      <w:pPr>
        <w:ind w:left="1170"/>
      </w:pPr>
      <w:del w:id="767" w:author="Jared Castaneda" w:date="2020-09-21T21:14:00Z">
        <w:r w:rsidDel="00212C0E">
          <w:delText>3a</w:delText>
        </w:r>
      </w:del>
      <w:ins w:id="768" w:author="Jared Castaneda" w:date="2020-10-11T21:43:00Z">
        <w:r w:rsidR="00FB3E40">
          <w:t>7</w:t>
        </w:r>
      </w:ins>
      <w:ins w:id="769" w:author="Jared Castaneda" w:date="2020-09-21T21:14:00Z">
        <w:r w:rsidR="00212C0E">
          <w:t>a</w:t>
        </w:r>
      </w:ins>
      <w:r w:rsidRPr="00235D0A">
        <w:t>.</w:t>
      </w:r>
      <w:r>
        <w:t xml:space="preserve"> </w:t>
      </w:r>
      <w:del w:id="770" w:author="Jared Castaneda" w:date="2020-09-22T15:34:00Z">
        <w:r w:rsidDel="00F56637">
          <w:delText>User</w:delText>
        </w:r>
      </w:del>
      <w:ins w:id="771" w:author="Jared Castaneda" w:date="2020-09-22T15:34:00Z">
        <w:r w:rsidR="00F56637">
          <w:t>Customer</w:t>
        </w:r>
      </w:ins>
      <w:r>
        <w:t xml:space="preserve"> </w:t>
      </w:r>
      <w:del w:id="772" w:author="Jared Castaneda" w:date="2020-09-21T19:53:00Z">
        <w:r w:rsidDel="00F75848">
          <w:delText>selects the option</w:delText>
        </w:r>
      </w:del>
      <w:ins w:id="773" w:author="Jared Castaneda" w:date="2020-10-11T21:27:00Z">
        <w:r w:rsidR="006E275C">
          <w:t>requests</w:t>
        </w:r>
      </w:ins>
      <w:r>
        <w:t xml:space="preserve"> to pay with reward points.</w:t>
      </w:r>
    </w:p>
    <w:p w14:paraId="0BB3C797" w14:textId="3F9CDF66" w:rsidR="00235D0A" w:rsidRDefault="00235D0A" w:rsidP="00235D0A">
      <w:pPr>
        <w:pStyle w:val="NormalL2"/>
        <w:ind w:left="1170"/>
      </w:pPr>
      <w:del w:id="774" w:author="Jared Castaneda" w:date="2020-09-21T21:14:00Z">
        <w:r w:rsidDel="00212C0E">
          <w:delText>3b</w:delText>
        </w:r>
      </w:del>
      <w:ins w:id="775" w:author="Jared Castaneda" w:date="2020-10-11T21:43:00Z">
        <w:r w:rsidR="00FB3E40">
          <w:t>7</w:t>
        </w:r>
      </w:ins>
      <w:ins w:id="776" w:author="Jared Castaneda" w:date="2020-09-21T21:14:00Z">
        <w:r w:rsidR="00212C0E">
          <w:t>b</w:t>
        </w:r>
      </w:ins>
      <w:r>
        <w:t xml:space="preserve">. System </w:t>
      </w:r>
      <w:del w:id="777" w:author="Jared Castaneda" w:date="2020-09-21T19:54:00Z">
        <w:r w:rsidDel="00F75848">
          <w:delText xml:space="preserve">displays </w:delText>
        </w:r>
      </w:del>
      <w:ins w:id="778" w:author="Jared Castaneda" w:date="2020-10-11T21:27:00Z">
        <w:r w:rsidR="006E275C">
          <w:t>responds to the</w:t>
        </w:r>
      </w:ins>
      <w:ins w:id="779" w:author="Jared Castaneda" w:date="2020-09-21T19:54:00Z">
        <w:r w:rsidR="00F75848">
          <w:t xml:space="preserve"> </w:t>
        </w:r>
      </w:ins>
      <w:ins w:id="780" w:author="Jared Castaneda" w:date="2020-09-22T15:34:00Z">
        <w:r w:rsidR="00F56637">
          <w:t>Customer</w:t>
        </w:r>
      </w:ins>
      <w:ins w:id="781" w:author="Jared Castaneda" w:date="2020-09-21T19:54:00Z">
        <w:r w:rsidR="00F75848">
          <w:t xml:space="preserve"> </w:t>
        </w:r>
      </w:ins>
      <w:ins w:id="782" w:author="Jared Castaneda" w:date="2020-10-11T21:27:00Z">
        <w:r w:rsidR="006E275C">
          <w:t xml:space="preserve">with </w:t>
        </w:r>
      </w:ins>
      <w:r>
        <w:t xml:space="preserve">how many points </w:t>
      </w:r>
      <w:del w:id="783" w:author="Jared Castaneda" w:date="2020-09-21T19:54:00Z">
        <w:r w:rsidDel="00F75848">
          <w:delText>the user has</w:delText>
        </w:r>
      </w:del>
      <w:ins w:id="784" w:author="Jared Castaneda" w:date="2020-09-21T19:54:00Z">
        <w:r w:rsidR="00F75848">
          <w:t>they have</w:t>
        </w:r>
      </w:ins>
      <w:r>
        <w:t xml:space="preserve"> and how much the current flight will cost.</w:t>
      </w:r>
    </w:p>
    <w:p w14:paraId="258E7F74" w14:textId="378D0C29" w:rsidR="00235D0A" w:rsidRDefault="00235D0A">
      <w:pPr>
        <w:pStyle w:val="NormalL2"/>
        <w:ind w:left="1170"/>
        <w:rPr>
          <w:ins w:id="785" w:author="Jared Castaneda" w:date="2020-09-21T19:54:00Z"/>
        </w:rPr>
        <w:pPrChange w:id="786" w:author="Jared Castaneda" w:date="2020-10-11T21:37:00Z">
          <w:pPr>
            <w:pStyle w:val="NormalL2"/>
            <w:ind w:left="450" w:firstLine="720"/>
          </w:pPr>
        </w:pPrChange>
      </w:pPr>
      <w:del w:id="787" w:author="Jared Castaneda" w:date="2020-09-21T21:14:00Z">
        <w:r w:rsidDel="00212C0E">
          <w:delText>3c</w:delText>
        </w:r>
      </w:del>
      <w:ins w:id="788" w:author="Jared Castaneda" w:date="2020-10-11T21:43:00Z">
        <w:r w:rsidR="00FB3E40">
          <w:t>7</w:t>
        </w:r>
      </w:ins>
      <w:ins w:id="789" w:author="Jared Castaneda" w:date="2020-09-21T21:14:00Z">
        <w:r w:rsidR="00212C0E">
          <w:t>c</w:t>
        </w:r>
      </w:ins>
      <w:r>
        <w:t xml:space="preserve">. </w:t>
      </w:r>
      <w:del w:id="790" w:author="Jared Castaneda" w:date="2020-09-22T15:34:00Z">
        <w:r w:rsidDel="00F56637">
          <w:delText>User</w:delText>
        </w:r>
      </w:del>
      <w:ins w:id="791" w:author="Jared Castaneda" w:date="2020-09-22T15:34:00Z">
        <w:r w:rsidR="00F56637">
          <w:t>Customer</w:t>
        </w:r>
      </w:ins>
      <w:r>
        <w:t xml:space="preserve"> </w:t>
      </w:r>
      <w:del w:id="792" w:author="Jared Castaneda" w:date="2020-09-21T19:54:00Z">
        <w:r w:rsidDel="00F75848">
          <w:delText>selects option to</w:delText>
        </w:r>
      </w:del>
      <w:ins w:id="793" w:author="Jared Castaneda" w:date="2020-10-11T21:27:00Z">
        <w:r w:rsidR="006E275C">
          <w:t>requests</w:t>
        </w:r>
      </w:ins>
      <w:ins w:id="794" w:author="Jared Castaneda" w:date="2020-09-21T19:54:00Z">
        <w:r w:rsidR="00F75848">
          <w:t xml:space="preserve"> to</w:t>
        </w:r>
      </w:ins>
      <w:r>
        <w:t xml:space="preserve"> redeem the points for a flight</w:t>
      </w:r>
      <w:ins w:id="795" w:author="Jared Castaneda" w:date="2020-10-11T21:28:00Z">
        <w:r w:rsidR="006E275C">
          <w:t xml:space="preserve"> purchase</w:t>
        </w:r>
      </w:ins>
      <w:r>
        <w:t>.</w:t>
      </w:r>
      <w:r w:rsidR="00B75BF2">
        <w:t xml:space="preserve"> No partial payments are allowed</w:t>
      </w:r>
      <w:ins w:id="796" w:author="Jared Castaneda" w:date="2020-10-11T21:28:00Z">
        <w:r w:rsidR="006E275C">
          <w:t xml:space="preserve">. This moves to step </w:t>
        </w:r>
      </w:ins>
      <w:ins w:id="797" w:author="Jared Castaneda" w:date="2020-10-20T23:01:00Z">
        <w:r w:rsidR="00EB7A43">
          <w:t>7</w:t>
        </w:r>
      </w:ins>
      <w:ins w:id="798" w:author="Jared Castaneda" w:date="2020-10-11T21:28:00Z">
        <w:r w:rsidR="006E275C">
          <w:t>.</w:t>
        </w:r>
      </w:ins>
      <w:del w:id="799" w:author="Jared Castaneda" w:date="2020-10-11T21:28:00Z">
        <w:r w:rsidR="00B75BF2" w:rsidDel="006E275C">
          <w:delText>.</w:delText>
        </w:r>
      </w:del>
    </w:p>
    <w:p w14:paraId="3ACBF9E4" w14:textId="1868FBD0" w:rsidR="005C2EC2" w:rsidRDefault="00FB3E40" w:rsidP="005C2EC2">
      <w:pPr>
        <w:pStyle w:val="NormalL2"/>
        <w:rPr>
          <w:ins w:id="800" w:author="Jared Castaneda" w:date="2020-09-21T21:03:00Z"/>
        </w:rPr>
      </w:pPr>
      <w:ins w:id="801" w:author="Jared Castaneda" w:date="2020-10-11T21:43:00Z">
        <w:r>
          <w:t>8</w:t>
        </w:r>
      </w:ins>
      <w:ins w:id="802" w:author="Jared Castaneda" w:date="2020-09-21T21:03:00Z">
        <w:r w:rsidR="005C2EC2">
          <w:t>.</w:t>
        </w:r>
      </w:ins>
      <w:ins w:id="803" w:author="Jared Castaneda" w:date="2020-10-11T21:34:00Z">
        <w:r w:rsidR="006E275C">
          <w:t xml:space="preserve"> Customer requests to pay with</w:t>
        </w:r>
      </w:ins>
      <w:ins w:id="804" w:author="Jared Castaneda" w:date="2020-09-21T21:03:00Z">
        <w:r w:rsidR="005C2EC2">
          <w:t xml:space="preserve"> a failed credit card payment:</w:t>
        </w:r>
      </w:ins>
    </w:p>
    <w:p w14:paraId="6D276D26" w14:textId="44AFC997" w:rsidR="005C2EC2" w:rsidRDefault="00FB3E40" w:rsidP="005C2EC2">
      <w:pPr>
        <w:ind w:left="1170"/>
        <w:rPr>
          <w:ins w:id="805" w:author="Jared Castaneda" w:date="2020-09-21T21:09:00Z"/>
        </w:rPr>
      </w:pPr>
      <w:ins w:id="806" w:author="Jared Castaneda" w:date="2020-10-11T21:43:00Z">
        <w:r>
          <w:t>8</w:t>
        </w:r>
      </w:ins>
      <w:ins w:id="807" w:author="Jared Castaneda" w:date="2020-09-21T21:03:00Z">
        <w:r w:rsidR="005C2EC2">
          <w:t>a</w:t>
        </w:r>
        <w:r w:rsidR="005C2EC2" w:rsidRPr="00235D0A">
          <w:t>.</w:t>
        </w:r>
        <w:r w:rsidR="005C2EC2">
          <w:t xml:space="preserve"> </w:t>
        </w:r>
      </w:ins>
      <w:ins w:id="808" w:author="Jared Castaneda" w:date="2020-09-21T21:09:00Z">
        <w:r w:rsidR="007C7903">
          <w:t xml:space="preserve">System </w:t>
        </w:r>
      </w:ins>
      <w:ins w:id="809" w:author="Jared Castaneda" w:date="2020-10-11T21:35:00Z">
        <w:r w:rsidR="006E275C">
          <w:t>responds to the</w:t>
        </w:r>
      </w:ins>
      <w:ins w:id="810" w:author="Jared Castaneda" w:date="2020-09-21T21:09:00Z">
        <w:r w:rsidR="007C7903">
          <w:t xml:space="preserve"> </w:t>
        </w:r>
      </w:ins>
      <w:ins w:id="811" w:author="Jared Castaneda" w:date="2020-09-22T15:34:00Z">
        <w:r w:rsidR="00F56637">
          <w:t>Customer</w:t>
        </w:r>
      </w:ins>
      <w:ins w:id="812" w:author="Jared Castaneda" w:date="2020-09-21T21:09:00Z">
        <w:r w:rsidR="007C7903">
          <w:t xml:space="preserve"> </w:t>
        </w:r>
      </w:ins>
      <w:ins w:id="813" w:author="Jared Castaneda" w:date="2020-10-11T21:35:00Z">
        <w:r w:rsidR="006E275C">
          <w:t xml:space="preserve">with a message that </w:t>
        </w:r>
      </w:ins>
      <w:ins w:id="814" w:author="Jared Castaneda" w:date="2020-09-21T21:09:00Z">
        <w:r w:rsidR="007C7903">
          <w:t>their credit card is invalid</w:t>
        </w:r>
      </w:ins>
      <w:ins w:id="815" w:author="Jared Castaneda" w:date="2020-09-21T21:03:00Z">
        <w:r w:rsidR="005C2EC2">
          <w:t>.</w:t>
        </w:r>
      </w:ins>
    </w:p>
    <w:p w14:paraId="5450CF4C" w14:textId="40369A32" w:rsidR="00DB1E2E" w:rsidRDefault="00FB3E40">
      <w:pPr>
        <w:ind w:left="1170"/>
        <w:rPr>
          <w:ins w:id="816" w:author="Jared Castaneda" w:date="2020-10-11T21:36:00Z"/>
        </w:rPr>
        <w:pPrChange w:id="817" w:author="Jared Castaneda" w:date="2020-10-11T21:36:00Z">
          <w:pPr>
            <w:pStyle w:val="NormalL2"/>
            <w:numPr>
              <w:numId w:val="8"/>
            </w:numPr>
            <w:ind w:left="1080" w:hanging="360"/>
          </w:pPr>
        </w:pPrChange>
      </w:pPr>
      <w:ins w:id="818" w:author="Jared Castaneda" w:date="2020-10-11T21:43:00Z">
        <w:r>
          <w:t>8</w:t>
        </w:r>
      </w:ins>
      <w:ins w:id="819" w:author="Jared Castaneda" w:date="2020-09-21T21:09:00Z">
        <w:r w:rsidR="007C7903">
          <w:t xml:space="preserve">b. </w:t>
        </w:r>
      </w:ins>
      <w:ins w:id="820" w:author="Jared Castaneda" w:date="2020-10-11T21:35:00Z">
        <w:r w:rsidR="00DB1E2E">
          <w:t>Customer requests to pay with a different payment method</w:t>
        </w:r>
      </w:ins>
      <w:bookmarkStart w:id="821" w:name="_Toc52021084"/>
      <w:bookmarkEnd w:id="821"/>
      <w:ins w:id="822" w:author="Jared Castaneda" w:date="2020-10-11T21:36:00Z">
        <w:r w:rsidR="00DB1E2E">
          <w:t xml:space="preserve">, moving to </w:t>
        </w:r>
      </w:ins>
      <w:ins w:id="823" w:author="Jared Castaneda" w:date="2020-10-11T21:37:00Z">
        <w:r w:rsidR="00DB1E2E">
          <w:t xml:space="preserve">step </w:t>
        </w:r>
      </w:ins>
      <w:ins w:id="824" w:author="Jared Castaneda" w:date="2020-10-20T23:02:00Z">
        <w:r w:rsidR="00EB7A43">
          <w:t>7</w:t>
        </w:r>
      </w:ins>
      <w:ins w:id="825" w:author="Jared Castaneda" w:date="2020-10-11T21:37:00Z">
        <w:r w:rsidR="00DB1E2E">
          <w:t xml:space="preserve"> if valid</w:t>
        </w:r>
      </w:ins>
      <w:ins w:id="826" w:author="Jared Castaneda" w:date="2020-10-11T21:36:00Z">
        <w:r w:rsidR="00DB1E2E">
          <w:t>.</w:t>
        </w:r>
      </w:ins>
    </w:p>
    <w:p w14:paraId="307716FA" w14:textId="3B2D78EA" w:rsidR="00212C0E" w:rsidRPr="00235D0A" w:rsidDel="00C847C5" w:rsidRDefault="00212C0E">
      <w:pPr>
        <w:ind w:left="1170"/>
        <w:rPr>
          <w:del w:id="827" w:author="Jared Castaneda" w:date="2020-09-22T14:59:00Z"/>
        </w:rPr>
        <w:pPrChange w:id="828" w:author="Jared Castaneda" w:date="2020-09-21T21:10:00Z">
          <w:pPr>
            <w:pStyle w:val="NormalL2"/>
            <w:ind w:left="450" w:firstLine="720"/>
          </w:pPr>
        </w:pPrChange>
      </w:pPr>
      <w:bookmarkStart w:id="829" w:name="_Toc57914508"/>
      <w:bookmarkEnd w:id="829"/>
    </w:p>
    <w:p w14:paraId="2DF27C52" w14:textId="55E8227E" w:rsidR="00235D0A" w:rsidRPr="00235D0A" w:rsidDel="00C847C5" w:rsidRDefault="00C23A1C" w:rsidP="00DB1E2E">
      <w:pPr>
        <w:rPr>
          <w:del w:id="830" w:author="Jared Castaneda" w:date="2020-09-22T14:59:00Z"/>
        </w:rPr>
      </w:pPr>
      <w:commentRangeStart w:id="831"/>
      <w:del w:id="832" w:author="Jared Castaneda" w:date="2020-09-21T19:55:00Z">
        <w:r w:rsidDel="002E16DB">
          <w:delText>4</w:delText>
        </w:r>
      </w:del>
      <w:del w:id="833" w:author="Jared Castaneda" w:date="2020-09-22T14:59:00Z">
        <w:r w:rsidDel="00C847C5">
          <w:delText>.</w:delText>
        </w:r>
        <w:r w:rsidR="00C80865" w:rsidDel="00C847C5">
          <w:delText xml:space="preserve"> </w:delText>
        </w:r>
        <w:r w:rsidDel="00C847C5">
          <w:delText>User trie</w:delText>
        </w:r>
        <w:r w:rsidR="00C80865" w:rsidDel="00C847C5">
          <w:delText>s selecting a full flight</w:delText>
        </w:r>
        <w:bookmarkStart w:id="834" w:name="_Toc52021085"/>
        <w:bookmarkStart w:id="835" w:name="_Toc57914509"/>
        <w:bookmarkEnd w:id="834"/>
        <w:bookmarkEnd w:id="835"/>
      </w:del>
    </w:p>
    <w:p w14:paraId="4A982F41" w14:textId="7C7AD9F5" w:rsidR="00235D0A" w:rsidRPr="00235D0A" w:rsidDel="00C847C5" w:rsidRDefault="00C80865" w:rsidP="00DB1E2E">
      <w:pPr>
        <w:rPr>
          <w:del w:id="836" w:author="Jared Castaneda" w:date="2020-09-22T14:59:00Z"/>
        </w:rPr>
      </w:pPr>
      <w:del w:id="837" w:author="Jared Castaneda" w:date="2020-09-22T14:59:00Z">
        <w:r w:rsidDel="00AF6EA7">
          <w:delText>4a</w:delText>
        </w:r>
        <w:r w:rsidDel="00C847C5">
          <w:delText xml:space="preserve">. System </w:delText>
        </w:r>
        <w:r w:rsidDel="00AF6EA7">
          <w:delText xml:space="preserve">informs </w:delText>
        </w:r>
        <w:r w:rsidDel="00C847C5">
          <w:delText>user that the flight is full.</w:delText>
        </w:r>
        <w:bookmarkStart w:id="838" w:name="_Toc52021086"/>
        <w:bookmarkStart w:id="839" w:name="_Toc57914510"/>
        <w:bookmarkEnd w:id="838"/>
        <w:bookmarkEnd w:id="839"/>
      </w:del>
    </w:p>
    <w:p w14:paraId="0B0D4A50" w14:textId="5EDDE8C8" w:rsidR="00235D0A" w:rsidDel="00C847C5" w:rsidRDefault="00C80865" w:rsidP="00DB1E2E">
      <w:pPr>
        <w:rPr>
          <w:del w:id="840" w:author="Jared Castaneda" w:date="2020-09-22T14:59:00Z"/>
        </w:rPr>
      </w:pPr>
      <w:del w:id="841" w:author="Jared Castaneda" w:date="2020-09-22T14:59:00Z">
        <w:r w:rsidDel="00AF6EA7">
          <w:delText>4b</w:delText>
        </w:r>
        <w:r w:rsidDel="00C847C5">
          <w:delText xml:space="preserve">. User </w:delText>
        </w:r>
        <w:r w:rsidDel="00AF6EA7">
          <w:delText xml:space="preserve">confirms the error message and </w:delText>
        </w:r>
      </w:del>
      <w:del w:id="842" w:author="Jared Castaneda" w:date="2020-09-21T19:55:00Z">
        <w:r w:rsidDel="002E16DB">
          <w:delText xml:space="preserve">goes back to </w:delText>
        </w:r>
      </w:del>
      <w:del w:id="843" w:author="Jared Castaneda" w:date="2020-09-22T14:59:00Z">
        <w:r w:rsidDel="00C847C5">
          <w:delText>select a new flight.</w:delText>
        </w:r>
        <w:r w:rsidR="00235D0A" w:rsidRPr="00235D0A" w:rsidDel="00C847C5">
          <w:delText xml:space="preserve"> </w:delText>
        </w:r>
        <w:bookmarkStart w:id="844" w:name="_Toc52021087"/>
        <w:bookmarkStart w:id="845" w:name="_Toc57914511"/>
        <w:bookmarkEnd w:id="844"/>
        <w:bookmarkEnd w:id="845"/>
      </w:del>
    </w:p>
    <w:p w14:paraId="11E5CC40" w14:textId="577DDBA0" w:rsidR="00C23A1C" w:rsidRPr="00235D0A" w:rsidDel="00AF6EA7" w:rsidRDefault="00C80865" w:rsidP="00DB1E2E">
      <w:pPr>
        <w:rPr>
          <w:del w:id="846" w:author="Jared Castaneda" w:date="2020-09-22T14:58:00Z"/>
        </w:rPr>
      </w:pPr>
      <w:del w:id="847" w:author="Jared Castaneda" w:date="2020-09-22T14:58:00Z">
        <w:r w:rsidDel="00AF6EA7">
          <w:delText>5. User</w:delText>
        </w:r>
        <w:r w:rsidR="00C23A1C" w:rsidRPr="00235D0A" w:rsidDel="00AF6EA7">
          <w:delText xml:space="preserve"> </w:delText>
        </w:r>
        <w:r w:rsidR="00173EF8" w:rsidDel="00AF6EA7">
          <w:delText>wants to cancel a paid flight</w:delText>
        </w:r>
        <w:bookmarkStart w:id="848" w:name="_Toc52021088"/>
        <w:bookmarkStart w:id="849" w:name="_Toc57914512"/>
        <w:bookmarkEnd w:id="848"/>
        <w:bookmarkEnd w:id="849"/>
      </w:del>
    </w:p>
    <w:p w14:paraId="37D973FD" w14:textId="5444D3AE" w:rsidR="00C23A1C" w:rsidDel="00AF6EA7" w:rsidRDefault="00173EF8" w:rsidP="00DB1E2E">
      <w:pPr>
        <w:rPr>
          <w:del w:id="850" w:author="Jared Castaneda" w:date="2020-09-22T14:58:00Z"/>
        </w:rPr>
      </w:pPr>
      <w:del w:id="851" w:author="Jared Castaneda" w:date="2020-09-22T14:58:00Z">
        <w:r w:rsidDel="00AF6EA7">
          <w:delText xml:space="preserve">5a. System displays options to cancel the flight </w:delText>
        </w:r>
        <w:r w:rsidR="009A2D0F" w:rsidDel="00AF6EA7">
          <w:delText>with the flight information.</w:delText>
        </w:r>
        <w:bookmarkStart w:id="852" w:name="_Toc52021089"/>
        <w:bookmarkStart w:id="853" w:name="_Toc57914513"/>
        <w:bookmarkEnd w:id="852"/>
        <w:bookmarkEnd w:id="853"/>
      </w:del>
    </w:p>
    <w:p w14:paraId="0BD2D7FD" w14:textId="262BC8A8" w:rsidR="00173EF8" w:rsidDel="00AF6EA7" w:rsidRDefault="00173EF8" w:rsidP="00DB1E2E">
      <w:pPr>
        <w:rPr>
          <w:del w:id="854" w:author="Jared Castaneda" w:date="2020-09-22T14:58:00Z"/>
        </w:rPr>
      </w:pPr>
      <w:del w:id="855" w:author="Jared Castaneda" w:date="2020-09-22T14:58:00Z">
        <w:r w:rsidDel="00AF6EA7">
          <w:delText>5b. User selects option to cancel flight.</w:delText>
        </w:r>
        <w:bookmarkStart w:id="856" w:name="_Toc52021090"/>
        <w:bookmarkStart w:id="857" w:name="_Toc57914514"/>
        <w:bookmarkEnd w:id="856"/>
        <w:bookmarkEnd w:id="857"/>
      </w:del>
    </w:p>
    <w:p w14:paraId="1ACAF818" w14:textId="4005B9B9" w:rsidR="00173EF8" w:rsidDel="00AF6EA7" w:rsidRDefault="00173EF8" w:rsidP="00DB1E2E">
      <w:pPr>
        <w:rPr>
          <w:del w:id="858" w:author="Jared Castaneda" w:date="2020-09-22T14:58:00Z"/>
        </w:rPr>
      </w:pPr>
      <w:del w:id="859" w:author="Jared Castaneda" w:date="2020-09-22T14:58:00Z">
        <w:r w:rsidDel="00AF6EA7">
          <w:delText>5c. System displays the cancellation policy, days to obtain a full refund, and the money they will be receiving back</w:delText>
        </w:r>
        <w:bookmarkStart w:id="860" w:name="_Toc52021091"/>
        <w:bookmarkStart w:id="861" w:name="_Toc57914515"/>
        <w:bookmarkEnd w:id="860"/>
        <w:bookmarkEnd w:id="861"/>
      </w:del>
    </w:p>
    <w:p w14:paraId="11E3B0D1" w14:textId="042160FE" w:rsidR="00173EF8" w:rsidDel="00AF6EA7" w:rsidRDefault="00173EF8" w:rsidP="00DB1E2E">
      <w:pPr>
        <w:rPr>
          <w:del w:id="862" w:author="Jared Castaneda" w:date="2020-09-22T14:58:00Z"/>
        </w:rPr>
      </w:pPr>
      <w:del w:id="863" w:author="Jared Castaneda" w:date="2020-09-22T14:58:00Z">
        <w:r w:rsidDel="00AF6EA7">
          <w:delText>5d. User confirms the flight refund.</w:delText>
        </w:r>
        <w:bookmarkStart w:id="864" w:name="_Toc52021092"/>
        <w:bookmarkStart w:id="865" w:name="_Toc57914516"/>
        <w:bookmarkEnd w:id="864"/>
        <w:bookmarkEnd w:id="865"/>
      </w:del>
    </w:p>
    <w:p w14:paraId="76340A04" w14:textId="05C30476" w:rsidR="00173EF8" w:rsidRPr="00235D0A" w:rsidDel="00AF6EA7" w:rsidRDefault="00173EF8" w:rsidP="00DB1E2E">
      <w:pPr>
        <w:rPr>
          <w:del w:id="866" w:author="Jared Castaneda" w:date="2020-09-22T14:58:00Z"/>
        </w:rPr>
      </w:pPr>
      <w:del w:id="867" w:author="Jared Castaneda" w:date="2020-09-22T14:58:00Z">
        <w:r w:rsidDel="00AF6EA7">
          <w:delText xml:space="preserve">5e. Refund is processed </w:delText>
        </w:r>
        <w:r w:rsidRPr="00173EF8" w:rsidDel="00AF6EA7">
          <w:delText>for both the user and the company</w:delText>
        </w:r>
        <w:r w:rsidDel="00AF6EA7">
          <w:delText>, with money being sent back.</w:delText>
        </w:r>
        <w:commentRangeEnd w:id="831"/>
        <w:r w:rsidR="002E16DB" w:rsidDel="00AF6EA7">
          <w:rPr>
            <w:rStyle w:val="CommentReference"/>
          </w:rPr>
          <w:commentReference w:id="831"/>
        </w:r>
        <w:bookmarkStart w:id="868" w:name="_Toc52021093"/>
        <w:bookmarkStart w:id="869" w:name="_Toc57914517"/>
        <w:bookmarkEnd w:id="868"/>
        <w:bookmarkEnd w:id="869"/>
      </w:del>
    </w:p>
    <w:p w14:paraId="21DB112D" w14:textId="0A5353DA" w:rsidR="00C23A1C" w:rsidRPr="00235D0A" w:rsidDel="00FF67C1" w:rsidRDefault="00C23A1C">
      <w:pPr>
        <w:rPr>
          <w:del w:id="870" w:author="Jared Castaneda" w:date="2020-09-22T15:36:00Z"/>
        </w:rPr>
        <w:pPrChange w:id="871" w:author="Jared Castaneda" w:date="2020-09-22T15:36:00Z">
          <w:pPr>
            <w:ind w:left="720"/>
          </w:pPr>
        </w:pPrChange>
      </w:pPr>
      <w:del w:id="872" w:author="Jared Castaneda" w:date="2020-09-22T15:36:00Z">
        <w:r w:rsidRPr="00235D0A" w:rsidDel="00FF67C1">
          <w:delText>&lt;step #&gt;  &lt;condition triggering alternate path&gt;</w:delText>
        </w:r>
        <w:bookmarkStart w:id="873" w:name="_Toc52021094"/>
        <w:bookmarkStart w:id="874" w:name="_Toc57914518"/>
        <w:bookmarkEnd w:id="873"/>
        <w:bookmarkEnd w:id="874"/>
      </w:del>
    </w:p>
    <w:p w14:paraId="6C2EC02A" w14:textId="24632B83" w:rsidR="00C23A1C" w:rsidRPr="00235D0A" w:rsidDel="00FF67C1" w:rsidRDefault="00C23A1C">
      <w:pPr>
        <w:rPr>
          <w:del w:id="875" w:author="Jared Castaneda" w:date="2020-09-22T15:36:00Z"/>
        </w:rPr>
        <w:pPrChange w:id="876" w:author="Jared Castaneda" w:date="2020-09-22T15:36:00Z">
          <w:pPr>
            <w:ind w:left="1170"/>
          </w:pPr>
        </w:pPrChange>
      </w:pPr>
      <w:del w:id="877" w:author="Jared Castaneda" w:date="2020-09-22T15:36:00Z">
        <w:r w:rsidRPr="00235D0A" w:rsidDel="00FF67C1">
          <w:delText>&lt;step #a&gt;.  &lt;request / response step a&gt;</w:delText>
        </w:r>
        <w:bookmarkStart w:id="878" w:name="_Toc52021095"/>
        <w:bookmarkStart w:id="879" w:name="_Toc57914519"/>
        <w:bookmarkEnd w:id="878"/>
        <w:bookmarkEnd w:id="879"/>
      </w:del>
    </w:p>
    <w:p w14:paraId="588EFCC6" w14:textId="1D759726" w:rsidR="00C23A1C" w:rsidRPr="00235D0A" w:rsidDel="00FF67C1" w:rsidRDefault="00C23A1C">
      <w:pPr>
        <w:rPr>
          <w:del w:id="880" w:author="Jared Castaneda" w:date="2020-09-22T15:36:00Z"/>
        </w:rPr>
        <w:pPrChange w:id="881" w:author="Jared Castaneda" w:date="2020-09-22T15:36:00Z">
          <w:pPr>
            <w:ind w:left="1170"/>
          </w:pPr>
        </w:pPrChange>
      </w:pPr>
      <w:del w:id="882" w:author="Jared Castaneda" w:date="2020-09-22T15:36:00Z">
        <w:r w:rsidRPr="00235D0A" w:rsidDel="00FF67C1">
          <w:delText>&lt;step #b&gt;.  &lt;request / response step b&gt;</w:delText>
        </w:r>
        <w:bookmarkStart w:id="883" w:name="_Toc52021096"/>
        <w:bookmarkStart w:id="884" w:name="_Toc57914520"/>
        <w:bookmarkEnd w:id="883"/>
        <w:bookmarkEnd w:id="884"/>
      </w:del>
    </w:p>
    <w:p w14:paraId="36414910" w14:textId="45E66396" w:rsidR="00C23A1C" w:rsidRPr="00235D0A" w:rsidDel="00FF67C1" w:rsidRDefault="00C23A1C">
      <w:pPr>
        <w:rPr>
          <w:del w:id="885" w:author="Jared Castaneda" w:date="2020-09-22T15:36:00Z"/>
        </w:rPr>
        <w:pPrChange w:id="886" w:author="Jared Castaneda" w:date="2020-09-22T15:36:00Z">
          <w:pPr>
            <w:ind w:left="720"/>
          </w:pPr>
        </w:pPrChange>
      </w:pPr>
      <w:del w:id="887" w:author="Jared Castaneda" w:date="2020-09-22T15:36:00Z">
        <w:r w:rsidRPr="00235D0A" w:rsidDel="00FF67C1">
          <w:delText>&lt;step #&gt;  &lt;condition triggering alternate path&gt;</w:delText>
        </w:r>
        <w:bookmarkStart w:id="888" w:name="_Toc52021097"/>
        <w:bookmarkStart w:id="889" w:name="_Toc57914521"/>
        <w:bookmarkEnd w:id="888"/>
        <w:bookmarkEnd w:id="889"/>
      </w:del>
    </w:p>
    <w:p w14:paraId="019CB4FF" w14:textId="0DDFF0D8" w:rsidR="00C23A1C" w:rsidRPr="00235D0A" w:rsidDel="00FF67C1" w:rsidRDefault="00C23A1C">
      <w:pPr>
        <w:rPr>
          <w:del w:id="890" w:author="Jared Castaneda" w:date="2020-09-22T15:36:00Z"/>
        </w:rPr>
        <w:pPrChange w:id="891" w:author="Jared Castaneda" w:date="2020-09-22T15:36:00Z">
          <w:pPr>
            <w:ind w:left="1170"/>
          </w:pPr>
        </w:pPrChange>
      </w:pPr>
      <w:del w:id="892" w:author="Jared Castaneda" w:date="2020-09-22T15:36:00Z">
        <w:r w:rsidRPr="00235D0A" w:rsidDel="00FF67C1">
          <w:delText>&lt;step #a&gt;.  &lt;request / response step a&gt;</w:delText>
        </w:r>
        <w:bookmarkStart w:id="893" w:name="_Toc52021098"/>
        <w:bookmarkStart w:id="894" w:name="_Toc57914522"/>
        <w:bookmarkEnd w:id="893"/>
        <w:bookmarkEnd w:id="894"/>
      </w:del>
    </w:p>
    <w:p w14:paraId="73D8475E" w14:textId="74E8A946" w:rsidR="00C23A1C" w:rsidDel="00FF67C1" w:rsidRDefault="00C23A1C">
      <w:pPr>
        <w:rPr>
          <w:del w:id="895" w:author="Jared Castaneda" w:date="2020-09-22T15:36:00Z"/>
        </w:rPr>
        <w:pPrChange w:id="896" w:author="Jared Castaneda" w:date="2020-09-22T15:36:00Z">
          <w:pPr>
            <w:ind w:left="1170"/>
          </w:pPr>
        </w:pPrChange>
      </w:pPr>
      <w:del w:id="897" w:author="Jared Castaneda" w:date="2020-09-22T15:36:00Z">
        <w:r w:rsidRPr="00235D0A" w:rsidDel="00FF67C1">
          <w:delText>&lt;step #b&gt;.  &lt;request / response step b&gt;</w:delText>
        </w:r>
        <w:bookmarkStart w:id="898" w:name="_Toc52021099"/>
        <w:bookmarkStart w:id="899" w:name="_Toc57914523"/>
        <w:bookmarkEnd w:id="898"/>
        <w:bookmarkEnd w:id="899"/>
      </w:del>
    </w:p>
    <w:p w14:paraId="4B36CBD9" w14:textId="11632401" w:rsidR="00C23A1C" w:rsidRPr="00235D0A" w:rsidDel="00FF67C1" w:rsidRDefault="00C23A1C">
      <w:pPr>
        <w:rPr>
          <w:del w:id="900" w:author="Jared Castaneda" w:date="2020-09-22T15:36:00Z"/>
        </w:rPr>
        <w:pPrChange w:id="901" w:author="Jared Castaneda" w:date="2020-09-22T15:36:00Z">
          <w:pPr>
            <w:ind w:left="720"/>
          </w:pPr>
        </w:pPrChange>
      </w:pPr>
      <w:del w:id="902" w:author="Jared Castaneda" w:date="2020-09-22T15:36:00Z">
        <w:r w:rsidRPr="00235D0A" w:rsidDel="00FF67C1">
          <w:delText>&lt;step #&gt;  &lt;condition triggering alternate path&gt;</w:delText>
        </w:r>
        <w:bookmarkStart w:id="903" w:name="_Toc52021100"/>
        <w:bookmarkStart w:id="904" w:name="_Toc57914524"/>
        <w:bookmarkEnd w:id="903"/>
        <w:bookmarkEnd w:id="904"/>
      </w:del>
    </w:p>
    <w:p w14:paraId="10371C07" w14:textId="7C197433" w:rsidR="00C23A1C" w:rsidRPr="00235D0A" w:rsidDel="00FF67C1" w:rsidRDefault="00C23A1C">
      <w:pPr>
        <w:rPr>
          <w:del w:id="905" w:author="Jared Castaneda" w:date="2020-09-22T15:36:00Z"/>
        </w:rPr>
        <w:pPrChange w:id="906" w:author="Jared Castaneda" w:date="2020-09-22T15:36:00Z">
          <w:pPr>
            <w:ind w:left="1170"/>
          </w:pPr>
        </w:pPrChange>
      </w:pPr>
      <w:del w:id="907" w:author="Jared Castaneda" w:date="2020-09-22T15:36:00Z">
        <w:r w:rsidRPr="00235D0A" w:rsidDel="00FF67C1">
          <w:delText>&lt;step #a&gt;.  &lt;request / response step a&gt;</w:delText>
        </w:r>
        <w:bookmarkStart w:id="908" w:name="_Toc52021101"/>
        <w:bookmarkStart w:id="909" w:name="_Toc57914525"/>
        <w:bookmarkEnd w:id="908"/>
        <w:bookmarkEnd w:id="909"/>
      </w:del>
    </w:p>
    <w:p w14:paraId="2D3AE401" w14:textId="25405A2C" w:rsidR="00C23A1C" w:rsidRPr="00235D0A" w:rsidDel="00FF67C1" w:rsidRDefault="00C23A1C">
      <w:pPr>
        <w:rPr>
          <w:del w:id="910" w:author="Jared Castaneda" w:date="2020-09-22T15:36:00Z"/>
        </w:rPr>
        <w:pPrChange w:id="911" w:author="Jared Castaneda" w:date="2020-09-22T15:36:00Z">
          <w:pPr>
            <w:ind w:left="1170"/>
          </w:pPr>
        </w:pPrChange>
      </w:pPr>
      <w:del w:id="912" w:author="Jared Castaneda" w:date="2020-09-22T15:36:00Z">
        <w:r w:rsidRPr="00235D0A" w:rsidDel="00FF67C1">
          <w:delText>&lt;step #b&gt;.  &lt;request / response step b&gt;</w:delText>
        </w:r>
        <w:bookmarkStart w:id="913" w:name="_Toc52021102"/>
        <w:bookmarkStart w:id="914" w:name="_Toc57914526"/>
        <w:bookmarkEnd w:id="913"/>
        <w:bookmarkEnd w:id="914"/>
      </w:del>
    </w:p>
    <w:p w14:paraId="4749BB53" w14:textId="3871B010" w:rsidR="00C23A1C" w:rsidRPr="00235D0A" w:rsidDel="00FF67C1" w:rsidRDefault="00C23A1C">
      <w:pPr>
        <w:rPr>
          <w:del w:id="915" w:author="Jared Castaneda" w:date="2020-09-22T15:36:00Z"/>
        </w:rPr>
        <w:pPrChange w:id="916" w:author="Jared Castaneda" w:date="2020-09-22T15:36:00Z">
          <w:pPr>
            <w:ind w:left="720"/>
          </w:pPr>
        </w:pPrChange>
      </w:pPr>
      <w:del w:id="917" w:author="Jared Castaneda" w:date="2020-09-22T15:36:00Z">
        <w:r w:rsidRPr="00235D0A" w:rsidDel="00FF67C1">
          <w:delText>&lt;step #&gt;  &lt;condition triggering alternate path&gt;</w:delText>
        </w:r>
        <w:bookmarkStart w:id="918" w:name="_Toc52021103"/>
        <w:bookmarkStart w:id="919" w:name="_Toc57914527"/>
        <w:bookmarkEnd w:id="918"/>
        <w:bookmarkEnd w:id="919"/>
      </w:del>
    </w:p>
    <w:p w14:paraId="72A44B7F" w14:textId="423D16DA" w:rsidR="00C23A1C" w:rsidRPr="00235D0A" w:rsidDel="00FF67C1" w:rsidRDefault="00C23A1C">
      <w:pPr>
        <w:rPr>
          <w:del w:id="920" w:author="Jared Castaneda" w:date="2020-09-22T15:36:00Z"/>
        </w:rPr>
        <w:pPrChange w:id="921" w:author="Jared Castaneda" w:date="2020-09-22T15:36:00Z">
          <w:pPr>
            <w:ind w:left="1170"/>
          </w:pPr>
        </w:pPrChange>
      </w:pPr>
      <w:del w:id="922" w:author="Jared Castaneda" w:date="2020-09-22T15:36:00Z">
        <w:r w:rsidRPr="00235D0A" w:rsidDel="00FF67C1">
          <w:delText>&lt;step #a&gt;.  &lt;request / response step a&gt;</w:delText>
        </w:r>
        <w:bookmarkStart w:id="923" w:name="_Toc52021104"/>
        <w:bookmarkStart w:id="924" w:name="_Toc57914528"/>
        <w:bookmarkEnd w:id="923"/>
        <w:bookmarkEnd w:id="924"/>
      </w:del>
    </w:p>
    <w:p w14:paraId="23F13A01" w14:textId="3EF49FB0" w:rsidR="00C23A1C" w:rsidRPr="00235D0A" w:rsidDel="00FF67C1" w:rsidRDefault="00C23A1C">
      <w:pPr>
        <w:rPr>
          <w:del w:id="925" w:author="Jared Castaneda" w:date="2020-09-22T15:36:00Z"/>
        </w:rPr>
        <w:pPrChange w:id="926" w:author="Jared Castaneda" w:date="2020-09-22T15:36:00Z">
          <w:pPr>
            <w:ind w:left="1170"/>
          </w:pPr>
        </w:pPrChange>
      </w:pPr>
      <w:del w:id="927" w:author="Jared Castaneda" w:date="2020-09-22T15:36:00Z">
        <w:r w:rsidRPr="00235D0A" w:rsidDel="00FF67C1">
          <w:delText>&lt;step #b&gt;.  &lt;request / response step b&gt;</w:delText>
        </w:r>
        <w:bookmarkStart w:id="928" w:name="_Toc52021105"/>
        <w:bookmarkStart w:id="929" w:name="_Toc57914529"/>
        <w:bookmarkEnd w:id="928"/>
        <w:bookmarkEnd w:id="929"/>
      </w:del>
    </w:p>
    <w:p w14:paraId="00F87CBC" w14:textId="1C800447" w:rsidR="00C23A1C" w:rsidRPr="00235D0A" w:rsidDel="00FF67C1" w:rsidRDefault="00C23A1C">
      <w:pPr>
        <w:rPr>
          <w:del w:id="930" w:author="Jared Castaneda" w:date="2020-09-22T15:36:00Z"/>
        </w:rPr>
        <w:pPrChange w:id="931" w:author="Jared Castaneda" w:date="2020-09-22T15:36:00Z">
          <w:pPr>
            <w:ind w:left="1170"/>
          </w:pPr>
        </w:pPrChange>
      </w:pPr>
      <w:bookmarkStart w:id="932" w:name="_Toc52021106"/>
      <w:bookmarkStart w:id="933" w:name="_Toc57914530"/>
      <w:bookmarkEnd w:id="932"/>
      <w:bookmarkEnd w:id="933"/>
    </w:p>
    <w:p w14:paraId="77F80298" w14:textId="7630E3FE" w:rsidR="00235D0A" w:rsidRPr="00BA74EE" w:rsidDel="00FF67C1" w:rsidRDefault="00235D0A" w:rsidP="00DB1E2E">
      <w:pPr>
        <w:rPr>
          <w:del w:id="934" w:author="Jared Castaneda" w:date="2020-09-22T15:36:00Z"/>
        </w:rPr>
      </w:pPr>
      <w:bookmarkStart w:id="935" w:name="_Toc52021107"/>
      <w:bookmarkStart w:id="936" w:name="_Toc57914531"/>
      <w:bookmarkEnd w:id="935"/>
      <w:bookmarkEnd w:id="936"/>
    </w:p>
    <w:p w14:paraId="69C88983" w14:textId="507596F8" w:rsidR="00BA74EE" w:rsidDel="00FF67C1" w:rsidRDefault="00BA74EE" w:rsidP="00DB1E2E">
      <w:pPr>
        <w:rPr>
          <w:del w:id="937" w:author="Jared Castaneda" w:date="2020-09-22T15:36:00Z"/>
        </w:rPr>
      </w:pPr>
      <w:del w:id="938" w:author="Jared Castaneda" w:date="2020-09-22T15:36:00Z">
        <w:r w:rsidRPr="00BA74EE" w:rsidDel="00FF67C1">
          <w:delText>…</w:delText>
        </w:r>
        <w:bookmarkStart w:id="939" w:name="_Toc52021108"/>
        <w:bookmarkStart w:id="940" w:name="_Toc57914532"/>
        <w:bookmarkEnd w:id="939"/>
        <w:bookmarkEnd w:id="940"/>
      </w:del>
    </w:p>
    <w:p w14:paraId="13655E75" w14:textId="77777777" w:rsidR="00872E7C" w:rsidRDefault="00872E7C" w:rsidP="00872E7C">
      <w:pPr>
        <w:pStyle w:val="Heading2"/>
        <w:rPr>
          <w:ins w:id="941" w:author="Jared Castaneda" w:date="2020-12-03T19:00:00Z"/>
        </w:rPr>
      </w:pPr>
      <w:bookmarkStart w:id="942" w:name="_Toc57914533"/>
      <w:ins w:id="943" w:author="Jared Castaneda" w:date="2020-12-03T19:00:00Z">
        <w:r w:rsidRPr="00BA74EE">
          <w:t>Special Requirements:</w:t>
        </w:r>
        <w:bookmarkEnd w:id="942"/>
      </w:ins>
    </w:p>
    <w:p w14:paraId="59D78806" w14:textId="6B8CCB6F" w:rsidR="00BA74EE" w:rsidDel="00872E7C" w:rsidRDefault="00BA74EE" w:rsidP="00DB1E2E">
      <w:pPr>
        <w:rPr>
          <w:del w:id="944" w:author="Jared Castaneda" w:date="2020-12-03T19:00:00Z"/>
        </w:rPr>
      </w:pPr>
      <w:del w:id="945" w:author="Jared Castaneda" w:date="2020-12-03T19:00:00Z">
        <w:r w:rsidRPr="00BA74EE" w:rsidDel="00872E7C">
          <w:delText>Special Requirements:</w:delText>
        </w:r>
      </w:del>
    </w:p>
    <w:p w14:paraId="0B63633E" w14:textId="05D355BB" w:rsidR="00AB11A4" w:rsidRDefault="007B7A12" w:rsidP="007B7A12">
      <w:pPr>
        <w:pStyle w:val="NormalL2"/>
        <w:numPr>
          <w:ilvl w:val="0"/>
          <w:numId w:val="14"/>
        </w:numPr>
      </w:pPr>
      <w:r>
        <w:t>Smartphone or desktop internet browser to display the application. Text needs to be visible at an arm’s length if</w:t>
      </w:r>
      <w:r w:rsidR="00F41C6A">
        <w:t xml:space="preserve"> application is accessed</w:t>
      </w:r>
      <w:r>
        <w:t xml:space="preserve"> on a phone.</w:t>
      </w:r>
    </w:p>
    <w:p w14:paraId="347D8BBE" w14:textId="29745977" w:rsidR="007B7A12" w:rsidDel="00120D57" w:rsidRDefault="007B7A12" w:rsidP="007B7A12">
      <w:pPr>
        <w:pStyle w:val="NormalL2"/>
        <w:numPr>
          <w:ilvl w:val="0"/>
          <w:numId w:val="14"/>
        </w:numPr>
        <w:rPr>
          <w:del w:id="946" w:author="Jared Castaneda" w:date="2020-10-11T21:46:00Z"/>
        </w:rPr>
      </w:pPr>
      <w:del w:id="947" w:author="Jared Castaneda" w:date="2020-09-22T15:34:00Z">
        <w:r w:rsidDel="00F56637">
          <w:delText>User</w:delText>
        </w:r>
      </w:del>
      <w:del w:id="948" w:author="Jared Castaneda" w:date="2020-10-11T21:46:00Z">
        <w:r w:rsidDel="00120D57">
          <w:delText xml:space="preserve"> interface must be simple to navigate</w:delText>
        </w:r>
        <w:r w:rsidR="00F41C6A" w:rsidDel="00120D57">
          <w:delText xml:space="preserve"> and visible to </w:delText>
        </w:r>
      </w:del>
      <w:del w:id="949" w:author="Jared Castaneda" w:date="2020-09-22T15:34:00Z">
        <w:r w:rsidR="00F41C6A" w:rsidDel="00F56637">
          <w:delText>user</w:delText>
        </w:r>
      </w:del>
      <w:del w:id="950" w:author="Jared Castaneda" w:date="2020-10-11T21:46:00Z">
        <w:r w:rsidR="00F41C6A" w:rsidDel="00120D57">
          <w:delText>.</w:delText>
        </w:r>
      </w:del>
    </w:p>
    <w:p w14:paraId="33FD879D" w14:textId="5200AF75" w:rsidR="007B7A12" w:rsidRDefault="007B7A12" w:rsidP="007B7A12">
      <w:pPr>
        <w:pStyle w:val="NormalL2"/>
        <w:numPr>
          <w:ilvl w:val="0"/>
          <w:numId w:val="14"/>
        </w:numPr>
      </w:pPr>
      <w:r>
        <w:t>Confirmations for purchasing tickets must be asked twice.</w:t>
      </w:r>
    </w:p>
    <w:p w14:paraId="7F57EC20" w14:textId="6C45E59C" w:rsidR="007B7A12" w:rsidRDefault="007B7A12" w:rsidP="007B7A12">
      <w:pPr>
        <w:pStyle w:val="NormalL2"/>
        <w:numPr>
          <w:ilvl w:val="0"/>
          <w:numId w:val="14"/>
        </w:numPr>
      </w:pPr>
      <w:r>
        <w:t>Multiple language support.</w:t>
      </w:r>
    </w:p>
    <w:p w14:paraId="50867B8B" w14:textId="10CDE7E5" w:rsidR="007B7A12" w:rsidRDefault="007B7A12" w:rsidP="007B7A12">
      <w:pPr>
        <w:pStyle w:val="NormalL2"/>
        <w:numPr>
          <w:ilvl w:val="0"/>
          <w:numId w:val="14"/>
        </w:numPr>
      </w:pPr>
      <w:r>
        <w:t>Internet or mobile data access is required.</w:t>
      </w:r>
    </w:p>
    <w:p w14:paraId="4645FA75" w14:textId="2FC1C9FB" w:rsidR="00F41C6A" w:rsidRDefault="00F41C6A" w:rsidP="007B7A12">
      <w:pPr>
        <w:pStyle w:val="NormalL2"/>
        <w:numPr>
          <w:ilvl w:val="0"/>
          <w:numId w:val="14"/>
        </w:numPr>
      </w:pPr>
      <w:r>
        <w:t>Time can be displaying in AM/PM or military time.</w:t>
      </w:r>
    </w:p>
    <w:p w14:paraId="386E68D7" w14:textId="176BF0C7" w:rsidR="001A703F" w:rsidRDefault="001A703F" w:rsidP="007B7A12">
      <w:pPr>
        <w:pStyle w:val="NormalL2"/>
        <w:numPr>
          <w:ilvl w:val="0"/>
          <w:numId w:val="14"/>
        </w:numPr>
      </w:pPr>
      <w:r>
        <w:t>Dark mode option</w:t>
      </w:r>
      <w:ins w:id="951" w:author="Jared Castaneda" w:date="2020-09-22T15:00:00Z">
        <w:r w:rsidR="003C6A96">
          <w:t>.</w:t>
        </w:r>
      </w:ins>
    </w:p>
    <w:p w14:paraId="67E192DB" w14:textId="6BFC63F4" w:rsidR="001A703F" w:rsidRDefault="001A703F" w:rsidP="007B7A12">
      <w:pPr>
        <w:pStyle w:val="NormalL2"/>
        <w:numPr>
          <w:ilvl w:val="0"/>
          <w:numId w:val="14"/>
        </w:numPr>
        <w:rPr>
          <w:ins w:id="952" w:author="Jared Castaneda" w:date="2020-09-22T14:59:00Z"/>
        </w:rPr>
      </w:pPr>
      <w:r>
        <w:t xml:space="preserve">Currency options based on region </w:t>
      </w:r>
      <w:del w:id="953" w:author="Jared Castaneda" w:date="2020-09-22T15:34:00Z">
        <w:r w:rsidDel="00F56637">
          <w:delText>user</w:delText>
        </w:r>
      </w:del>
      <w:ins w:id="954" w:author="Jared Castaneda" w:date="2020-09-22T15:34:00Z">
        <w:r w:rsidR="00F56637">
          <w:t>Customer</w:t>
        </w:r>
      </w:ins>
      <w:r>
        <w:t xml:space="preserve"> has set</w:t>
      </w:r>
      <w:ins w:id="955" w:author="Jared Castaneda" w:date="2020-09-22T15:00:00Z">
        <w:r w:rsidR="003C6A96">
          <w:t>.</w:t>
        </w:r>
      </w:ins>
    </w:p>
    <w:p w14:paraId="64078679" w14:textId="7D4EAE12" w:rsidR="003C6A96" w:rsidRDefault="003C6A96">
      <w:pPr>
        <w:pStyle w:val="NormalL2"/>
        <w:numPr>
          <w:ilvl w:val="0"/>
          <w:numId w:val="14"/>
        </w:numPr>
      </w:pPr>
      <w:ins w:id="956" w:author="Jared Castaneda" w:date="2020-09-22T14:59:00Z">
        <w:r>
          <w:t>Flights that are available are shown above those that are full.</w:t>
        </w:r>
      </w:ins>
    </w:p>
    <w:p w14:paraId="263DD402" w14:textId="3DF3B565" w:rsidR="00AB11A4" w:rsidRDefault="00AB11A4" w:rsidP="00AB11A4">
      <w:pPr>
        <w:pStyle w:val="Heading2"/>
      </w:pPr>
      <w:bookmarkStart w:id="957" w:name="_Toc57914534"/>
      <w:r>
        <w:t>Technology and Data Variations List:</w:t>
      </w:r>
      <w:bookmarkEnd w:id="957"/>
    </w:p>
    <w:p w14:paraId="4982AC99" w14:textId="0977BAA2" w:rsidR="00F41C6A" w:rsidRDefault="00F41C6A" w:rsidP="00F41C6A">
      <w:pPr>
        <w:pStyle w:val="NormalL2"/>
        <w:numPr>
          <w:ilvl w:val="0"/>
          <w:numId w:val="14"/>
        </w:numPr>
      </w:pPr>
      <w:r>
        <w:t>Text and number fields can be filled in by a computer keyboard or touch screen.</w:t>
      </w:r>
    </w:p>
    <w:p w14:paraId="3E7BE80F" w14:textId="015D4E73" w:rsidR="00F41C6A" w:rsidRDefault="00F41C6A" w:rsidP="00F41C6A">
      <w:pPr>
        <w:pStyle w:val="NormalL2"/>
        <w:numPr>
          <w:ilvl w:val="0"/>
          <w:numId w:val="14"/>
        </w:numPr>
        <w:rPr>
          <w:ins w:id="958" w:author="Jared Castaneda" w:date="2020-09-22T15:30:00Z"/>
        </w:rPr>
      </w:pPr>
      <w:r>
        <w:t>All buttons are accessible by touch or mouse.</w:t>
      </w:r>
    </w:p>
    <w:p w14:paraId="73973F8E" w14:textId="37E9166D" w:rsidR="002605CB" w:rsidRPr="00F41C6A" w:rsidRDefault="002605CB" w:rsidP="00F41C6A">
      <w:pPr>
        <w:pStyle w:val="NormalL2"/>
        <w:numPr>
          <w:ilvl w:val="0"/>
          <w:numId w:val="14"/>
        </w:numPr>
      </w:pPr>
      <w:ins w:id="959" w:author="Jared Castaneda" w:date="2020-09-22T15:30:00Z">
        <w:r>
          <w:t>2. Locations can be submitted as airport names or cities.</w:t>
        </w:r>
        <w:r w:rsidR="00AB786B">
          <w:t xml:space="preserve"> If by airport name</w:t>
        </w:r>
      </w:ins>
      <w:ins w:id="960" w:author="Jared Castaneda" w:date="2020-09-22T15:31:00Z">
        <w:r w:rsidR="00AB786B">
          <w:t>, that specific airport will be used for origin.</w:t>
        </w:r>
      </w:ins>
    </w:p>
    <w:p w14:paraId="44D71966" w14:textId="4C9369DF" w:rsidR="00AB11A4" w:rsidRDefault="002605CB" w:rsidP="00F41C6A">
      <w:pPr>
        <w:pStyle w:val="NormalL2"/>
        <w:numPr>
          <w:ilvl w:val="0"/>
          <w:numId w:val="14"/>
        </w:numPr>
      </w:pPr>
      <w:ins w:id="961" w:author="Jared Castaneda" w:date="2020-09-22T15:28:00Z">
        <w:r>
          <w:t xml:space="preserve">9. </w:t>
        </w:r>
      </w:ins>
      <w:del w:id="962" w:author="Jared Castaneda" w:date="2020-09-22T15:34:00Z">
        <w:r w:rsidR="004402F6" w:rsidDel="00F56637">
          <w:delText>User</w:delText>
        </w:r>
      </w:del>
      <w:ins w:id="963" w:author="Jared Castaneda" w:date="2020-09-22T15:34:00Z">
        <w:r w:rsidR="00F56637">
          <w:t>Customer</w:t>
        </w:r>
      </w:ins>
      <w:r w:rsidR="004402F6">
        <w:t>’s gift cards are capable of being</w:t>
      </w:r>
      <w:r w:rsidR="00F41C6A">
        <w:t xml:space="preserve"> digital or physical.</w:t>
      </w:r>
      <w:r w:rsidR="004402F6">
        <w:t xml:space="preserve"> Number input is what matters.</w:t>
      </w:r>
    </w:p>
    <w:p w14:paraId="49116E89" w14:textId="6C257A03" w:rsidR="00F41C6A" w:rsidDel="001943E1" w:rsidRDefault="00F41C6A" w:rsidP="00F41C6A">
      <w:pPr>
        <w:pStyle w:val="NormalL2"/>
        <w:numPr>
          <w:ilvl w:val="0"/>
          <w:numId w:val="14"/>
        </w:numPr>
        <w:rPr>
          <w:del w:id="964" w:author="Jared Castaneda" w:date="2020-09-22T15:36:00Z"/>
        </w:rPr>
      </w:pPr>
      <w:del w:id="965" w:author="Jared Castaneda" w:date="2020-09-22T15:26:00Z">
        <w:r w:rsidDel="004C5BC4">
          <w:delText>Airports have their own unique code.</w:delText>
        </w:r>
      </w:del>
      <w:bookmarkStart w:id="966" w:name="_Toc53863742"/>
      <w:bookmarkStart w:id="967" w:name="_Toc57914535"/>
      <w:bookmarkEnd w:id="966"/>
      <w:bookmarkEnd w:id="967"/>
    </w:p>
    <w:p w14:paraId="2E839E21" w14:textId="74C6BC39" w:rsidR="00F41C6A" w:rsidDel="007B5D05" w:rsidRDefault="00F41C6A">
      <w:pPr>
        <w:pStyle w:val="NormalL2"/>
        <w:numPr>
          <w:ilvl w:val="0"/>
          <w:numId w:val="14"/>
        </w:numPr>
        <w:rPr>
          <w:del w:id="968" w:author="Jared Castaneda" w:date="2020-10-11T21:46:00Z"/>
        </w:rPr>
      </w:pPr>
      <w:bookmarkStart w:id="969" w:name="_Toc53863743"/>
      <w:bookmarkStart w:id="970" w:name="_Toc57914536"/>
      <w:bookmarkEnd w:id="969"/>
      <w:bookmarkEnd w:id="970"/>
    </w:p>
    <w:p w14:paraId="1C9820AC" w14:textId="49F298F7" w:rsidR="00AB11A4" w:rsidRDefault="00AB11A4" w:rsidP="00AB11A4">
      <w:pPr>
        <w:pStyle w:val="Heading2"/>
      </w:pPr>
      <w:bookmarkStart w:id="971" w:name="_Toc57914537"/>
      <w:r w:rsidRPr="00AB11A4">
        <w:t>Frequency of Occurrence:</w:t>
      </w:r>
      <w:bookmarkEnd w:id="971"/>
    </w:p>
    <w:p w14:paraId="7AE309BA" w14:textId="44E322AA" w:rsidR="00AB11A4" w:rsidRPr="0069202B" w:rsidRDefault="00AB11A4" w:rsidP="00AB11A4">
      <w:pPr>
        <w:pStyle w:val="NormalL2"/>
      </w:pPr>
      <w:del w:id="972" w:author="Jared Castaneda" w:date="2020-09-21T20:10:00Z">
        <w:r w:rsidRPr="00AB11A4" w:rsidDel="00AA3990">
          <w:delText>&lt;number of occurrences per some time period&gt;</w:delText>
        </w:r>
      </w:del>
      <w:ins w:id="973" w:author="Jared Castaneda" w:date="2020-10-12T14:33:00Z">
        <w:r w:rsidR="0069202B">
          <w:t>10</w:t>
        </w:r>
      </w:ins>
      <w:ins w:id="974" w:author="Jared Castaneda" w:date="2020-10-12T14:35:00Z">
        <w:r w:rsidR="0069202B">
          <w:t>0</w:t>
        </w:r>
      </w:ins>
      <w:ins w:id="975" w:author="Jared Castaneda" w:date="2020-10-12T14:33:00Z">
        <w:r w:rsidR="0069202B">
          <w:t>0</w:t>
        </w:r>
      </w:ins>
      <w:ins w:id="976" w:author="Jared Castaneda" w:date="2020-10-12T14:34:00Z">
        <w:r w:rsidR="0069202B">
          <w:t xml:space="preserve"> per </w:t>
        </w:r>
      </w:ins>
      <w:ins w:id="977" w:author="Jared Castaneda" w:date="2020-10-12T14:35:00Z">
        <w:r w:rsidR="0069202B">
          <w:t>minute</w:t>
        </w:r>
      </w:ins>
    </w:p>
    <w:p w14:paraId="6D30BDF1" w14:textId="549FC567" w:rsidR="00AB11A4" w:rsidRDefault="00AB11A4" w:rsidP="00AB11A4">
      <w:pPr>
        <w:pStyle w:val="Heading2"/>
      </w:pPr>
      <w:bookmarkStart w:id="978" w:name="_Toc57914538"/>
      <w:r w:rsidRPr="00AB11A4">
        <w:t>Miscellaneous:</w:t>
      </w:r>
      <w:bookmarkEnd w:id="978"/>
    </w:p>
    <w:p w14:paraId="4A222F15" w14:textId="78C67346" w:rsidR="000B7465" w:rsidRDefault="000B7465">
      <w:pPr>
        <w:pStyle w:val="NormalL2"/>
        <w:rPr>
          <w:ins w:id="979" w:author="Jared Castaneda" w:date="2020-11-09T11:45:00Z"/>
        </w:rPr>
      </w:pPr>
    </w:p>
    <w:p w14:paraId="70414EBF" w14:textId="2F09B9BA" w:rsidR="000B7465" w:rsidRPr="00AB11A4" w:rsidRDefault="000B7465">
      <w:pPr>
        <w:pStyle w:val="NormalL2"/>
      </w:pPr>
      <w:ins w:id="980" w:author="Jared Castaneda" w:date="2020-11-09T11:45:00Z">
        <w:r>
          <w:lastRenderedPageBreak/>
          <w:t xml:space="preserve">Functions and what is returned on the SSD </w:t>
        </w:r>
      </w:ins>
      <w:ins w:id="981" w:author="Jared Castaneda" w:date="2020-11-09T11:46:00Z">
        <w:r>
          <w:t xml:space="preserve">needs proper data types and formatting later on. Diagrams are less technical than what was shown in the demo. Some functions have been stubbed or with temporary return values, like payCreditCard. </w:t>
        </w:r>
      </w:ins>
      <w:ins w:id="982" w:author="Jared Castaneda" w:date="2020-11-09T11:47:00Z">
        <w:r w:rsidR="007D1E2C">
          <w:t>Everything on the SSD can be found in the code and technical demo. Function parameters are different than the technical demo due to time (such as passing in a user</w:t>
        </w:r>
      </w:ins>
      <w:ins w:id="983" w:author="Jared Castaneda" w:date="2020-11-09T11:48:00Z">
        <w:r w:rsidR="007D1E2C">
          <w:t xml:space="preserve"> session)</w:t>
        </w:r>
      </w:ins>
    </w:p>
    <w:p w14:paraId="06F0D418" w14:textId="09AEE994" w:rsidR="00C73210" w:rsidRDefault="00A85E6D" w:rsidP="00BB619C">
      <w:pPr>
        <w:pStyle w:val="Heading1"/>
        <w:pageBreakBefore/>
      </w:pPr>
      <w:bookmarkStart w:id="984" w:name="_Toc57914539"/>
      <w:r>
        <w:lastRenderedPageBreak/>
        <w:t>System Sequence Diagrams</w:t>
      </w:r>
      <w:bookmarkEnd w:id="984"/>
    </w:p>
    <w:p w14:paraId="3C84809A" w14:textId="0D685483" w:rsidR="00817FE2" w:rsidDel="0030244A" w:rsidRDefault="00817FE2" w:rsidP="00817FE2">
      <w:pPr>
        <w:spacing w:after="0"/>
        <w:rPr>
          <w:del w:id="985" w:author="Jared Castaneda" w:date="2020-10-17T21:48:00Z"/>
          <w:highlight w:val="yellow"/>
        </w:rPr>
      </w:pPr>
      <w:del w:id="986" w:author="Jared Castaneda" w:date="2020-10-17T21:48:00Z">
        <w:r w:rsidRPr="00AA538F" w:rsidDel="0030244A">
          <w:rPr>
            <w:highlight w:val="yellow"/>
          </w:rPr>
          <w:delText xml:space="preserve">NOTE TO STUDENTS:  </w:delText>
        </w:r>
        <w:bookmarkStart w:id="987" w:name="_Toc53863747"/>
        <w:bookmarkStart w:id="988" w:name="_Toc57914540"/>
        <w:bookmarkEnd w:id="987"/>
        <w:bookmarkEnd w:id="988"/>
      </w:del>
    </w:p>
    <w:p w14:paraId="42465A87" w14:textId="37FF81FD" w:rsidR="00817FE2" w:rsidDel="0030244A" w:rsidRDefault="00817FE2" w:rsidP="00817FE2">
      <w:pPr>
        <w:pStyle w:val="ListParagraph"/>
        <w:numPr>
          <w:ilvl w:val="0"/>
          <w:numId w:val="5"/>
        </w:numPr>
        <w:rPr>
          <w:del w:id="989" w:author="Jared Castaneda" w:date="2020-10-17T21:48:00Z"/>
        </w:rPr>
      </w:pPr>
      <w:del w:id="990" w:author="Jared Castaneda" w:date="2020-10-17T21:48:00Z">
        <w:r w:rsidRPr="00866B44" w:rsidDel="0030244A">
          <w:rPr>
            <w:highlight w:val="yellow"/>
          </w:rPr>
          <w:delText xml:space="preserve">See </w:delText>
        </w:r>
        <w:r w:rsidRPr="00665C74" w:rsidDel="0030244A">
          <w:rPr>
            <w:highlight w:val="yellow"/>
          </w:rPr>
          <w:delText xml:space="preserve">Larman </w:delText>
        </w:r>
        <w:r w:rsidR="00665C74" w:rsidRPr="00665C74" w:rsidDel="0030244A">
          <w:rPr>
            <w:rFonts w:cstheme="minorHAnsi"/>
            <w:highlight w:val="yellow"/>
          </w:rPr>
          <w:delText>Chapter 10 in entirety</w:delText>
        </w:r>
        <w:r w:rsidR="00665C74" w:rsidDel="0030244A">
          <w:rPr>
            <w:rFonts w:cstheme="minorHAnsi"/>
          </w:rPr>
          <w:delText xml:space="preserve"> </w:delText>
        </w:r>
        <w:bookmarkStart w:id="991" w:name="_Toc53863748"/>
        <w:bookmarkStart w:id="992" w:name="_Toc57914541"/>
        <w:bookmarkEnd w:id="991"/>
        <w:bookmarkEnd w:id="992"/>
      </w:del>
    </w:p>
    <w:p w14:paraId="200BCAEE" w14:textId="541218F7" w:rsidR="00817FE2" w:rsidDel="0030244A" w:rsidRDefault="00817FE2" w:rsidP="00817FE2">
      <w:pPr>
        <w:pStyle w:val="ListParagraph"/>
        <w:numPr>
          <w:ilvl w:val="0"/>
          <w:numId w:val="5"/>
        </w:numPr>
        <w:rPr>
          <w:del w:id="993" w:author="Jared Castaneda" w:date="2020-10-17T21:48:00Z"/>
        </w:rPr>
      </w:pPr>
      <w:del w:id="994" w:author="Jared Castaneda" w:date="2020-10-17T21:48:00Z">
        <w:r w:rsidDel="0030244A">
          <w:rPr>
            <w:highlight w:val="yellow"/>
          </w:rPr>
          <w:delText>D</w:delText>
        </w:r>
        <w:r w:rsidRPr="00866B44" w:rsidDel="0030244A">
          <w:rPr>
            <w:highlight w:val="yellow"/>
          </w:rPr>
          <w:delText xml:space="preserve">elete this </w:delText>
        </w:r>
        <w:r w:rsidDel="0030244A">
          <w:rPr>
            <w:highlight w:val="yellow"/>
          </w:rPr>
          <w:delText xml:space="preserve">NOTE </w:delText>
        </w:r>
        <w:r w:rsidRPr="00866B44" w:rsidDel="0030244A">
          <w:rPr>
            <w:highlight w:val="yellow"/>
          </w:rPr>
          <w:delText>before you deliver</w:delText>
        </w:r>
        <w:bookmarkStart w:id="995" w:name="_Toc53863749"/>
        <w:bookmarkStart w:id="996" w:name="_Toc57914542"/>
        <w:bookmarkEnd w:id="995"/>
        <w:bookmarkEnd w:id="996"/>
      </w:del>
    </w:p>
    <w:p w14:paraId="7B0F3F10" w14:textId="4F2FF696" w:rsidR="00A85E6D" w:rsidRDefault="008768B9" w:rsidP="00A85E6D">
      <w:pPr>
        <w:pStyle w:val="Heading2"/>
      </w:pPr>
      <w:bookmarkStart w:id="997" w:name="_Toc57914543"/>
      <w:bookmarkStart w:id="998" w:name="_Hlk53862522"/>
      <w:ins w:id="999" w:author="Jared Castaneda" w:date="2020-10-06T22:01:00Z">
        <w:r>
          <w:t xml:space="preserve">Successfully </w:t>
        </w:r>
      </w:ins>
      <w:del w:id="1000" w:author="Jared Castaneda" w:date="2020-10-06T21:24:00Z">
        <w:r w:rsidR="00A85E6D" w:rsidDel="002F6793">
          <w:delText>&lt;Scenario 1 Title&gt;</w:delText>
        </w:r>
      </w:del>
      <w:ins w:id="1001" w:author="Jared Castaneda" w:date="2020-10-06T21:24:00Z">
        <w:r w:rsidR="002F6793">
          <w:t>Booking a Flight</w:t>
        </w:r>
      </w:ins>
      <w:ins w:id="1002" w:author="Jared Castaneda" w:date="2020-10-06T22:01:00Z">
        <w:r>
          <w:t xml:space="preserve"> with a Credit Card</w:t>
        </w:r>
      </w:ins>
      <w:bookmarkEnd w:id="997"/>
    </w:p>
    <w:p w14:paraId="5CA37815" w14:textId="2F637BEC" w:rsidR="00A85E6D" w:rsidRDefault="00A85E6D" w:rsidP="00A85E6D">
      <w:pPr>
        <w:pStyle w:val="Heading3"/>
      </w:pPr>
      <w:bookmarkStart w:id="1003" w:name="_Toc57914544"/>
      <w:bookmarkEnd w:id="998"/>
      <w:r>
        <w:t>Scenario Description</w:t>
      </w:r>
      <w:bookmarkEnd w:id="1003"/>
    </w:p>
    <w:p w14:paraId="1695D126" w14:textId="29B4C69B" w:rsidR="00A85E6D" w:rsidRDefault="00196A8E">
      <w:pPr>
        <w:pStyle w:val="NormalL2"/>
        <w:ind w:left="1170"/>
        <w:pPrChange w:id="1004" w:author="Jared Castaneda" w:date="2020-10-06T21:49:00Z">
          <w:pPr>
            <w:pStyle w:val="NormalL2"/>
          </w:pPr>
        </w:pPrChange>
      </w:pPr>
      <w:ins w:id="1005" w:author="Jared Castaneda" w:date="2020-10-06T21:49:00Z">
        <w:r>
          <w:t>This scenario is a successful purchase of a ticket</w:t>
        </w:r>
      </w:ins>
      <w:ins w:id="1006" w:author="Jared Castaneda" w:date="2020-10-06T21:52:00Z">
        <w:r>
          <w:t xml:space="preserve"> with a credit card</w:t>
        </w:r>
      </w:ins>
      <w:ins w:id="1007" w:author="Jared Castaneda" w:date="2020-10-06T21:49:00Z">
        <w:r>
          <w:t xml:space="preserve">. </w:t>
        </w:r>
      </w:ins>
      <w:ins w:id="1008" w:author="Jared Castaneda" w:date="2020-10-06T21:50:00Z">
        <w:r>
          <w:t xml:space="preserve">The Customer makes various requests to the System, and the System provides information back. </w:t>
        </w:r>
      </w:ins>
      <w:ins w:id="1009" w:author="Jared Castaneda" w:date="2020-10-17T21:27:00Z">
        <w:r w:rsidR="004769C1">
          <w:t xml:space="preserve">The information needed to pay with a credit card includes a card number, card pin, Customer name, billing address, and the amount they will be paying. </w:t>
        </w:r>
      </w:ins>
      <w:ins w:id="1010" w:author="Jared Castaneda" w:date="2020-10-06T21:50:00Z">
        <w:r>
          <w:t>At the end of the scenario, the Customer will know everything about the flight they purchased and can view this information</w:t>
        </w:r>
      </w:ins>
      <w:ins w:id="1011" w:author="Jared Castaneda" w:date="2020-10-06T21:51:00Z">
        <w:r>
          <w:t xml:space="preserve"> that</w:t>
        </w:r>
      </w:ins>
      <w:ins w:id="1012" w:author="Jared Castaneda" w:date="2020-10-06T21:52:00Z">
        <w:r>
          <w:t xml:space="preserve"> ha</w:t>
        </w:r>
      </w:ins>
      <w:ins w:id="1013" w:author="Jared Castaneda" w:date="2020-10-06T21:51:00Z">
        <w:r>
          <w:t>s been sent to them</w:t>
        </w:r>
      </w:ins>
      <w:ins w:id="1014" w:author="Jared Castaneda" w:date="2020-10-20T23:05:00Z">
        <w:r w:rsidR="00BE47D9">
          <w:t xml:space="preserve"> by the System</w:t>
        </w:r>
      </w:ins>
      <w:ins w:id="1015" w:author="Jared Castaneda" w:date="2020-10-06T21:51:00Z">
        <w:r>
          <w:t xml:space="preserve">. </w:t>
        </w:r>
      </w:ins>
      <w:ins w:id="1016" w:author="Jared Castaneda" w:date="2020-10-06T21:54:00Z">
        <w:r w:rsidR="00EB2BCB">
          <w:t>The</w:t>
        </w:r>
      </w:ins>
      <w:ins w:id="1017" w:author="Jared Castaneda" w:date="2020-10-06T21:55:00Z">
        <w:r w:rsidR="00EB2BCB">
          <w:t xml:space="preserve"> extra seats will include one ticket for another person to accompany the current Customer.</w:t>
        </w:r>
        <w:r w:rsidR="00EB2BCB" w:rsidDel="00196A8E">
          <w:t xml:space="preserve"> </w:t>
        </w:r>
      </w:ins>
      <w:del w:id="1018" w:author="Jared Castaneda" w:date="2020-10-06T21:49:00Z">
        <w:r w:rsidR="00A85E6D" w:rsidDel="00196A8E">
          <w:delText>…</w:delText>
        </w:r>
      </w:del>
    </w:p>
    <w:p w14:paraId="2F3220EE" w14:textId="0A316E69" w:rsidR="00A85E6D" w:rsidRDefault="00A85E6D" w:rsidP="00A85E6D">
      <w:pPr>
        <w:pStyle w:val="Heading3"/>
      </w:pPr>
      <w:bookmarkStart w:id="1019" w:name="_Toc57914545"/>
      <w:r>
        <w:t>System Sequence Diagram</w:t>
      </w:r>
      <w:bookmarkEnd w:id="1019"/>
      <w:ins w:id="1020" w:author="Jared Castaneda" w:date="2020-10-18T18:03:00Z">
        <w:r w:rsidR="00E73FD8">
          <w:t xml:space="preserve"> </w:t>
        </w:r>
      </w:ins>
    </w:p>
    <w:p w14:paraId="5BA1B82E" w14:textId="39C349B7" w:rsidR="00A85E6D" w:rsidRPr="00A85E6D" w:rsidRDefault="00277E4B">
      <w:pPr>
        <w:pStyle w:val="NormalL2"/>
        <w:jc w:val="center"/>
        <w:pPrChange w:id="1021" w:author="Jared Castaneda" w:date="2020-11-09T11:43:00Z">
          <w:pPr>
            <w:pStyle w:val="NormalL2"/>
          </w:pPr>
        </w:pPrChange>
      </w:pPr>
      <w:ins w:id="1022" w:author="Jared Castaneda" w:date="2020-12-07T13:35:00Z">
        <w:r>
          <w:rPr>
            <w:noProof/>
          </w:rPr>
          <w:drawing>
            <wp:inline distT="0" distB="0" distL="0" distR="0" wp14:anchorId="13EFB90A" wp14:editId="367AD3D8">
              <wp:extent cx="5638749" cy="5898869"/>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9151" cy="5909751"/>
                      </a:xfrm>
                      <a:prstGeom prst="rect">
                        <a:avLst/>
                      </a:prstGeom>
                    </pic:spPr>
                  </pic:pic>
                </a:graphicData>
              </a:graphic>
            </wp:inline>
          </w:drawing>
        </w:r>
      </w:ins>
      <w:del w:id="1023" w:author="Jared Castaneda" w:date="2020-10-06T21:49:00Z">
        <w:r w:rsidR="00A85E6D" w:rsidDel="008C6CC2">
          <w:delText>…</w:delText>
        </w:r>
      </w:del>
    </w:p>
    <w:p w14:paraId="4EB3D577" w14:textId="499F3CD5" w:rsidR="00A85E6D" w:rsidRDefault="004769C1" w:rsidP="00BB619C">
      <w:pPr>
        <w:pStyle w:val="Heading2"/>
        <w:pageBreakBefore/>
      </w:pPr>
      <w:bookmarkStart w:id="1024" w:name="_Toc57914546"/>
      <w:ins w:id="1025" w:author="Jared Castaneda" w:date="2020-10-17T21:28:00Z">
        <w:r>
          <w:lastRenderedPageBreak/>
          <w:t xml:space="preserve">Successfully </w:t>
        </w:r>
        <w:r w:rsidRPr="004769C1">
          <w:t xml:space="preserve">Booking a Flight with a </w:t>
        </w:r>
        <w:r>
          <w:t>Gift</w:t>
        </w:r>
        <w:r w:rsidRPr="004769C1">
          <w:t xml:space="preserve"> Card</w:t>
        </w:r>
        <w:bookmarkEnd w:id="1024"/>
        <w:r w:rsidRPr="004769C1" w:rsidDel="004769C1">
          <w:t xml:space="preserve"> </w:t>
        </w:r>
      </w:ins>
      <w:del w:id="1026" w:author="Jared Castaneda" w:date="2020-10-17T21:28:00Z">
        <w:r w:rsidR="00A85E6D" w:rsidDel="004769C1">
          <w:delText>&lt;Scenario 2 Title&gt;</w:delText>
        </w:r>
      </w:del>
    </w:p>
    <w:p w14:paraId="6DE340B5" w14:textId="77777777" w:rsidR="00A85E6D" w:rsidRDefault="00A85E6D" w:rsidP="00A85E6D">
      <w:pPr>
        <w:pStyle w:val="Heading3"/>
      </w:pPr>
      <w:bookmarkStart w:id="1027" w:name="_Toc57914547"/>
      <w:r>
        <w:t>Scenario Description</w:t>
      </w:r>
      <w:bookmarkEnd w:id="1027"/>
    </w:p>
    <w:p w14:paraId="42366042" w14:textId="626EFE8D" w:rsidR="00A85E6D" w:rsidRDefault="004769C1" w:rsidP="00A85E6D">
      <w:pPr>
        <w:pStyle w:val="NormalL2"/>
      </w:pPr>
      <w:ins w:id="1028" w:author="Jared Castaneda" w:date="2020-10-17T21:28:00Z">
        <w:r>
          <w:t>This s</w:t>
        </w:r>
      </w:ins>
      <w:ins w:id="1029" w:author="Jared Castaneda" w:date="2020-10-17T21:29:00Z">
        <w:r>
          <w:t>cenario is</w:t>
        </w:r>
      </w:ins>
      <w:ins w:id="1030" w:author="Jared Castaneda" w:date="2020-10-17T21:39:00Z">
        <w:r w:rsidR="00C73F68">
          <w:t xml:space="preserve"> almost identical to paying with a credit card</w:t>
        </w:r>
      </w:ins>
      <w:ins w:id="1031" w:author="Jared Castaneda" w:date="2020-10-17T21:29:00Z">
        <w:r>
          <w:t xml:space="preserve">, only with a few differences. A gift card contains a gift card </w:t>
        </w:r>
      </w:ins>
      <w:ins w:id="1032" w:author="Jared Castaneda" w:date="2020-10-17T21:47:00Z">
        <w:r w:rsidR="00BF5298">
          <w:t>“</w:t>
        </w:r>
      </w:ins>
      <w:ins w:id="1033" w:author="Jared Castaneda" w:date="2020-10-17T21:29:00Z">
        <w:r>
          <w:t>number</w:t>
        </w:r>
      </w:ins>
      <w:ins w:id="1034" w:author="Jared Castaneda" w:date="2020-10-17T21:47:00Z">
        <w:r w:rsidR="00BF5298">
          <w:t>”</w:t>
        </w:r>
      </w:ins>
      <w:ins w:id="1035" w:author="Jared Castaneda" w:date="2020-10-17T21:29:00Z">
        <w:r>
          <w:t xml:space="preserve">, which can contain alphabetical letters. There is no billing address required. </w:t>
        </w:r>
      </w:ins>
      <w:ins w:id="1036" w:author="Jared Castaneda" w:date="2020-10-17T21:30:00Z">
        <w:r>
          <w:t>The System responds with the remaining gift card balance</w:t>
        </w:r>
      </w:ins>
      <w:ins w:id="1037" w:author="Jared Castaneda" w:date="2020-10-17T21:31:00Z">
        <w:r>
          <w:t xml:space="preserve">. </w:t>
        </w:r>
      </w:ins>
      <w:ins w:id="1038" w:author="Jared Castaneda" w:date="2020-10-17T21:30:00Z">
        <w:r>
          <w:t>If there</w:t>
        </w:r>
      </w:ins>
      <w:ins w:id="1039" w:author="Jared Castaneda" w:date="2020-10-17T21:31:00Z">
        <w:r>
          <w:t xml:space="preserve"> </w:t>
        </w:r>
      </w:ins>
      <w:ins w:id="1040" w:author="Jared Castaneda" w:date="2020-10-17T21:33:00Z">
        <w:r>
          <w:t>still is a balance remaining,</w:t>
        </w:r>
      </w:ins>
      <w:ins w:id="1041" w:author="Jared Castaneda" w:date="2020-10-17T21:31:00Z">
        <w:r>
          <w:t xml:space="preserve"> the Customer will be notified. </w:t>
        </w:r>
      </w:ins>
      <w:ins w:id="1042" w:author="Jared Castaneda" w:date="2020-10-17T21:36:00Z">
        <w:r w:rsidR="005221C7">
          <w:t>The balance returned</w:t>
        </w:r>
      </w:ins>
      <w:ins w:id="1043" w:author="Jared Castaneda" w:date="2020-10-17T21:31:00Z">
        <w:r w:rsidRPr="004769C1">
          <w:t xml:space="preserve"> will be zero if </w:t>
        </w:r>
      </w:ins>
      <w:ins w:id="1044" w:author="Jared Castaneda" w:date="2020-10-17T21:46:00Z">
        <w:r w:rsidR="001D0F3F">
          <w:t xml:space="preserve">it has all </w:t>
        </w:r>
      </w:ins>
      <w:ins w:id="1045" w:author="Jared Castaneda" w:date="2020-10-17T21:31:00Z">
        <w:r w:rsidRPr="004769C1">
          <w:t xml:space="preserve">been used. </w:t>
        </w:r>
        <w:r>
          <w:t>The Cu</w:t>
        </w:r>
      </w:ins>
      <w:ins w:id="1046" w:author="Jared Castaneda" w:date="2020-10-17T21:32:00Z">
        <w:r>
          <w:t>stomer will need to request to pay with another payment method if there still is a remaining unpaid amount for the flight.</w:t>
        </w:r>
      </w:ins>
      <w:ins w:id="1047" w:author="Jared Castaneda" w:date="2020-10-17T21:33:00Z">
        <w:r>
          <w:t xml:space="preserve"> </w:t>
        </w:r>
      </w:ins>
      <w:del w:id="1048" w:author="Jared Castaneda" w:date="2020-10-17T21:28:00Z">
        <w:r w:rsidR="00A85E6D" w:rsidDel="004769C1">
          <w:delText>…</w:delText>
        </w:r>
      </w:del>
    </w:p>
    <w:p w14:paraId="3B178B3C" w14:textId="77777777" w:rsidR="00A85E6D" w:rsidRDefault="00A85E6D" w:rsidP="00A85E6D">
      <w:pPr>
        <w:pStyle w:val="Heading3"/>
      </w:pPr>
      <w:bookmarkStart w:id="1049" w:name="_Toc57914548"/>
      <w:r>
        <w:t>System Sequence Diagram</w:t>
      </w:r>
      <w:bookmarkEnd w:id="1049"/>
    </w:p>
    <w:p w14:paraId="11454CAC" w14:textId="74A575E2" w:rsidR="00A85E6D" w:rsidRPr="00A85E6D" w:rsidRDefault="00E65067">
      <w:pPr>
        <w:pStyle w:val="NormalL2"/>
        <w:jc w:val="center"/>
        <w:pPrChange w:id="1050" w:author="Jared Castaneda" w:date="2020-11-09T11:44:00Z">
          <w:pPr>
            <w:pStyle w:val="NormalL2"/>
          </w:pPr>
        </w:pPrChange>
      </w:pPr>
      <w:ins w:id="1051" w:author="Jared Castaneda" w:date="2020-11-22T17:52:00Z">
        <w:r>
          <w:rPr>
            <w:noProof/>
          </w:rPr>
          <w:drawing>
            <wp:inline distT="0" distB="0" distL="0" distR="0" wp14:anchorId="0AA858A4" wp14:editId="1BDD38BB">
              <wp:extent cx="6237774" cy="6653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0081" cy="6676840"/>
                      </a:xfrm>
                      <a:prstGeom prst="rect">
                        <a:avLst/>
                      </a:prstGeom>
                    </pic:spPr>
                  </pic:pic>
                </a:graphicData>
              </a:graphic>
            </wp:inline>
          </w:drawing>
        </w:r>
      </w:ins>
      <w:del w:id="1052" w:author="Jared Castaneda" w:date="2020-10-17T21:28:00Z">
        <w:r w:rsidR="00A85E6D" w:rsidDel="004769C1">
          <w:delText>…</w:delText>
        </w:r>
      </w:del>
    </w:p>
    <w:p w14:paraId="4984BDC9" w14:textId="292B3DD8" w:rsidR="00A85E6D" w:rsidRDefault="00A85E6D" w:rsidP="001A314E">
      <w:pPr>
        <w:pStyle w:val="NormalL2"/>
        <w:ind w:left="0"/>
        <w:rPr>
          <w:ins w:id="1053" w:author="Jared Castaneda" w:date="2020-09-21T20:53:00Z"/>
        </w:rPr>
      </w:pPr>
    </w:p>
    <w:p w14:paraId="3C18F0DA" w14:textId="684C34BA" w:rsidR="0089176C" w:rsidRPr="00A85E6D" w:rsidRDefault="0089176C" w:rsidP="001A314E">
      <w:pPr>
        <w:pStyle w:val="NormalL2"/>
        <w:ind w:left="0"/>
      </w:pPr>
    </w:p>
    <w:sectPr w:rsidR="0089176C" w:rsidRPr="00A85E6D" w:rsidSect="00372871">
      <w:headerReference w:type="default" r:id="rId22"/>
      <w:footerReference w:type="default" r:id="rId23"/>
      <w:type w:val="oddPage"/>
      <w:pgSz w:w="12240" w:h="15840"/>
      <w:pgMar w:top="720" w:right="720" w:bottom="720" w:left="720" w:header="360" w:footer="36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38" w:author="Jared Castaneda" w:date="2020-10-11T20:28:00Z" w:initials="JC">
    <w:p w14:paraId="6500975C" w14:textId="77777777" w:rsidR="005A2764" w:rsidRDefault="005A2764">
      <w:pPr>
        <w:pStyle w:val="CommentText"/>
        <w:rPr>
          <w:noProof/>
        </w:rPr>
      </w:pPr>
      <w:r>
        <w:rPr>
          <w:rStyle w:val="CommentReference"/>
        </w:rPr>
        <w:annotationRef/>
      </w:r>
      <w:r>
        <w:rPr>
          <w:noProof/>
        </w:rPr>
        <w:t>fix me</w:t>
      </w:r>
    </w:p>
    <w:p w14:paraId="59802D3F" w14:textId="19E799B6" w:rsidR="005A2764" w:rsidRDefault="005A2764">
      <w:pPr>
        <w:pStyle w:val="CommentText"/>
      </w:pPr>
    </w:p>
  </w:comment>
  <w:comment w:id="712" w:author="Jared Castaneda" w:date="2020-09-20T15:12:00Z" w:initials="JC">
    <w:p w14:paraId="3FF0450B" w14:textId="359A7C76" w:rsidR="005A2764" w:rsidRDefault="005A2764">
      <w:pPr>
        <w:pStyle w:val="CommentText"/>
      </w:pPr>
      <w:r>
        <w:rPr>
          <w:rStyle w:val="CommentReference"/>
        </w:rPr>
        <w:annotationRef/>
      </w:r>
      <w:r>
        <w:t>are these numbered based off the main success scenario?</w:t>
      </w:r>
    </w:p>
  </w:comment>
  <w:comment w:id="831" w:author="Jared Castaneda" w:date="2020-09-21T19:55:00Z" w:initials="JC">
    <w:p w14:paraId="1E7238B2" w14:textId="1D54D955" w:rsidR="005A2764" w:rsidRDefault="005A2764">
      <w:pPr>
        <w:pStyle w:val="CommentText"/>
      </w:pPr>
      <w:r>
        <w:rPr>
          <w:rStyle w:val="CommentReference"/>
        </w:rPr>
        <w:annotationRef/>
      </w:r>
      <w:r>
        <w:t>delete later maybe?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802D3F" w15:done="0"/>
  <w15:commentEx w15:paraId="3FF0450B" w15:done="0"/>
  <w15:commentEx w15:paraId="1E7238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DE962" w16cex:dateUtc="2020-10-12T03:28:00Z"/>
  <w16cex:commentExtensible w16cex:durableId="2311EFFA" w16cex:dateUtc="2020-09-20T22:12:00Z"/>
  <w16cex:commentExtensible w16cex:durableId="231383C6" w16cex:dateUtc="2020-09-22T0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802D3F" w16cid:durableId="232DE962"/>
  <w16cid:commentId w16cid:paraId="3FF0450B" w16cid:durableId="2311EFFA"/>
  <w16cid:commentId w16cid:paraId="1E7238B2" w16cid:durableId="231383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284E92" w14:textId="77777777" w:rsidR="000E24D5" w:rsidRDefault="000E24D5" w:rsidP="00D73986">
      <w:r>
        <w:separator/>
      </w:r>
    </w:p>
  </w:endnote>
  <w:endnote w:type="continuationSeparator" w:id="0">
    <w:p w14:paraId="3947E014" w14:textId="77777777" w:rsidR="000E24D5" w:rsidRDefault="000E24D5"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778F1" w14:textId="77777777" w:rsidR="005A2764" w:rsidRDefault="005A2764" w:rsidP="00067A15">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18D1AE2E" w:rsidR="005A2764" w:rsidRPr="00E11F13" w:rsidRDefault="005A2764" w:rsidP="007F7193">
    <w:pPr>
      <w:pStyle w:val="Footer"/>
      <w:pBdr>
        <w:top w:val="thickThinMediumGap" w:sz="4" w:space="1" w:color="auto"/>
      </w:pBdr>
    </w:pPr>
    <w:del w:id="311" w:author="Jared Castaneda" w:date="2020-09-25T22:32:00Z">
      <w:r w:rsidRPr="00E11F13" w:rsidDel="00CA58F6">
        <w:fldChar w:fldCharType="begin"/>
      </w:r>
      <w:r w:rsidRPr="00E11F13" w:rsidDel="00CA58F6">
        <w:delInstrText xml:space="preserve"> REF ProjectName \h  \* MERGEFORMAT </w:delInstrText>
      </w:r>
      <w:r w:rsidRPr="00E11F13" w:rsidDel="00CA58F6">
        <w:fldChar w:fldCharType="separate"/>
      </w:r>
      <w:r w:rsidRPr="00EC7326" w:rsidDel="00CA58F6">
        <w:delText>&lt;Your Project Title here</w:delText>
      </w:r>
      <w:r w:rsidDel="00CA58F6">
        <w:delText xml:space="preserve">&gt; </w:delText>
      </w:r>
      <w:r w:rsidRPr="00E11F13" w:rsidDel="00CA58F6">
        <w:fldChar w:fldCharType="end"/>
      </w:r>
    </w:del>
    <w:ins w:id="312" w:author="Jared Castaneda" w:date="2020-09-25T22:32:00Z">
      <w:r>
        <w:t>Tuffy Flights</w:t>
      </w:r>
    </w:ins>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r w:rsidR="000E24D5">
      <w:fldChar w:fldCharType="begin"/>
    </w:r>
    <w:r w:rsidR="000E24D5">
      <w:instrText xml:space="preserve"> SECTIONPAGES  \* roman  \* MERGEFORMAT </w:instrText>
    </w:r>
    <w:r w:rsidR="000E24D5">
      <w:fldChar w:fldCharType="separate"/>
    </w:r>
    <w:r w:rsidR="00DF7FFB">
      <w:rPr>
        <w:noProof/>
      </w:rPr>
      <w:t>ii</w:t>
    </w:r>
    <w:r w:rsidR="000E24D5">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659F6149" w:rsidR="005A2764" w:rsidRDefault="005A2764" w:rsidP="007F7193">
    <w:pPr>
      <w:pStyle w:val="Footer"/>
      <w:pBdr>
        <w:top w:val="thickThinMediumGap" w:sz="4" w:space="1" w:color="auto"/>
      </w:pBdr>
    </w:pPr>
    <w:r w:rsidRPr="00782851">
      <w:t>Tuffy Flights</w:t>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0E24D5">
      <w:fldChar w:fldCharType="begin"/>
    </w:r>
    <w:r w:rsidR="000E24D5">
      <w:instrText xml:space="preserve"> NUMPAGES   \* MERGEFORMAT </w:instrText>
    </w:r>
    <w:r w:rsidR="000E24D5">
      <w:fldChar w:fldCharType="separate"/>
    </w:r>
    <w:r w:rsidR="00DF7FFB">
      <w:rPr>
        <w:noProof/>
      </w:rPr>
      <w:instrText>9</w:instrText>
    </w:r>
    <w:r w:rsidR="000E24D5">
      <w:rPr>
        <w:noProof/>
      </w:rPr>
      <w:fldChar w:fldCharType="end"/>
    </w:r>
    <w:r>
      <w:instrText xml:space="preserve"> - </w:instrText>
    </w:r>
    <w:r w:rsidR="000E24D5">
      <w:fldChar w:fldCharType="begin"/>
    </w:r>
    <w:r w:rsidR="000E24D5">
      <w:instrText xml:space="preserve"> PAGEREF  EndOfTOC  \* MERGEFORMAT </w:instrText>
    </w:r>
    <w:r w:rsidR="000E24D5">
      <w:fldChar w:fldCharType="separate"/>
    </w:r>
    <w:r w:rsidR="00DF7FFB">
      <w:rPr>
        <w:noProof/>
      </w:rPr>
      <w:instrText>2</w:instrText>
    </w:r>
    <w:r w:rsidR="000E24D5">
      <w:rPr>
        <w:noProof/>
      </w:rPr>
      <w:fldChar w:fldCharType="end"/>
    </w:r>
    <w:r>
      <w:instrText xml:space="preserve"> - 1 </w:instrText>
    </w:r>
    <w:r>
      <w:fldChar w:fldCharType="separate"/>
    </w:r>
    <w:r w:rsidR="00DF7FFB">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CCB9B" w14:textId="77777777" w:rsidR="000E24D5" w:rsidRDefault="000E24D5" w:rsidP="00D73986">
      <w:r>
        <w:separator/>
      </w:r>
    </w:p>
  </w:footnote>
  <w:footnote w:type="continuationSeparator" w:id="0">
    <w:p w14:paraId="253B12A0" w14:textId="77777777" w:rsidR="000E24D5" w:rsidRDefault="000E24D5"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FAA86" w14:textId="77777777" w:rsidR="005A2764" w:rsidRDefault="005A2764" w:rsidP="00067A1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0DA12109" w:rsidR="005A2764" w:rsidRPr="00C237FA" w:rsidRDefault="005A2764" w:rsidP="00D73986">
    <w:pPr>
      <w:pStyle w:val="Header"/>
    </w:pPr>
    <w:r w:rsidRPr="00C237FA">
      <w:fldChar w:fldCharType="begin"/>
    </w:r>
    <w:r w:rsidRPr="00C237FA">
      <w:instrText xml:space="preserve"> REF DocumentTitle \h  \* MERGEFORMAT </w:instrText>
    </w:r>
    <w:r w:rsidRPr="00C237FA">
      <w:fldChar w:fldCharType="separate"/>
    </w:r>
    <w:r>
      <w:t xml:space="preserve">Use Case Model – Annex 1 </w:t>
    </w:r>
    <w:r w:rsidRPr="00C237FA">
      <w:fldChar w:fldCharType="end"/>
    </w:r>
    <w:r>
      <w:t>:</w:t>
    </w:r>
    <w:r w:rsidRPr="00A14631">
      <w:t xml:space="preserve"> Process Flight Ticket Booking</w:t>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309" w:author="Jared Castaneda" w:date="2020-12-07T13:30:00Z">
      <w:r w:rsidR="00B84D29">
        <w:rPr>
          <w:noProof/>
        </w:rPr>
        <w:t>Sunday, December 6, 2020</w:t>
      </w:r>
    </w:ins>
    <w:del w:id="310" w:author="Jared Castaneda" w:date="2020-09-21T20:44:00Z">
      <w:r w:rsidDel="00004C3F">
        <w:rPr>
          <w:noProof/>
        </w:rPr>
        <w:delText>Sunday, September 20, 2020</w:delText>
      </w:r>
    </w:del>
    <w:r w:rsidRPr="00C237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5A2764" w:rsidRDefault="005A2764"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005A8E17" w:rsidR="005A2764" w:rsidRPr="00C237FA" w:rsidRDefault="005A2764" w:rsidP="00D73986">
    <w:pPr>
      <w:pStyle w:val="Header"/>
    </w:pPr>
    <w:r w:rsidRPr="00C237FA">
      <w:fldChar w:fldCharType="begin"/>
    </w:r>
    <w:r w:rsidRPr="00C237FA">
      <w:instrText xml:space="preserve"> REF DocumentTitle \h  \* MERGEFORMAT </w:instrText>
    </w:r>
    <w:r w:rsidRPr="00C237FA">
      <w:fldChar w:fldCharType="separate"/>
    </w:r>
    <w:r>
      <w:t xml:space="preserve">Use Case Model – Annex 1 </w:t>
    </w:r>
    <w:r w:rsidRPr="00C237FA">
      <w:fldChar w:fldCharType="end"/>
    </w:r>
    <w:del w:id="1054" w:author="Jared Castaneda" w:date="2020-11-09T11:45:00Z">
      <w:r w:rsidDel="000B7465">
        <w:delText xml:space="preserve">: </w:delText>
      </w:r>
      <w:r w:rsidDel="000B7465">
        <w:fldChar w:fldCharType="begin"/>
      </w:r>
      <w:r w:rsidDel="000B7465">
        <w:delInstrText xml:space="preserve"> REF UseCaseTitle \h </w:delInstrText>
      </w:r>
      <w:r w:rsidDel="000B7465">
        <w:fldChar w:fldCharType="separate"/>
      </w:r>
      <w:r w:rsidRPr="005E7F75" w:rsidDel="000B7465">
        <w:delText xml:space="preserve"> Process Flight Ticket Booking</w:delText>
      </w:r>
      <w:r w:rsidDel="000B7465">
        <w:delText xml:space="preserve"> </w:delText>
      </w:r>
      <w:r w:rsidDel="000B7465">
        <w:fldChar w:fldCharType="end"/>
      </w:r>
    </w:del>
    <w:ins w:id="1055" w:author="Jared Castaneda" w:date="2020-11-09T11:45:00Z">
      <w:r>
        <w:t>: Book Flight</w:t>
      </w:r>
    </w:ins>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1056" w:author="Jared Castaneda" w:date="2020-12-07T13:30:00Z">
      <w:r w:rsidR="00B84D29">
        <w:rPr>
          <w:noProof/>
        </w:rPr>
        <w:t>Sunday, December 6, 2020</w:t>
      </w:r>
    </w:ins>
    <w:del w:id="1057" w:author="Jared Castaneda" w:date="2020-09-21T20:44:00Z">
      <w:r w:rsidDel="00004C3F">
        <w:rPr>
          <w:noProof/>
        </w:rPr>
        <w:delText>Sunday, September 20, 2020</w:delText>
      </w:r>
    </w:del>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6356"/>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E920FE"/>
    <w:multiLevelType w:val="hybridMultilevel"/>
    <w:tmpl w:val="DC6A60F0"/>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17C80F18"/>
    <w:multiLevelType w:val="hybridMultilevel"/>
    <w:tmpl w:val="4540F544"/>
    <w:lvl w:ilvl="0" w:tplc="C9DEDED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D357D20"/>
    <w:multiLevelType w:val="hybridMultilevel"/>
    <w:tmpl w:val="BBCAB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407469"/>
    <w:multiLevelType w:val="hybridMultilevel"/>
    <w:tmpl w:val="40EE7F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10069CE"/>
    <w:multiLevelType w:val="hybridMultilevel"/>
    <w:tmpl w:val="8CE239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2E043E0"/>
    <w:multiLevelType w:val="hybridMultilevel"/>
    <w:tmpl w:val="444EBD1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B565A2D"/>
    <w:multiLevelType w:val="hybridMultilevel"/>
    <w:tmpl w:val="444EBD1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A2642"/>
    <w:multiLevelType w:val="hybridMultilevel"/>
    <w:tmpl w:val="CF2C4B0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4" w15:restartNumberingAfterBreak="0">
    <w:nsid w:val="72FA3F36"/>
    <w:multiLevelType w:val="hybridMultilevel"/>
    <w:tmpl w:val="9C0AA6E2"/>
    <w:lvl w:ilvl="0" w:tplc="73D63AE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7"/>
  </w:num>
  <w:num w:numId="4">
    <w:abstractNumId w:val="12"/>
  </w:num>
  <w:num w:numId="5">
    <w:abstractNumId w:val="1"/>
  </w:num>
  <w:num w:numId="6">
    <w:abstractNumId w:val="0"/>
  </w:num>
  <w:num w:numId="7">
    <w:abstractNumId w:val="13"/>
  </w:num>
  <w:num w:numId="8">
    <w:abstractNumId w:val="8"/>
  </w:num>
  <w:num w:numId="9">
    <w:abstractNumId w:val="14"/>
  </w:num>
  <w:num w:numId="10">
    <w:abstractNumId w:val="9"/>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3"/>
  </w:num>
  <w:num w:numId="14">
    <w:abstractNumId w:val="4"/>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red Castaneda">
    <w15:presenceInfo w15:providerId="Windows Live" w15:userId="eba50c435f555d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04C3F"/>
    <w:rsid w:val="000246CF"/>
    <w:rsid w:val="00033547"/>
    <w:rsid w:val="00047285"/>
    <w:rsid w:val="00054191"/>
    <w:rsid w:val="00062DC3"/>
    <w:rsid w:val="00067A15"/>
    <w:rsid w:val="000774C0"/>
    <w:rsid w:val="000A3257"/>
    <w:rsid w:val="000B355C"/>
    <w:rsid w:val="000B7465"/>
    <w:rsid w:val="000C530D"/>
    <w:rsid w:val="000C57D0"/>
    <w:rsid w:val="000E24B8"/>
    <w:rsid w:val="000E24D5"/>
    <w:rsid w:val="000E790D"/>
    <w:rsid w:val="000F2765"/>
    <w:rsid w:val="00110899"/>
    <w:rsid w:val="00116932"/>
    <w:rsid w:val="00120D57"/>
    <w:rsid w:val="001217B2"/>
    <w:rsid w:val="00122E16"/>
    <w:rsid w:val="00123112"/>
    <w:rsid w:val="00126BCF"/>
    <w:rsid w:val="00130219"/>
    <w:rsid w:val="0013122B"/>
    <w:rsid w:val="0014413A"/>
    <w:rsid w:val="001505F7"/>
    <w:rsid w:val="00150FB3"/>
    <w:rsid w:val="00152828"/>
    <w:rsid w:val="001675F4"/>
    <w:rsid w:val="00167DF2"/>
    <w:rsid w:val="00173EF8"/>
    <w:rsid w:val="00174701"/>
    <w:rsid w:val="0018222F"/>
    <w:rsid w:val="001943E1"/>
    <w:rsid w:val="00196A8E"/>
    <w:rsid w:val="001A1B7D"/>
    <w:rsid w:val="001A314E"/>
    <w:rsid w:val="001A703F"/>
    <w:rsid w:val="001B788C"/>
    <w:rsid w:val="001D0F3F"/>
    <w:rsid w:val="001E5FB9"/>
    <w:rsid w:val="001F66E6"/>
    <w:rsid w:val="00205B61"/>
    <w:rsid w:val="002123FF"/>
    <w:rsid w:val="00212C0E"/>
    <w:rsid w:val="002174C7"/>
    <w:rsid w:val="00217504"/>
    <w:rsid w:val="00222E34"/>
    <w:rsid w:val="00233D7F"/>
    <w:rsid w:val="00235D0A"/>
    <w:rsid w:val="002452C0"/>
    <w:rsid w:val="0024554C"/>
    <w:rsid w:val="00245A62"/>
    <w:rsid w:val="0025548B"/>
    <w:rsid w:val="00260154"/>
    <w:rsid w:val="002605CB"/>
    <w:rsid w:val="0026737B"/>
    <w:rsid w:val="0027641C"/>
    <w:rsid w:val="00277E4B"/>
    <w:rsid w:val="002870AE"/>
    <w:rsid w:val="002A42A2"/>
    <w:rsid w:val="002A7205"/>
    <w:rsid w:val="002D5DF5"/>
    <w:rsid w:val="002D6D50"/>
    <w:rsid w:val="002E16DB"/>
    <w:rsid w:val="002E3212"/>
    <w:rsid w:val="002E7740"/>
    <w:rsid w:val="002F5C84"/>
    <w:rsid w:val="002F661A"/>
    <w:rsid w:val="002F6793"/>
    <w:rsid w:val="0030244A"/>
    <w:rsid w:val="00303E2D"/>
    <w:rsid w:val="00320B7C"/>
    <w:rsid w:val="00325486"/>
    <w:rsid w:val="00345094"/>
    <w:rsid w:val="0034663E"/>
    <w:rsid w:val="00347A0C"/>
    <w:rsid w:val="00361777"/>
    <w:rsid w:val="00372871"/>
    <w:rsid w:val="003864C1"/>
    <w:rsid w:val="00396D65"/>
    <w:rsid w:val="003B1459"/>
    <w:rsid w:val="003C6A96"/>
    <w:rsid w:val="003D6E3D"/>
    <w:rsid w:val="003E3EED"/>
    <w:rsid w:val="003F2322"/>
    <w:rsid w:val="004402F6"/>
    <w:rsid w:val="00441B52"/>
    <w:rsid w:val="00466317"/>
    <w:rsid w:val="00472343"/>
    <w:rsid w:val="0047298E"/>
    <w:rsid w:val="004769C1"/>
    <w:rsid w:val="004931D0"/>
    <w:rsid w:val="00493AB8"/>
    <w:rsid w:val="004A56EA"/>
    <w:rsid w:val="004C00E5"/>
    <w:rsid w:val="004C3DF1"/>
    <w:rsid w:val="004C5BC4"/>
    <w:rsid w:val="004D4646"/>
    <w:rsid w:val="004D5A16"/>
    <w:rsid w:val="004F22BD"/>
    <w:rsid w:val="004F5406"/>
    <w:rsid w:val="00504A2F"/>
    <w:rsid w:val="00511364"/>
    <w:rsid w:val="00516613"/>
    <w:rsid w:val="00517DE5"/>
    <w:rsid w:val="005221C7"/>
    <w:rsid w:val="00526DB1"/>
    <w:rsid w:val="00530C1F"/>
    <w:rsid w:val="00543656"/>
    <w:rsid w:val="00555CE4"/>
    <w:rsid w:val="00562E7B"/>
    <w:rsid w:val="00566D30"/>
    <w:rsid w:val="00570FC2"/>
    <w:rsid w:val="00575AAD"/>
    <w:rsid w:val="00590DA5"/>
    <w:rsid w:val="00590F72"/>
    <w:rsid w:val="005A1F71"/>
    <w:rsid w:val="005A2764"/>
    <w:rsid w:val="005A5348"/>
    <w:rsid w:val="005C0CF6"/>
    <w:rsid w:val="005C0D2D"/>
    <w:rsid w:val="005C2960"/>
    <w:rsid w:val="005C2EC2"/>
    <w:rsid w:val="005C4E27"/>
    <w:rsid w:val="005E7F75"/>
    <w:rsid w:val="00604E16"/>
    <w:rsid w:val="006124EA"/>
    <w:rsid w:val="00617FFC"/>
    <w:rsid w:val="00621A7F"/>
    <w:rsid w:val="00622E4C"/>
    <w:rsid w:val="006404FC"/>
    <w:rsid w:val="00647606"/>
    <w:rsid w:val="00656114"/>
    <w:rsid w:val="00656E0B"/>
    <w:rsid w:val="00665C74"/>
    <w:rsid w:val="00670431"/>
    <w:rsid w:val="006815E2"/>
    <w:rsid w:val="0068444F"/>
    <w:rsid w:val="00686147"/>
    <w:rsid w:val="00686996"/>
    <w:rsid w:val="0069202B"/>
    <w:rsid w:val="00694C6A"/>
    <w:rsid w:val="006A5BCD"/>
    <w:rsid w:val="006B0C46"/>
    <w:rsid w:val="006B3B0F"/>
    <w:rsid w:val="006B6E74"/>
    <w:rsid w:val="006D0DBA"/>
    <w:rsid w:val="006E275C"/>
    <w:rsid w:val="006F3383"/>
    <w:rsid w:val="006F7219"/>
    <w:rsid w:val="00711BB3"/>
    <w:rsid w:val="00727CF5"/>
    <w:rsid w:val="00731875"/>
    <w:rsid w:val="00760A8E"/>
    <w:rsid w:val="007702F6"/>
    <w:rsid w:val="00770E9E"/>
    <w:rsid w:val="00774A19"/>
    <w:rsid w:val="00777651"/>
    <w:rsid w:val="00781A94"/>
    <w:rsid w:val="00782851"/>
    <w:rsid w:val="007A21E8"/>
    <w:rsid w:val="007A3348"/>
    <w:rsid w:val="007B5D05"/>
    <w:rsid w:val="007B6A0E"/>
    <w:rsid w:val="007B7A12"/>
    <w:rsid w:val="007C2935"/>
    <w:rsid w:val="007C2DEF"/>
    <w:rsid w:val="007C547A"/>
    <w:rsid w:val="007C6B90"/>
    <w:rsid w:val="007C7903"/>
    <w:rsid w:val="007D1E2C"/>
    <w:rsid w:val="007E6647"/>
    <w:rsid w:val="007F6DD2"/>
    <w:rsid w:val="007F7193"/>
    <w:rsid w:val="00811B9D"/>
    <w:rsid w:val="00817DA4"/>
    <w:rsid w:val="00817FE2"/>
    <w:rsid w:val="008376E1"/>
    <w:rsid w:val="0084306B"/>
    <w:rsid w:val="008437A3"/>
    <w:rsid w:val="00843B74"/>
    <w:rsid w:val="00845520"/>
    <w:rsid w:val="00857EAD"/>
    <w:rsid w:val="00865FAC"/>
    <w:rsid w:val="00866B44"/>
    <w:rsid w:val="00872E7C"/>
    <w:rsid w:val="008768B9"/>
    <w:rsid w:val="00883982"/>
    <w:rsid w:val="0089176C"/>
    <w:rsid w:val="008A2B18"/>
    <w:rsid w:val="008B4DA6"/>
    <w:rsid w:val="008B526A"/>
    <w:rsid w:val="008C570B"/>
    <w:rsid w:val="008C6CC2"/>
    <w:rsid w:val="008D2E61"/>
    <w:rsid w:val="008D7C1B"/>
    <w:rsid w:val="008E4E0F"/>
    <w:rsid w:val="008F1CDA"/>
    <w:rsid w:val="00921F78"/>
    <w:rsid w:val="00935BB7"/>
    <w:rsid w:val="0094494B"/>
    <w:rsid w:val="00946076"/>
    <w:rsid w:val="009735F5"/>
    <w:rsid w:val="00973BC2"/>
    <w:rsid w:val="009A2D0F"/>
    <w:rsid w:val="009B02FD"/>
    <w:rsid w:val="009B27B9"/>
    <w:rsid w:val="009B2EFB"/>
    <w:rsid w:val="009B577F"/>
    <w:rsid w:val="009D12CA"/>
    <w:rsid w:val="009D6FE9"/>
    <w:rsid w:val="009E26A5"/>
    <w:rsid w:val="009F600F"/>
    <w:rsid w:val="00A011D0"/>
    <w:rsid w:val="00A07C0B"/>
    <w:rsid w:val="00A14631"/>
    <w:rsid w:val="00A32A2E"/>
    <w:rsid w:val="00A5086E"/>
    <w:rsid w:val="00A63D97"/>
    <w:rsid w:val="00A70F18"/>
    <w:rsid w:val="00A82140"/>
    <w:rsid w:val="00A85E6D"/>
    <w:rsid w:val="00AA3990"/>
    <w:rsid w:val="00AA538F"/>
    <w:rsid w:val="00AA738F"/>
    <w:rsid w:val="00AB00E9"/>
    <w:rsid w:val="00AB11A4"/>
    <w:rsid w:val="00AB786B"/>
    <w:rsid w:val="00AC473A"/>
    <w:rsid w:val="00AD7B22"/>
    <w:rsid w:val="00AE0B39"/>
    <w:rsid w:val="00AE2E60"/>
    <w:rsid w:val="00AE78AD"/>
    <w:rsid w:val="00AF336C"/>
    <w:rsid w:val="00AF5F37"/>
    <w:rsid w:val="00AF6EA7"/>
    <w:rsid w:val="00B1147C"/>
    <w:rsid w:val="00B14193"/>
    <w:rsid w:val="00B3385C"/>
    <w:rsid w:val="00B75BF2"/>
    <w:rsid w:val="00B7706D"/>
    <w:rsid w:val="00B84D29"/>
    <w:rsid w:val="00B93DBD"/>
    <w:rsid w:val="00BA2BCA"/>
    <w:rsid w:val="00BA74EE"/>
    <w:rsid w:val="00BB5443"/>
    <w:rsid w:val="00BB6068"/>
    <w:rsid w:val="00BB619C"/>
    <w:rsid w:val="00BB65FA"/>
    <w:rsid w:val="00BC529A"/>
    <w:rsid w:val="00BE0AEB"/>
    <w:rsid w:val="00BE23E8"/>
    <w:rsid w:val="00BE47D9"/>
    <w:rsid w:val="00BF03CE"/>
    <w:rsid w:val="00BF31CF"/>
    <w:rsid w:val="00BF5298"/>
    <w:rsid w:val="00BF6D89"/>
    <w:rsid w:val="00C037DA"/>
    <w:rsid w:val="00C061D0"/>
    <w:rsid w:val="00C161C0"/>
    <w:rsid w:val="00C171B0"/>
    <w:rsid w:val="00C20764"/>
    <w:rsid w:val="00C237FA"/>
    <w:rsid w:val="00C23A1C"/>
    <w:rsid w:val="00C26528"/>
    <w:rsid w:val="00C3059F"/>
    <w:rsid w:val="00C53336"/>
    <w:rsid w:val="00C60461"/>
    <w:rsid w:val="00C73210"/>
    <w:rsid w:val="00C73F68"/>
    <w:rsid w:val="00C80865"/>
    <w:rsid w:val="00C847C5"/>
    <w:rsid w:val="00C91DEC"/>
    <w:rsid w:val="00CA58F6"/>
    <w:rsid w:val="00CA5B7F"/>
    <w:rsid w:val="00CA7981"/>
    <w:rsid w:val="00CB16EE"/>
    <w:rsid w:val="00CC17B0"/>
    <w:rsid w:val="00CC4516"/>
    <w:rsid w:val="00CD4E89"/>
    <w:rsid w:val="00CD79EF"/>
    <w:rsid w:val="00CF1738"/>
    <w:rsid w:val="00CF38EB"/>
    <w:rsid w:val="00D042FA"/>
    <w:rsid w:val="00D11E13"/>
    <w:rsid w:val="00D2139F"/>
    <w:rsid w:val="00D21AB5"/>
    <w:rsid w:val="00D246DF"/>
    <w:rsid w:val="00D3282F"/>
    <w:rsid w:val="00D453B5"/>
    <w:rsid w:val="00D47DD4"/>
    <w:rsid w:val="00D6742B"/>
    <w:rsid w:val="00D73986"/>
    <w:rsid w:val="00D86CD3"/>
    <w:rsid w:val="00D93EDE"/>
    <w:rsid w:val="00DA480A"/>
    <w:rsid w:val="00DB1E2E"/>
    <w:rsid w:val="00DB70B3"/>
    <w:rsid w:val="00DD5F5C"/>
    <w:rsid w:val="00DF7FFB"/>
    <w:rsid w:val="00E05FF5"/>
    <w:rsid w:val="00E11F13"/>
    <w:rsid w:val="00E12404"/>
    <w:rsid w:val="00E23B71"/>
    <w:rsid w:val="00E3033A"/>
    <w:rsid w:val="00E31561"/>
    <w:rsid w:val="00E331C0"/>
    <w:rsid w:val="00E46ECF"/>
    <w:rsid w:val="00E534CF"/>
    <w:rsid w:val="00E634A6"/>
    <w:rsid w:val="00E65067"/>
    <w:rsid w:val="00E664C8"/>
    <w:rsid w:val="00E6666F"/>
    <w:rsid w:val="00E73FD8"/>
    <w:rsid w:val="00E901C5"/>
    <w:rsid w:val="00E91ACB"/>
    <w:rsid w:val="00EA16FE"/>
    <w:rsid w:val="00EA3A49"/>
    <w:rsid w:val="00EA412C"/>
    <w:rsid w:val="00EB0165"/>
    <w:rsid w:val="00EB2BCB"/>
    <w:rsid w:val="00EB7A43"/>
    <w:rsid w:val="00EC241C"/>
    <w:rsid w:val="00EC7326"/>
    <w:rsid w:val="00ED19B1"/>
    <w:rsid w:val="00EE71D9"/>
    <w:rsid w:val="00EE7695"/>
    <w:rsid w:val="00EF4CFB"/>
    <w:rsid w:val="00F2135D"/>
    <w:rsid w:val="00F32CB3"/>
    <w:rsid w:val="00F41C6A"/>
    <w:rsid w:val="00F506BA"/>
    <w:rsid w:val="00F56637"/>
    <w:rsid w:val="00F5768A"/>
    <w:rsid w:val="00F73A7B"/>
    <w:rsid w:val="00F75848"/>
    <w:rsid w:val="00F9219C"/>
    <w:rsid w:val="00FA4209"/>
    <w:rsid w:val="00FB176B"/>
    <w:rsid w:val="00FB3E40"/>
    <w:rsid w:val="00FB5199"/>
    <w:rsid w:val="00FB69D0"/>
    <w:rsid w:val="00FC5DE6"/>
    <w:rsid w:val="00FC7841"/>
    <w:rsid w:val="00FD2E45"/>
    <w:rsid w:val="00FE2944"/>
    <w:rsid w:val="00FE6391"/>
    <w:rsid w:val="00FF3DA5"/>
    <w:rsid w:val="00FF4070"/>
    <w:rsid w:val="00FF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6EA"/>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 w:type="paragraph" w:styleId="Revision">
    <w:name w:val="Revision"/>
    <w:hidden/>
    <w:uiPriority w:val="99"/>
    <w:semiHidden/>
    <w:rsid w:val="00FB51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202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3.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9</Pages>
  <Words>2748</Words>
  <Characters>15669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Jared Castaneda</cp:lastModifiedBy>
  <cp:revision>16</cp:revision>
  <cp:lastPrinted>2020-09-05T18:52:00Z</cp:lastPrinted>
  <dcterms:created xsi:type="dcterms:W3CDTF">2020-11-09T19:53:00Z</dcterms:created>
  <dcterms:modified xsi:type="dcterms:W3CDTF">2020-12-07T21:35:00Z</dcterms:modified>
</cp:coreProperties>
</file>