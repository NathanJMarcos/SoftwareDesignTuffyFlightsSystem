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8462E1" w14:textId="77777777" w:rsidR="004C00E5" w:rsidRPr="00E664C8" w:rsidRDefault="004C00E5" w:rsidP="00D73986">
      <w:pPr>
        <w:pStyle w:val="Title"/>
      </w:pPr>
      <w:r w:rsidRPr="00E664C8">
        <w:t>California State University Fullerton</w:t>
      </w:r>
    </w:p>
    <w:p w14:paraId="4B9C3083" w14:textId="6CAD8239" w:rsidR="004C00E5" w:rsidRDefault="004C00E5" w:rsidP="00D73986">
      <w:pPr>
        <w:pStyle w:val="Title"/>
      </w:pPr>
      <w:r w:rsidRPr="004C00E5">
        <w:t>CPSC 462</w:t>
      </w:r>
    </w:p>
    <w:p w14:paraId="5769B1CD" w14:textId="0CD6F14C" w:rsidR="004C00E5" w:rsidRPr="004C00E5" w:rsidRDefault="004C00E5" w:rsidP="00D73986">
      <w:pPr>
        <w:pStyle w:val="Title"/>
      </w:pPr>
      <w:r w:rsidRPr="00FE3DE7">
        <w:rPr>
          <w:rFonts w:eastAsia="Calibri"/>
          <w:noProof/>
        </w:rPr>
        <w:drawing>
          <wp:inline distT="114300" distB="114300" distL="114300" distR="114300" wp14:anchorId="2CF3B2B3" wp14:editId="1C1B3873">
            <wp:extent cx="1200150" cy="120015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200150" cy="1200150"/>
                    </a:xfrm>
                    <a:prstGeom prst="rect">
                      <a:avLst/>
                    </a:prstGeom>
                    <a:ln/>
                  </pic:spPr>
                </pic:pic>
              </a:graphicData>
            </a:graphic>
          </wp:inline>
        </w:drawing>
      </w:r>
    </w:p>
    <w:p w14:paraId="5A9AD8D1" w14:textId="0FDA7A8D" w:rsidR="00CD4E89" w:rsidRPr="004C00E5" w:rsidRDefault="004C00E5" w:rsidP="00D73986">
      <w:pPr>
        <w:pStyle w:val="Title"/>
      </w:pPr>
      <w:r w:rsidRPr="004C00E5">
        <w:t>Object Oriented Software Design</w:t>
      </w:r>
    </w:p>
    <w:p w14:paraId="69AAF16A" w14:textId="2AB1A9D1" w:rsidR="004C00E5" w:rsidRDefault="00C73210" w:rsidP="00D73986">
      <w:pPr>
        <w:pStyle w:val="Title"/>
      </w:pPr>
      <w:bookmarkStart w:id="0" w:name="DocumentTitle"/>
      <w:r>
        <w:t>Use Case Model</w:t>
      </w:r>
      <w:r w:rsidR="00E05FF5">
        <w:t xml:space="preserve"> – Annex </w:t>
      </w:r>
      <w:ins w:id="1" w:author="Jared Castaneda" w:date="2020-12-06T11:23:00Z">
        <w:r w:rsidR="00ED5AA0">
          <w:t>2</w:t>
        </w:r>
      </w:ins>
      <w:del w:id="2" w:author="Jared Castaneda" w:date="2020-12-06T11:23:00Z">
        <w:r w:rsidR="00E05FF5" w:rsidDel="00ED5AA0">
          <w:delText>1</w:delText>
        </w:r>
      </w:del>
      <w:r w:rsidR="00EA16FE">
        <w:t xml:space="preserve"> </w:t>
      </w:r>
      <w:bookmarkEnd w:id="0"/>
    </w:p>
    <w:p w14:paraId="66816C2B" w14:textId="6452F7F4" w:rsidR="00EC7326" w:rsidRPr="00EC7326" w:rsidRDefault="00883982" w:rsidP="00D73986">
      <w:pPr>
        <w:pStyle w:val="Title"/>
      </w:pPr>
      <w:del w:id="3" w:author="Nathan" w:date="2020-09-21T18:42:00Z">
        <w:r w:rsidDel="007A1853">
          <w:rPr>
            <w:noProof/>
          </w:rPr>
          <mc:AlternateContent>
            <mc:Choice Requires="wps">
              <w:drawing>
                <wp:anchor distT="0" distB="0" distL="114300" distR="114300" simplePos="0" relativeHeight="251659264" behindDoc="0" locked="0" layoutInCell="1" allowOverlap="1" wp14:anchorId="3FB2DA93" wp14:editId="5DFF3C42">
                  <wp:simplePos x="0" y="0"/>
                  <wp:positionH relativeFrom="column">
                    <wp:posOffset>-421689</wp:posOffset>
                  </wp:positionH>
                  <wp:positionV relativeFrom="paragraph">
                    <wp:posOffset>273038</wp:posOffset>
                  </wp:positionV>
                  <wp:extent cx="1739900" cy="2423160"/>
                  <wp:effectExtent l="0" t="0" r="317500" b="15240"/>
                  <wp:wrapNone/>
                  <wp:docPr id="2" name="Speech Bubble: Rectangle with Corners Rounded 2"/>
                  <wp:cNvGraphicFramePr/>
                  <a:graphic xmlns:a="http://schemas.openxmlformats.org/drawingml/2006/main">
                    <a:graphicData uri="http://schemas.microsoft.com/office/word/2010/wordprocessingShape">
                      <wps:wsp>
                        <wps:cNvSpPr/>
                        <wps:spPr>
                          <a:xfrm>
                            <a:off x="0" y="0"/>
                            <a:ext cx="1739900" cy="2423160"/>
                          </a:xfrm>
                          <a:prstGeom prst="wedgeRoundRectCallout">
                            <a:avLst>
                              <a:gd name="adj1" fmla="val 67195"/>
                              <a:gd name="adj2" fmla="val 21729"/>
                              <a:gd name="adj3" fmla="val 16667"/>
                            </a:avLst>
                          </a:prstGeom>
                        </wps:spPr>
                        <wps:style>
                          <a:lnRef idx="2">
                            <a:schemeClr val="dk1"/>
                          </a:lnRef>
                          <a:fillRef idx="1">
                            <a:schemeClr val="lt1"/>
                          </a:fillRef>
                          <a:effectRef idx="0">
                            <a:schemeClr val="dk1"/>
                          </a:effectRef>
                          <a:fontRef idx="minor">
                            <a:schemeClr val="dk1"/>
                          </a:fontRef>
                        </wps:style>
                        <wps:txbx>
                          <w:txbxContent>
                            <w:p w14:paraId="64418604" w14:textId="213F01D0" w:rsidR="007217E4" w:rsidRDefault="007217E4" w:rsidP="00604E16">
                              <w:pPr>
                                <w:pStyle w:val="ListParagraph"/>
                                <w:numPr>
                                  <w:ilvl w:val="0"/>
                                  <w:numId w:val="4"/>
                                </w:numPr>
                                <w:ind w:left="360"/>
                                <w:jc w:val="left"/>
                              </w:pPr>
                              <w:r>
                                <w:t>Update placeholder with your project’s title being careful not to delete the (potentially hidden) bookmark.  If you did it right, the document’s footer will be updated too</w:t>
                              </w:r>
                              <w:r>
                                <w:br/>
                              </w:r>
                            </w:p>
                            <w:p w14:paraId="13A4DB76" w14:textId="2D707678" w:rsidR="007217E4" w:rsidRDefault="007217E4" w:rsidP="00604E16">
                              <w:pPr>
                                <w:pStyle w:val="ListParagraph"/>
                                <w:numPr>
                                  <w:ilvl w:val="0"/>
                                  <w:numId w:val="4"/>
                                </w:numPr>
                                <w:ind w:left="360"/>
                                <w:jc w:val="left"/>
                              </w:pPr>
                              <w:r>
                                <w:t>Delete this bubble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B2DA93"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2" o:spid="_x0000_s1026" type="#_x0000_t62" style="position:absolute;left:0;text-align:left;margin-left:-33.2pt;margin-top:21.5pt;width:137pt;height:190.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" adj="25314,15493" fillcolor="white [3201]" strokecolor="black [3200]" strokeweight="1pt">
                  <v:textbox>
                    <w:txbxContent>
                      <w:p w14:paraId="64418604" w14:textId="213F01D0" w:rsidR="007217E4" w:rsidRDefault="007217E4" w:rsidP="00604E16">
                        <w:pPr>
                          <w:pStyle w:val="ListParagraph"/>
                          <w:numPr>
                            <w:ilvl w:val="0"/>
                            <w:numId w:val="4"/>
                          </w:numPr>
                          <w:ind w:left="360"/>
                          <w:jc w:val="left"/>
                        </w:pPr>
                        <w:r>
                          <w:t>Update placeholder with your project’s title being careful not to delete the (potentially hidden) bookmark.  If you did it right, the document’s footer will be updated too</w:t>
                        </w:r>
                        <w:r>
                          <w:br/>
                        </w:r>
                      </w:p>
                      <w:p w14:paraId="13A4DB76" w14:textId="2D707678" w:rsidR="007217E4" w:rsidRDefault="007217E4" w:rsidP="00604E16">
                        <w:pPr>
                          <w:pStyle w:val="ListParagraph"/>
                          <w:numPr>
                            <w:ilvl w:val="0"/>
                            <w:numId w:val="4"/>
                          </w:numPr>
                          <w:ind w:left="360"/>
                          <w:jc w:val="left"/>
                        </w:pPr>
                        <w:r>
                          <w:t>Delete this bubble</w:t>
                        </w:r>
                      </w:p>
                    </w:txbxContent>
                  </v:textbox>
                </v:shape>
              </w:pict>
            </mc:Fallback>
          </mc:AlternateContent>
        </w:r>
      </w:del>
      <w:r w:rsidR="004931D0">
        <w:t>f</w:t>
      </w:r>
      <w:r w:rsidR="00EC7326" w:rsidRPr="00EC7326">
        <w:t>or the</w:t>
      </w:r>
    </w:p>
    <w:p w14:paraId="288E5FC1" w14:textId="34348079" w:rsidR="00A82140" w:rsidRDefault="00781A94" w:rsidP="00D73986">
      <w:pPr>
        <w:pStyle w:val="Title"/>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del w:id="4" w:author="Nathan" w:date="2020-09-21T18:42:00Z">
        <w:r w:rsidDel="007A1853">
          <w:rPr>
            <w:noProof/>
          </w:rPr>
          <mc:AlternateContent>
            <mc:Choice Requires="wps">
              <w:drawing>
                <wp:anchor distT="0" distB="0" distL="114300" distR="114300" simplePos="0" relativeHeight="251661312" behindDoc="0" locked="0" layoutInCell="1" allowOverlap="1" wp14:anchorId="23762A32" wp14:editId="34B8A3FC">
                  <wp:simplePos x="0" y="0"/>
                  <wp:positionH relativeFrom="page">
                    <wp:align>right</wp:align>
                  </wp:positionH>
                  <wp:positionV relativeFrom="paragraph">
                    <wp:posOffset>877170</wp:posOffset>
                  </wp:positionV>
                  <wp:extent cx="1739900" cy="2423160"/>
                  <wp:effectExtent l="685800" t="0" r="12700" b="15240"/>
                  <wp:wrapNone/>
                  <wp:docPr id="3" name="Speech Bubble: Rectangle with Corners Rounded 3"/>
                  <wp:cNvGraphicFramePr/>
                  <a:graphic xmlns:a="http://schemas.openxmlformats.org/drawingml/2006/main">
                    <a:graphicData uri="http://schemas.microsoft.com/office/word/2010/wordprocessingShape">
                      <wps:wsp>
                        <wps:cNvSpPr/>
                        <wps:spPr>
                          <a:xfrm>
                            <a:off x="0" y="0"/>
                            <a:ext cx="1739900" cy="2423160"/>
                          </a:xfrm>
                          <a:prstGeom prst="wedgeRoundRectCallout">
                            <a:avLst>
                              <a:gd name="adj1" fmla="val -88428"/>
                              <a:gd name="adj2" fmla="val 25026"/>
                              <a:gd name="adj3" fmla="val 16667"/>
                            </a:avLst>
                          </a:prstGeom>
                        </wps:spPr>
                        <wps:style>
                          <a:lnRef idx="2">
                            <a:schemeClr val="dk1"/>
                          </a:lnRef>
                          <a:fillRef idx="1">
                            <a:schemeClr val="lt1"/>
                          </a:fillRef>
                          <a:effectRef idx="0">
                            <a:schemeClr val="dk1"/>
                          </a:effectRef>
                          <a:fontRef idx="minor">
                            <a:schemeClr val="dk1"/>
                          </a:fontRef>
                        </wps:style>
                        <wps:txbx>
                          <w:txbxContent>
                            <w:p w14:paraId="3D59D64C" w14:textId="18F6BC1C" w:rsidR="007217E4" w:rsidRDefault="007217E4" w:rsidP="00781A94">
                              <w:pPr>
                                <w:pStyle w:val="ListParagraph"/>
                                <w:numPr>
                                  <w:ilvl w:val="0"/>
                                  <w:numId w:val="4"/>
                                </w:numPr>
                                <w:ind w:left="360"/>
                                <w:jc w:val="left"/>
                              </w:pPr>
                              <w:r>
                                <w:t>Update placeholder with your fully dressed UC’s title being careful not to delete the (potentially hidden) bookmark.  If you did it right, the document’s header will be updated too</w:t>
                              </w:r>
                              <w:r>
                                <w:br/>
                              </w:r>
                            </w:p>
                            <w:p w14:paraId="3A7EF48E" w14:textId="77777777" w:rsidR="007217E4" w:rsidRDefault="007217E4" w:rsidP="00781A94">
                              <w:pPr>
                                <w:pStyle w:val="ListParagraph"/>
                                <w:numPr>
                                  <w:ilvl w:val="0"/>
                                  <w:numId w:val="4"/>
                                </w:numPr>
                                <w:ind w:left="360"/>
                                <w:jc w:val="left"/>
                              </w:pPr>
                              <w:r>
                                <w:t>Delete this bubble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62A32" id="Speech Bubble: Rectangle with Corners Rounded 3" o:spid="_x0000_s1027" type="#_x0000_t62" style="position:absolute;left:0;text-align:left;margin-left:85.8pt;margin-top:69.05pt;width:137pt;height:190.8pt;z-index:2516613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" adj="-8300,16206" fillcolor="white [3201]" strokecolor="black [3200]" strokeweight="1pt">
                  <v:textbox>
                    <w:txbxContent>
                      <w:p w14:paraId="3D59D64C" w14:textId="18F6BC1C" w:rsidR="007217E4" w:rsidRDefault="007217E4" w:rsidP="00781A94">
                        <w:pPr>
                          <w:pStyle w:val="ListParagraph"/>
                          <w:numPr>
                            <w:ilvl w:val="0"/>
                            <w:numId w:val="4"/>
                          </w:numPr>
                          <w:ind w:left="360"/>
                          <w:jc w:val="left"/>
                        </w:pPr>
                        <w:r>
                          <w:t>Update placeholder with your fully dressed UC’s title being careful not to delete the (potentially hidden) bookmark.  If you did it right, the document’s header will be updated too</w:t>
                        </w:r>
                        <w:r>
                          <w:br/>
                        </w:r>
                      </w:p>
                      <w:p w14:paraId="3A7EF48E" w14:textId="77777777" w:rsidR="007217E4" w:rsidRDefault="007217E4" w:rsidP="00781A94">
                        <w:pPr>
                          <w:pStyle w:val="ListParagraph"/>
                          <w:numPr>
                            <w:ilvl w:val="0"/>
                            <w:numId w:val="4"/>
                          </w:numPr>
                          <w:ind w:left="360"/>
                          <w:jc w:val="left"/>
                        </w:pPr>
                        <w:r>
                          <w:t>Delete this bubble</w:t>
                        </w:r>
                      </w:p>
                    </w:txbxContent>
                  </v:textbox>
                  <w10:wrap anchorx="page"/>
                </v:shape>
              </w:pict>
            </mc:Fallback>
          </mc:AlternateContent>
        </w:r>
      </w:del>
      <w:del w:id="5" w:author="Nathan" w:date="2020-09-21T21:14:00Z">
        <w:r w:rsidR="00A82140" w:rsidDel="00F01B18">
          <w:rPr>
            <w:noProof/>
          </w:rPr>
          <w:drawing>
            <wp:inline distT="0" distB="0" distL="0" distR="0" wp14:anchorId="591BB13B" wp14:editId="0120467E">
              <wp:extent cx="2164080" cy="1357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4080" cy="1357630"/>
                      </a:xfrm>
                      <a:prstGeom prst="rect">
                        <a:avLst/>
                      </a:prstGeom>
                      <a:noFill/>
                    </pic:spPr>
                  </pic:pic>
                </a:graphicData>
              </a:graphic>
            </wp:inline>
          </w:drawing>
        </w:r>
      </w:del>
      <w:ins w:id="6" w:author="Nathan" w:date="2020-09-21T21:14:00Z">
        <w:r w:rsidR="00F01B18">
          <w:rPr>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D9B405A" wp14:editId="1577E90E">
              <wp:extent cx="3208020" cy="2621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8020" cy="2621280"/>
                      </a:xfrm>
                      <a:prstGeom prst="rect">
                        <a:avLst/>
                      </a:prstGeom>
                      <a:noFill/>
                      <a:ln>
                        <a:noFill/>
                      </a:ln>
                    </pic:spPr>
                  </pic:pic>
                </a:graphicData>
              </a:graphic>
            </wp:inline>
          </w:drawing>
        </w:r>
      </w:ins>
    </w:p>
    <w:p w14:paraId="606880A5" w14:textId="777D61A3" w:rsidR="00EC7326" w:rsidRDefault="007A1853" w:rsidP="00D73986">
      <w:pPr>
        <w:pStyle w:val="Title"/>
      </w:pPr>
      <w:bookmarkStart w:id="7" w:name="ProjectName"/>
      <w:ins w:id="8" w:author="Nathan" w:date="2020-09-21T18:42:00Z">
        <w:r>
          <w:t>Tuffy Flights</w:t>
        </w:r>
      </w:ins>
      <w:del w:id="9" w:author="Nathan" w:date="2020-09-21T18:42:00Z">
        <w:r w:rsidR="00EC7326" w:rsidRPr="00EC7326" w:rsidDel="007A1853">
          <w:delText>&lt;Your Project Title here</w:delText>
        </w:r>
        <w:r w:rsidR="004931D0" w:rsidDel="007A1853">
          <w:delText>&gt;</w:delText>
        </w:r>
      </w:del>
      <w:r w:rsidR="00EA16FE">
        <w:t xml:space="preserve"> </w:t>
      </w:r>
      <w:bookmarkEnd w:id="7"/>
    </w:p>
    <w:p w14:paraId="5BA7DA9D" w14:textId="46AFF4B8" w:rsidR="008E4E0F" w:rsidRDefault="008E4E0F" w:rsidP="00D73986">
      <w:pPr>
        <w:pStyle w:val="Title"/>
      </w:pPr>
      <w:r w:rsidRPr="008E4E0F">
        <w:t>System</w:t>
      </w:r>
    </w:p>
    <w:p w14:paraId="5CB6D232" w14:textId="61BDE042" w:rsidR="00E05FF5" w:rsidRDefault="00E05FF5" w:rsidP="00E05FF5"/>
    <w:p w14:paraId="3C19D2F4" w14:textId="2F9E807F" w:rsidR="00E05FF5" w:rsidRPr="00E05FF5" w:rsidRDefault="002A357F" w:rsidP="00E05FF5">
      <w:pPr>
        <w:pStyle w:val="Title"/>
      </w:pPr>
      <w:bookmarkStart w:id="10" w:name="UseCaseTitle"/>
      <w:ins w:id="11" w:author="Marcos, Nathan" w:date="2020-12-06T12:30:00Z">
        <w:r>
          <w:t>Receive Hotel Recommendation</w:t>
        </w:r>
      </w:ins>
      <w:ins w:id="12" w:author="Nathan" w:date="2020-09-23T16:06:00Z">
        <w:del w:id="13" w:author="Marcos, Nathan" w:date="2020-12-06T12:30:00Z">
          <w:r w:rsidR="007F0C5A" w:rsidDel="002A357F">
            <w:delText>View Hotel Advertisement</w:delText>
          </w:r>
        </w:del>
      </w:ins>
      <w:del w:id="14" w:author="Nathan" w:date="2020-09-21T18:42:00Z">
        <w:r w:rsidR="00E05FF5" w:rsidDel="007A1853">
          <w:delText>&lt;UC Title here&gt;</w:delText>
        </w:r>
      </w:del>
      <w:del w:id="15" w:author="Marcos, Nathan" w:date="2020-12-06T12:30:00Z">
        <w:r w:rsidR="00781A94" w:rsidDel="002A357F">
          <w:delText xml:space="preserve"> </w:delText>
        </w:r>
      </w:del>
      <w:bookmarkEnd w:id="10"/>
    </w:p>
    <w:p w14:paraId="2F926903" w14:textId="6F6D2C59" w:rsidR="00E05FF5" w:rsidRDefault="00E05FF5" w:rsidP="00E05FF5">
      <w:pPr>
        <w:pStyle w:val="Title"/>
      </w:pPr>
      <w:r>
        <w:t>Fully Dressed Use Case</w:t>
      </w:r>
    </w:p>
    <w:p w14:paraId="01E4935C" w14:textId="59248E4B" w:rsidR="004931D0" w:rsidRPr="00694C6A" w:rsidRDefault="004931D0" w:rsidP="00D73986">
      <w:pPr>
        <w:pStyle w:val="Title"/>
        <w:rPr>
          <w:sz w:val="16"/>
          <w:szCs w:val="16"/>
        </w:rPr>
      </w:pPr>
    </w:p>
    <w:tbl>
      <w:tblPr>
        <w:tblStyle w:val="TableGrid"/>
        <w:tblpPr w:leftFromText="187" w:rightFromText="187" w:horzAnchor="margin" w:tblpXSpec="center" w:tblpYSpec="bottom"/>
        <w:tblOverlap w:val="nev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3"/>
        <w:gridCol w:w="3523"/>
        <w:gridCol w:w="3514"/>
      </w:tblGrid>
      <w:tr w:rsidR="00575AAD" w14:paraId="5D76B5A5" w14:textId="77777777" w:rsidTr="00946076">
        <w:trPr>
          <w:cantSplit/>
        </w:trPr>
        <w:tc>
          <w:tcPr>
            <w:tcW w:w="3118" w:type="dxa"/>
          </w:tcPr>
          <w:p w14:paraId="200628CC" w14:textId="07CDE853" w:rsidR="00575AAD" w:rsidRPr="00A011D0" w:rsidRDefault="007A1853" w:rsidP="00A011D0">
            <w:pPr>
              <w:rPr>
                <w:b/>
                <w:bCs/>
              </w:rPr>
            </w:pPr>
            <w:ins w:id="16" w:author="Nathan" w:date="2020-09-21T18:42:00Z">
              <w:r>
                <w:rPr>
                  <w:b/>
                  <w:bCs/>
                </w:rPr>
                <w:t>Nathan Marcos</w:t>
              </w:r>
            </w:ins>
            <w:del w:id="17" w:author="Nathan" w:date="2020-09-21T18:42:00Z">
              <w:r w:rsidR="00617FFC" w:rsidDel="007A1853">
                <w:rPr>
                  <w:b/>
                  <w:bCs/>
                </w:rPr>
                <w:delText>&lt;</w:delText>
              </w:r>
              <w:r w:rsidR="00575AAD" w:rsidRPr="00A011D0" w:rsidDel="007A1853">
                <w:rPr>
                  <w:b/>
                  <w:bCs/>
                </w:rPr>
                <w:delText>Student Name 1</w:delText>
              </w:r>
              <w:r w:rsidR="00617FFC" w:rsidDel="007A1853">
                <w:rPr>
                  <w:b/>
                  <w:bCs/>
                </w:rPr>
                <w:delText xml:space="preserve"> here&gt;</w:delText>
              </w:r>
            </w:del>
          </w:p>
        </w:tc>
        <w:tc>
          <w:tcPr>
            <w:tcW w:w="3116" w:type="dxa"/>
          </w:tcPr>
          <w:p w14:paraId="2757CD96" w14:textId="0B223317" w:rsidR="00575AAD" w:rsidRPr="00A011D0" w:rsidRDefault="00E8525C" w:rsidP="00A011D0">
            <w:pPr>
              <w:rPr>
                <w:b/>
                <w:bCs/>
              </w:rPr>
            </w:pPr>
            <w:ins w:id="18" w:author="Nathan" w:date="2020-09-22T16:15:00Z">
              <w:r>
                <w:rPr>
                  <w:b/>
                  <w:bCs/>
                </w:rPr>
                <w:t>Jared Castaneda</w:t>
              </w:r>
            </w:ins>
            <w:del w:id="19" w:author="Nathan" w:date="2020-09-22T16:15:00Z">
              <w:r w:rsidR="00617FFC" w:rsidDel="00E8525C">
                <w:rPr>
                  <w:b/>
                  <w:bCs/>
                </w:rPr>
                <w:delText>&lt;</w:delText>
              </w:r>
              <w:r w:rsidR="00575AAD" w:rsidRPr="00A011D0" w:rsidDel="00E8525C">
                <w:rPr>
                  <w:b/>
                  <w:bCs/>
                </w:rPr>
                <w:delText>Student Name 2</w:delText>
              </w:r>
              <w:r w:rsidR="00617FFC" w:rsidDel="00E8525C">
                <w:rPr>
                  <w:b/>
                  <w:bCs/>
                </w:rPr>
                <w:delText xml:space="preserve"> here&gt;</w:delText>
              </w:r>
            </w:del>
          </w:p>
        </w:tc>
        <w:tc>
          <w:tcPr>
            <w:tcW w:w="3116" w:type="dxa"/>
          </w:tcPr>
          <w:p w14:paraId="6E76C529" w14:textId="7B7966F8" w:rsidR="00575AAD" w:rsidRPr="00A011D0" w:rsidRDefault="00E8525C" w:rsidP="00A011D0">
            <w:pPr>
              <w:rPr>
                <w:b/>
                <w:bCs/>
              </w:rPr>
            </w:pPr>
            <w:ins w:id="20" w:author="Nathan" w:date="2020-09-22T16:15:00Z">
              <w:r>
                <w:rPr>
                  <w:b/>
                  <w:bCs/>
                </w:rPr>
                <w:t>Jawad Swed</w:t>
              </w:r>
            </w:ins>
            <w:del w:id="21" w:author="Nathan" w:date="2020-09-22T16:15:00Z">
              <w:r w:rsidR="00617FFC" w:rsidDel="00E8525C">
                <w:rPr>
                  <w:b/>
                  <w:bCs/>
                </w:rPr>
                <w:delText>&lt;</w:delText>
              </w:r>
              <w:r w:rsidR="00575AAD" w:rsidRPr="00A011D0" w:rsidDel="00E8525C">
                <w:rPr>
                  <w:b/>
                  <w:bCs/>
                </w:rPr>
                <w:delText>Student Name 3</w:delText>
              </w:r>
              <w:r w:rsidR="00617FFC" w:rsidDel="00E8525C">
                <w:rPr>
                  <w:b/>
                  <w:bCs/>
                </w:rPr>
                <w:delText xml:space="preserve"> here&gt;</w:delText>
              </w:r>
            </w:del>
          </w:p>
        </w:tc>
      </w:tr>
      <w:tr w:rsidR="00575AAD" w14:paraId="34AA4C19" w14:textId="77777777" w:rsidTr="00946076">
        <w:trPr>
          <w:cantSplit/>
        </w:trPr>
        <w:tc>
          <w:tcPr>
            <w:tcW w:w="3118" w:type="dxa"/>
          </w:tcPr>
          <w:p w14:paraId="2E236F9B" w14:textId="20113B6A" w:rsidR="00575AAD" w:rsidRDefault="007A1853" w:rsidP="00946076">
            <w:pPr>
              <w:ind w:left="164"/>
            </w:pPr>
            <w:ins w:id="22" w:author="Nathan" w:date="2020-09-21T18:42:00Z">
              <w:r>
                <w:t>Project Me</w:t>
              </w:r>
            </w:ins>
            <w:del w:id="23" w:author="Nathan" w:date="2020-09-21T18:42:00Z">
              <w:r w:rsidR="00617FFC" w:rsidDel="007A1853">
                <w:delText>&lt;</w:delText>
              </w:r>
              <w:r w:rsidR="00575AAD" w:rsidDel="007A1853">
                <w:delText>Title / Roll</w:delText>
              </w:r>
              <w:r w:rsidR="009B577F" w:rsidDel="007A1853">
                <w:delText xml:space="preserve"> within</w:delText>
              </w:r>
            </w:del>
            <w:ins w:id="24" w:author="Nathan" w:date="2020-09-21T18:43:00Z">
              <w:r>
                <w:t>mber</w:t>
              </w:r>
            </w:ins>
            <w:del w:id="25" w:author="Nathan" w:date="2020-09-21T18:43:00Z">
              <w:r w:rsidR="009B577F" w:rsidDel="007A1853">
                <w:delText xml:space="preserve"> project</w:delText>
              </w:r>
              <w:r w:rsidR="00617FFC" w:rsidDel="007A1853">
                <w:delText>&gt;</w:delText>
              </w:r>
            </w:del>
          </w:p>
        </w:tc>
        <w:tc>
          <w:tcPr>
            <w:tcW w:w="3116" w:type="dxa"/>
          </w:tcPr>
          <w:p w14:paraId="207D6008" w14:textId="7248D854" w:rsidR="00575AAD" w:rsidRDefault="00E8525C" w:rsidP="00946076">
            <w:pPr>
              <w:ind w:left="164"/>
            </w:pPr>
            <w:ins w:id="26" w:author="Nathan" w:date="2020-09-22T16:15:00Z">
              <w:r>
                <w:t>Project Member</w:t>
              </w:r>
            </w:ins>
            <w:del w:id="27" w:author="Nathan" w:date="2020-09-22T16:15:00Z">
              <w:r w:rsidR="00617FFC" w:rsidDel="00E8525C">
                <w:delText>&lt;</w:delText>
              </w:r>
              <w:r w:rsidR="00575AAD" w:rsidDel="00E8525C">
                <w:delText>Title / Roll</w:delText>
              </w:r>
              <w:r w:rsidR="009B577F" w:rsidDel="00E8525C">
                <w:delText xml:space="preserve"> within project </w:delText>
              </w:r>
              <w:r w:rsidR="00617FFC" w:rsidDel="00E8525C">
                <w:delText>&gt;</w:delText>
              </w:r>
            </w:del>
          </w:p>
        </w:tc>
        <w:tc>
          <w:tcPr>
            <w:tcW w:w="3116" w:type="dxa"/>
          </w:tcPr>
          <w:p w14:paraId="04D9DAC4" w14:textId="49A1B7CB" w:rsidR="00575AAD" w:rsidRDefault="00E8525C" w:rsidP="00946076">
            <w:pPr>
              <w:ind w:left="164"/>
            </w:pPr>
            <w:ins w:id="28" w:author="Nathan" w:date="2020-09-22T16:16:00Z">
              <w:r>
                <w:t>Project Member</w:t>
              </w:r>
            </w:ins>
            <w:del w:id="29" w:author="Nathan" w:date="2020-09-22T16:16:00Z">
              <w:r w:rsidR="00617FFC" w:rsidDel="00E8525C">
                <w:delText>&lt;</w:delText>
              </w:r>
              <w:r w:rsidR="00575AAD" w:rsidDel="00E8525C">
                <w:delText>Title / Roll</w:delText>
              </w:r>
              <w:r w:rsidR="009B577F" w:rsidDel="00E8525C">
                <w:delText xml:space="preserve"> within project </w:delText>
              </w:r>
              <w:r w:rsidR="00617FFC" w:rsidDel="00E8525C">
                <w:delText>&gt;</w:delText>
              </w:r>
            </w:del>
          </w:p>
        </w:tc>
      </w:tr>
      <w:tr w:rsidR="00575AAD" w14:paraId="6DEBAC48" w14:textId="77777777" w:rsidTr="00946076">
        <w:trPr>
          <w:cantSplit/>
        </w:trPr>
        <w:tc>
          <w:tcPr>
            <w:tcW w:w="3118" w:type="dxa"/>
          </w:tcPr>
          <w:p w14:paraId="04362C15" w14:textId="450912AD" w:rsidR="00575AAD" w:rsidRDefault="00617FFC" w:rsidP="00946076">
            <w:pPr>
              <w:ind w:left="164"/>
            </w:pPr>
            <w:del w:id="30" w:author="Nathan" w:date="2020-09-22T16:16:00Z">
              <w:r w:rsidDel="00E8525C">
                <w:delText>&lt;</w:delText>
              </w:r>
            </w:del>
            <w:ins w:id="31" w:author="Nathan" w:date="2020-09-22T16:16:00Z">
              <w:r w:rsidR="00E8525C">
                <w:fldChar w:fldCharType="begin"/>
              </w:r>
              <w:r w:rsidR="00E8525C">
                <w:instrText xml:space="preserve"> HYPERLINK "mailto:</w:instrText>
              </w:r>
              <w:r w:rsidR="00E8525C" w:rsidRPr="00E8525C">
                <w:rPr>
                  <w:rPrChange w:id="32" w:author="Nathan" w:date="2020-09-22T16:16:00Z">
                    <w:rPr>
                      <w:rStyle w:val="Hyperlink"/>
                    </w:rPr>
                  </w:rPrChange>
                </w:rPr>
                <w:instrText>nathanmarcos</w:instrText>
              </w:r>
            </w:ins>
            <w:r w:rsidR="00E8525C" w:rsidRPr="00E8525C">
              <w:rPr>
                <w:rPrChange w:id="33" w:author="Nathan" w:date="2020-09-22T16:16:00Z">
                  <w:rPr>
                    <w:rStyle w:val="Hyperlink"/>
                  </w:rPr>
                </w:rPrChange>
              </w:rPr>
              <w:instrText>@csu.fullerton.edu</w:instrText>
            </w:r>
            <w:ins w:id="34" w:author="Nathan" w:date="2020-09-22T16:16:00Z">
              <w:r w:rsidR="00E8525C">
                <w:instrText xml:space="preserve">" </w:instrText>
              </w:r>
              <w:r w:rsidR="00E8525C">
                <w:fldChar w:fldCharType="separate"/>
              </w:r>
              <w:r w:rsidR="00E8525C" w:rsidRPr="00F03196">
                <w:rPr>
                  <w:rStyle w:val="Hyperlink"/>
                </w:rPr>
                <w:t>nathanmarcos</w:t>
              </w:r>
            </w:ins>
            <w:del w:id="35" w:author="Nathan" w:date="2020-09-22T16:16:00Z">
              <w:r w:rsidR="00E8525C" w:rsidRPr="00F03196" w:rsidDel="00E8525C">
                <w:rPr>
                  <w:rStyle w:val="Hyperlink"/>
                </w:rPr>
                <w:delText>Email1</w:delText>
              </w:r>
            </w:del>
            <w:r w:rsidR="00E8525C" w:rsidRPr="00F03196">
              <w:rPr>
                <w:rStyle w:val="Hyperlink"/>
              </w:rPr>
              <w:t>@csu.fullerton.edu</w:t>
            </w:r>
            <w:ins w:id="36" w:author="Nathan" w:date="2020-09-22T16:16:00Z">
              <w:r w:rsidR="00E8525C">
                <w:fldChar w:fldCharType="end"/>
              </w:r>
            </w:ins>
            <w:del w:id="37" w:author="Nathan" w:date="2020-09-22T16:16:00Z">
              <w:r w:rsidDel="00E8525C">
                <w:rPr>
                  <w:rStyle w:val="Hyperlink"/>
                </w:rPr>
                <w:delText>&gt;</w:delText>
              </w:r>
            </w:del>
          </w:p>
        </w:tc>
        <w:tc>
          <w:tcPr>
            <w:tcW w:w="3116" w:type="dxa"/>
          </w:tcPr>
          <w:p w14:paraId="2D45E2AB" w14:textId="2EB45369" w:rsidR="00575AAD" w:rsidRDefault="00617FFC" w:rsidP="00946076">
            <w:pPr>
              <w:ind w:left="164"/>
            </w:pPr>
            <w:del w:id="38" w:author="Nathan" w:date="2020-09-22T18:54:00Z">
              <w:r w:rsidDel="00D9230E">
                <w:delText>&lt;</w:delText>
              </w:r>
            </w:del>
            <w:ins w:id="39" w:author="Nathan" w:date="2020-09-22T18:54:00Z">
              <w:r w:rsidR="00D9230E">
                <w:fldChar w:fldCharType="begin"/>
              </w:r>
              <w:r w:rsidR="00D9230E">
                <w:instrText xml:space="preserve"> HYPERLINK "mailto:</w:instrText>
              </w:r>
              <w:r w:rsidR="00D9230E" w:rsidRPr="00D9230E">
                <w:rPr>
                  <w:rPrChange w:id="40" w:author="Nathan" w:date="2020-09-22T18:54:00Z">
                    <w:rPr>
                      <w:rStyle w:val="Hyperlink"/>
                    </w:rPr>
                  </w:rPrChange>
                </w:rPr>
                <w:instrText>jaredcast@</w:instrText>
              </w:r>
            </w:ins>
            <w:r w:rsidR="00D9230E" w:rsidRPr="00D9230E">
              <w:rPr>
                <w:rPrChange w:id="41" w:author="Nathan" w:date="2020-09-22T18:54:00Z">
                  <w:rPr>
                    <w:rStyle w:val="Hyperlink"/>
                  </w:rPr>
                </w:rPrChange>
              </w:rPr>
              <w:instrText>csu.fullerton.edu</w:instrText>
            </w:r>
            <w:ins w:id="42" w:author="Nathan" w:date="2020-09-22T18:54:00Z">
              <w:r w:rsidR="00D9230E">
                <w:instrText xml:space="preserve">" </w:instrText>
              </w:r>
              <w:r w:rsidR="00D9230E">
                <w:fldChar w:fldCharType="separate"/>
              </w:r>
            </w:ins>
            <w:del w:id="43" w:author="Nathan" w:date="2020-09-22T18:54:00Z">
              <w:r w:rsidR="00D9230E" w:rsidRPr="00CB59A7" w:rsidDel="00D9230E">
                <w:rPr>
                  <w:rStyle w:val="Hyperlink"/>
                </w:rPr>
                <w:delText>Email2@</w:delText>
              </w:r>
            </w:del>
            <w:ins w:id="44" w:author="Nathan" w:date="2020-09-22T18:54:00Z">
              <w:r w:rsidR="00D9230E" w:rsidRPr="00CB59A7">
                <w:rPr>
                  <w:rStyle w:val="Hyperlink"/>
                </w:rPr>
                <w:t>jaredcast@</w:t>
              </w:r>
            </w:ins>
            <w:r w:rsidR="00D9230E" w:rsidRPr="00CB59A7">
              <w:rPr>
                <w:rStyle w:val="Hyperlink"/>
              </w:rPr>
              <w:t>csu.fullerton.edu</w:t>
            </w:r>
            <w:ins w:id="45" w:author="Nathan" w:date="2020-09-22T18:54:00Z">
              <w:r w:rsidR="00D9230E">
                <w:fldChar w:fldCharType="end"/>
              </w:r>
            </w:ins>
            <w:del w:id="46" w:author="Nathan" w:date="2020-09-22T18:54:00Z">
              <w:r w:rsidDel="00D9230E">
                <w:delText>&gt;</w:delText>
              </w:r>
              <w:r w:rsidR="00E664C8" w:rsidDel="00D9230E">
                <w:delText xml:space="preserve"> </w:delText>
              </w:r>
            </w:del>
          </w:p>
        </w:tc>
        <w:tc>
          <w:tcPr>
            <w:tcW w:w="3116" w:type="dxa"/>
          </w:tcPr>
          <w:p w14:paraId="6D158712" w14:textId="417E38E0" w:rsidR="00575AAD" w:rsidRDefault="00617FFC" w:rsidP="00946076">
            <w:pPr>
              <w:ind w:left="164"/>
            </w:pPr>
            <w:del w:id="47" w:author="Nathan" w:date="2020-09-22T16:55:00Z">
              <w:r w:rsidDel="00E214A1">
                <w:delText>&lt;</w:delText>
              </w:r>
            </w:del>
            <w:ins w:id="48" w:author="Nathan" w:date="2020-09-22T16:55:00Z">
              <w:r w:rsidR="00E214A1">
                <w:fldChar w:fldCharType="begin"/>
              </w:r>
              <w:r w:rsidR="00E214A1">
                <w:instrText xml:space="preserve"> HYPERLINK "mailto:</w:instrText>
              </w:r>
            </w:ins>
            <w:ins w:id="49" w:author="Nathan" w:date="2020-09-22T16:54:00Z">
              <w:r w:rsidR="00E214A1" w:rsidRPr="00E214A1">
                <w:rPr>
                  <w:rPrChange w:id="50" w:author="Nathan" w:date="2020-09-22T16:55:00Z">
                    <w:rPr>
                      <w:rStyle w:val="Hyperlink"/>
                    </w:rPr>
                  </w:rPrChange>
                </w:rPr>
                <w:instrText>jawadswed</w:instrText>
              </w:r>
            </w:ins>
            <w:r w:rsidR="00E214A1" w:rsidRPr="00E214A1">
              <w:rPr>
                <w:rPrChange w:id="51" w:author="Nathan" w:date="2020-09-22T16:55:00Z">
                  <w:rPr>
                    <w:rStyle w:val="Hyperlink"/>
                  </w:rPr>
                </w:rPrChange>
              </w:rPr>
              <w:instrText>@csu.fullerton.edu</w:instrText>
            </w:r>
            <w:ins w:id="52" w:author="Nathan" w:date="2020-09-22T16:55:00Z">
              <w:r w:rsidR="00E214A1">
                <w:instrText xml:space="preserve">" </w:instrText>
              </w:r>
              <w:r w:rsidR="00E214A1">
                <w:fldChar w:fldCharType="separate"/>
              </w:r>
            </w:ins>
            <w:ins w:id="53" w:author="Nathan" w:date="2020-09-22T16:54:00Z">
              <w:r w:rsidR="00E214A1" w:rsidRPr="00E214A1">
                <w:rPr>
                  <w:rStyle w:val="Hyperlink"/>
                </w:rPr>
                <w:t>jawa</w:t>
              </w:r>
              <w:r w:rsidR="00E214A1" w:rsidRPr="00FE556A">
                <w:rPr>
                  <w:rStyle w:val="Hyperlink"/>
                </w:rPr>
                <w:t>d</w:t>
              </w:r>
              <w:r w:rsidR="00E214A1" w:rsidRPr="008A55F1">
                <w:rPr>
                  <w:rStyle w:val="Hyperlink"/>
                </w:rPr>
                <w:t>swed</w:t>
              </w:r>
            </w:ins>
            <w:del w:id="54" w:author="Nathan" w:date="2020-09-22T16:54:00Z">
              <w:r w:rsidR="00E214A1" w:rsidRPr="008A55F1" w:rsidDel="00E214A1">
                <w:rPr>
                  <w:rStyle w:val="Hyperlink"/>
                </w:rPr>
                <w:delText>Email3</w:delText>
              </w:r>
            </w:del>
            <w:r w:rsidR="00E214A1" w:rsidRPr="008A55F1">
              <w:rPr>
                <w:rStyle w:val="Hyperlink"/>
              </w:rPr>
              <w:t>@csu.fullerton.edu</w:t>
            </w:r>
            <w:ins w:id="55" w:author="Nathan" w:date="2020-09-22T16:55:00Z">
              <w:r w:rsidR="00E214A1">
                <w:fldChar w:fldCharType="end"/>
              </w:r>
            </w:ins>
            <w:del w:id="56" w:author="Nathan" w:date="2020-09-22T16:55:00Z">
              <w:r w:rsidDel="00E214A1">
                <w:delText>&gt;</w:delText>
              </w:r>
            </w:del>
          </w:p>
        </w:tc>
      </w:tr>
    </w:tbl>
    <w:p w14:paraId="7163C404" w14:textId="77777777" w:rsidR="00FE6391" w:rsidRDefault="00FE6391" w:rsidP="00D73986">
      <w:pPr>
        <w:sectPr w:rsidR="00FE6391" w:rsidSect="00FE6391">
          <w:headerReference w:type="default" r:id="rId11"/>
          <w:footerReference w:type="default" r:id="rId12"/>
          <w:pgSz w:w="12240" w:h="15840" w:code="1"/>
          <w:pgMar w:top="720" w:right="720" w:bottom="720" w:left="720" w:header="360" w:footer="360" w:gutter="0"/>
          <w:cols w:space="720"/>
          <w:docGrid w:linePitch="360"/>
        </w:sectPr>
      </w:pPr>
    </w:p>
    <w:p w14:paraId="38D1D199" w14:textId="1487A28F" w:rsidR="004C00E5" w:rsidRDefault="00E91ACB" w:rsidP="00D73986">
      <w:r>
        <w:lastRenderedPageBreak/>
        <w:t xml:space="preserve">Revision History: </w:t>
      </w:r>
    </w:p>
    <w:tbl>
      <w:tblPr>
        <w:tblStyle w:val="TableGrid"/>
        <w:tblW w:w="5000" w:type="pct"/>
        <w:tblLook w:val="0620" w:firstRow="1" w:lastRow="0" w:firstColumn="0" w:lastColumn="0" w:noHBand="1" w:noVBand="1"/>
      </w:tblPr>
      <w:tblGrid>
        <w:gridCol w:w="896"/>
        <w:gridCol w:w="1771"/>
        <w:gridCol w:w="6331"/>
        <w:gridCol w:w="1792"/>
      </w:tblGrid>
      <w:tr w:rsidR="00760A8E" w14:paraId="238C2188" w14:textId="77777777" w:rsidTr="008F402E">
        <w:trPr>
          <w:tblHeader/>
        </w:trPr>
        <w:tc>
          <w:tcPr>
            <w:tcW w:w="0" w:type="auto"/>
            <w:shd w:val="clear" w:color="auto" w:fill="D9D9D9" w:themeFill="background1" w:themeFillShade="D9"/>
            <w:vAlign w:val="bottom"/>
          </w:tcPr>
          <w:p w14:paraId="28D73B5F" w14:textId="77777777" w:rsidR="00760A8E" w:rsidRPr="00D535DD" w:rsidRDefault="00760A8E" w:rsidP="00D73986">
            <w:r w:rsidRPr="00D535DD">
              <w:t>Version</w:t>
            </w:r>
          </w:p>
        </w:tc>
        <w:tc>
          <w:tcPr>
            <w:tcW w:w="821" w:type="pct"/>
            <w:shd w:val="clear" w:color="auto" w:fill="D9D9D9" w:themeFill="background1" w:themeFillShade="D9"/>
            <w:vAlign w:val="bottom"/>
          </w:tcPr>
          <w:p w14:paraId="640D77B6" w14:textId="77777777" w:rsidR="00760A8E" w:rsidRPr="00D535DD" w:rsidRDefault="00760A8E" w:rsidP="00D73986">
            <w:r w:rsidRPr="00D535DD">
              <w:t>Date</w:t>
            </w:r>
          </w:p>
        </w:tc>
        <w:tc>
          <w:tcPr>
            <w:tcW w:w="2934" w:type="pct"/>
            <w:shd w:val="clear" w:color="auto" w:fill="D9D9D9" w:themeFill="background1" w:themeFillShade="D9"/>
            <w:vAlign w:val="bottom"/>
          </w:tcPr>
          <w:p w14:paraId="73B676E7" w14:textId="77777777" w:rsidR="00760A8E" w:rsidRPr="00D535DD" w:rsidRDefault="00760A8E" w:rsidP="00D73986">
            <w:r w:rsidRPr="00D535DD">
              <w:t xml:space="preserve">Summary of </w:t>
            </w:r>
            <w:r>
              <w:t>C</w:t>
            </w:r>
            <w:r w:rsidRPr="00D535DD">
              <w:t>hanges</w:t>
            </w:r>
          </w:p>
        </w:tc>
        <w:tc>
          <w:tcPr>
            <w:tcW w:w="830" w:type="pct"/>
            <w:shd w:val="clear" w:color="auto" w:fill="D9D9D9" w:themeFill="background1" w:themeFillShade="D9"/>
            <w:vAlign w:val="bottom"/>
          </w:tcPr>
          <w:p w14:paraId="39FC6A70" w14:textId="77777777" w:rsidR="00760A8E" w:rsidRPr="00D535DD" w:rsidRDefault="00760A8E" w:rsidP="00D73986">
            <w:r w:rsidRPr="00D535DD">
              <w:t>Author</w:t>
            </w:r>
          </w:p>
        </w:tc>
      </w:tr>
      <w:tr w:rsidR="00760A8E" w14:paraId="7BB475CD" w14:textId="77777777" w:rsidTr="008F402E">
        <w:tc>
          <w:tcPr>
            <w:tcW w:w="0" w:type="auto"/>
          </w:tcPr>
          <w:p w14:paraId="51EF25E3" w14:textId="77777777" w:rsidR="00760A8E" w:rsidRDefault="00760A8E" w:rsidP="00D73986">
            <w:r>
              <w:t>1.0</w:t>
            </w:r>
          </w:p>
        </w:tc>
        <w:tc>
          <w:tcPr>
            <w:tcW w:w="821" w:type="pct"/>
          </w:tcPr>
          <w:p w14:paraId="5E8D5A3E" w14:textId="0A4FB400" w:rsidR="00760A8E" w:rsidRDefault="00193BF5" w:rsidP="00D73986">
            <w:ins w:id="57" w:author="Nathan" w:date="2020-09-22T16:18:00Z">
              <w:r>
                <w:t>9/14/2020</w:t>
              </w:r>
            </w:ins>
            <w:del w:id="58" w:author="Nathan" w:date="2020-09-22T16:18:00Z">
              <w:r w:rsidR="00760A8E" w:rsidDel="00193BF5">
                <w:delText>&lt;date of release&gt;</w:delText>
              </w:r>
            </w:del>
          </w:p>
        </w:tc>
        <w:tc>
          <w:tcPr>
            <w:tcW w:w="2934" w:type="pct"/>
          </w:tcPr>
          <w:p w14:paraId="6FCBE220" w14:textId="427DEE4D" w:rsidR="00760A8E" w:rsidRDefault="00760A8E" w:rsidP="00D2139F">
            <w:pPr>
              <w:pStyle w:val="ListParagraph"/>
              <w:numPr>
                <w:ilvl w:val="0"/>
                <w:numId w:val="1"/>
              </w:numPr>
              <w:ind w:left="256" w:hanging="270"/>
            </w:pPr>
            <w:r>
              <w:t>Initial Release</w:t>
            </w:r>
            <w:ins w:id="59" w:author="Nathan" w:date="2020-09-27T23:10:00Z">
              <w:del w:id="60" w:author="Marcos, Nathan" w:date="2020-11-09T09:50:00Z">
                <w:r w:rsidR="00CC492A" w:rsidDel="008F402E">
                  <w:delText xml:space="preserve"> (blank template)</w:delText>
                </w:r>
              </w:del>
            </w:ins>
          </w:p>
        </w:tc>
        <w:tc>
          <w:tcPr>
            <w:tcW w:w="830" w:type="pct"/>
          </w:tcPr>
          <w:p w14:paraId="7AE9F486" w14:textId="5FAA91AB" w:rsidR="00760A8E" w:rsidRDefault="00091094" w:rsidP="00D73986">
            <w:ins w:id="61" w:author="Nathan" w:date="2020-09-22T16:17:00Z">
              <w:r>
                <w:t>Nathan Marcos</w:t>
              </w:r>
            </w:ins>
            <w:del w:id="62" w:author="Nathan" w:date="2020-09-22T16:17:00Z">
              <w:r w:rsidR="00D2139F" w:rsidDel="00091094">
                <w:delText>&lt;</w:delText>
              </w:r>
              <w:r w:rsidR="00760A8E" w:rsidDel="00091094">
                <w:delText>Name 1</w:delText>
              </w:r>
              <w:r w:rsidR="00D2139F" w:rsidDel="00091094">
                <w:delText>&gt;</w:delText>
              </w:r>
            </w:del>
          </w:p>
          <w:p w14:paraId="2A44A26F" w14:textId="4847B919" w:rsidR="00760A8E" w:rsidRDefault="00091094" w:rsidP="00D73986">
            <w:ins w:id="63" w:author="Nathan" w:date="2020-09-22T16:17:00Z">
              <w:r>
                <w:t>Jared Castaneda</w:t>
              </w:r>
            </w:ins>
            <w:del w:id="64" w:author="Nathan" w:date="2020-09-22T16:17:00Z">
              <w:r w:rsidR="00D2139F" w:rsidDel="00091094">
                <w:delText>&lt;</w:delText>
              </w:r>
              <w:r w:rsidR="00760A8E" w:rsidDel="00091094">
                <w:delText>Name 2</w:delText>
              </w:r>
              <w:r w:rsidR="00D2139F" w:rsidDel="00091094">
                <w:delText>&gt;</w:delText>
              </w:r>
            </w:del>
          </w:p>
          <w:p w14:paraId="7BAECB26" w14:textId="25802F2E" w:rsidR="00760A8E" w:rsidRDefault="00091094" w:rsidP="00D73986">
            <w:ins w:id="65" w:author="Nathan" w:date="2020-09-22T16:17:00Z">
              <w:r>
                <w:t>Jawad Swed</w:t>
              </w:r>
            </w:ins>
            <w:del w:id="66" w:author="Nathan" w:date="2020-09-22T16:17:00Z">
              <w:r w:rsidR="00760A8E" w:rsidDel="00091094">
                <w:delText>…</w:delText>
              </w:r>
            </w:del>
          </w:p>
        </w:tc>
      </w:tr>
      <w:tr w:rsidR="00760A8E" w14:paraId="09034EB7" w14:textId="77777777" w:rsidTr="008F402E">
        <w:tc>
          <w:tcPr>
            <w:tcW w:w="0" w:type="auto"/>
          </w:tcPr>
          <w:p w14:paraId="55182332" w14:textId="4BB33AF6" w:rsidR="00760A8E" w:rsidRPr="00E17BFF" w:rsidRDefault="007A1853" w:rsidP="00D73986">
            <w:pPr>
              <w:rPr>
                <w:rPrChange w:id="67" w:author="Marcos, Nathan" w:date="2020-12-06T12:34:00Z">
                  <w:rPr/>
                </w:rPrChange>
              </w:rPr>
            </w:pPr>
            <w:ins w:id="68" w:author="Nathan" w:date="2020-09-21T18:43:00Z">
              <w:r w:rsidRPr="00E17BFF">
                <w:rPr>
                  <w:rPrChange w:id="69" w:author="Marcos, Nathan" w:date="2020-12-06T12:34:00Z">
                    <w:rPr/>
                  </w:rPrChange>
                </w:rPr>
                <w:t>1.</w:t>
              </w:r>
              <w:del w:id="70" w:author="Marcos, Nathan" w:date="2020-11-09T09:50:00Z">
                <w:r w:rsidRPr="00E17BFF" w:rsidDel="008F402E">
                  <w:rPr>
                    <w:rPrChange w:id="71" w:author="Marcos, Nathan" w:date="2020-12-06T12:34:00Z">
                      <w:rPr/>
                    </w:rPrChange>
                  </w:rPr>
                  <w:delText>0</w:delText>
                </w:r>
              </w:del>
              <w:r w:rsidRPr="00E17BFF">
                <w:rPr>
                  <w:rPrChange w:id="72" w:author="Marcos, Nathan" w:date="2020-12-06T12:34:00Z">
                    <w:rPr/>
                  </w:rPrChange>
                </w:rPr>
                <w:t>1</w:t>
              </w:r>
            </w:ins>
          </w:p>
        </w:tc>
        <w:tc>
          <w:tcPr>
            <w:tcW w:w="821" w:type="pct"/>
          </w:tcPr>
          <w:p w14:paraId="1A0B1A65" w14:textId="3BC607E0" w:rsidR="00760A8E" w:rsidRPr="00E17BFF" w:rsidRDefault="007A1853" w:rsidP="00D73986">
            <w:pPr>
              <w:rPr>
                <w:rPrChange w:id="73" w:author="Marcos, Nathan" w:date="2020-12-06T12:34:00Z">
                  <w:rPr/>
                </w:rPrChange>
              </w:rPr>
            </w:pPr>
            <w:ins w:id="74" w:author="Nathan" w:date="2020-09-21T18:43:00Z">
              <w:r w:rsidRPr="00E17BFF">
                <w:rPr>
                  <w:rPrChange w:id="75" w:author="Marcos, Nathan" w:date="2020-12-06T12:34:00Z">
                    <w:rPr/>
                  </w:rPrChange>
                </w:rPr>
                <w:t>9/21/2020</w:t>
              </w:r>
            </w:ins>
          </w:p>
        </w:tc>
        <w:tc>
          <w:tcPr>
            <w:tcW w:w="2934" w:type="pct"/>
          </w:tcPr>
          <w:p w14:paraId="6F6D1ADA" w14:textId="77777777" w:rsidR="00760A8E" w:rsidRPr="00E17BFF" w:rsidRDefault="008F402E" w:rsidP="00D2139F">
            <w:pPr>
              <w:pStyle w:val="ListParagraph"/>
              <w:numPr>
                <w:ilvl w:val="0"/>
                <w:numId w:val="1"/>
              </w:numPr>
              <w:ind w:left="256" w:hanging="270"/>
              <w:rPr>
                <w:ins w:id="76" w:author="Marcos, Nathan" w:date="2020-11-09T09:49:00Z"/>
                <w:rPrChange w:id="77" w:author="Marcos, Nathan" w:date="2020-12-06T12:34:00Z">
                  <w:rPr>
                    <w:ins w:id="78" w:author="Marcos, Nathan" w:date="2020-11-09T09:49:00Z"/>
                    <w:color w:val="FF0000"/>
                  </w:rPr>
                </w:rPrChange>
              </w:rPr>
            </w:pPr>
            <w:ins w:id="79" w:author="Marcos, Nathan" w:date="2020-11-09T09:49:00Z">
              <w:r w:rsidRPr="00E17BFF">
                <w:rPr>
                  <w:rPrChange w:id="80" w:author="Marcos, Nathan" w:date="2020-12-06T12:34:00Z">
                    <w:rPr>
                      <w:color w:val="FF0000"/>
                    </w:rPr>
                  </w:rPrChange>
                </w:rPr>
                <w:t>Added the highest business use case</w:t>
              </w:r>
            </w:ins>
            <w:ins w:id="81" w:author="Nathan" w:date="2020-09-21T18:44:00Z">
              <w:del w:id="82" w:author="Marcos, Nathan" w:date="2020-11-09T09:49:00Z">
                <w:r w:rsidR="007A1853" w:rsidRPr="00E17BFF" w:rsidDel="008F402E">
                  <w:rPr>
                    <w:rPrChange w:id="83" w:author="Marcos, Nathan" w:date="2020-12-06T12:34:00Z">
                      <w:rPr/>
                    </w:rPrChange>
                  </w:rPr>
                  <w:delText>Started adding to the use case</w:delText>
                </w:r>
              </w:del>
            </w:ins>
          </w:p>
          <w:p w14:paraId="6D1BF138" w14:textId="77777777" w:rsidR="008F402E" w:rsidRPr="00E17BFF" w:rsidRDefault="008F402E" w:rsidP="00D2139F">
            <w:pPr>
              <w:pStyle w:val="ListParagraph"/>
              <w:numPr>
                <w:ilvl w:val="0"/>
                <w:numId w:val="1"/>
              </w:numPr>
              <w:ind w:left="256" w:hanging="270"/>
              <w:rPr>
                <w:ins w:id="84" w:author="Marcos, Nathan" w:date="2020-11-09T09:49:00Z"/>
                <w:rPrChange w:id="85" w:author="Marcos, Nathan" w:date="2020-12-06T12:34:00Z">
                  <w:rPr>
                    <w:ins w:id="86" w:author="Marcos, Nathan" w:date="2020-11-09T09:49:00Z"/>
                    <w:color w:val="FF0000"/>
                  </w:rPr>
                </w:rPrChange>
              </w:rPr>
            </w:pPr>
            <w:ins w:id="87" w:author="Marcos, Nathan" w:date="2020-11-09T09:49:00Z">
              <w:r w:rsidRPr="00E17BFF">
                <w:rPr>
                  <w:rPrChange w:id="88" w:author="Marcos, Nathan" w:date="2020-12-06T12:34:00Z">
                    <w:rPr>
                      <w:color w:val="FF0000"/>
                    </w:rPr>
                  </w:rPrChange>
                </w:rPr>
                <w:t>Added the alternate use case</w:t>
              </w:r>
            </w:ins>
          </w:p>
          <w:p w14:paraId="5B3FED70" w14:textId="6447B76C" w:rsidR="008F402E" w:rsidRPr="00E17BFF" w:rsidRDefault="008F402E" w:rsidP="00D2139F">
            <w:pPr>
              <w:pStyle w:val="ListParagraph"/>
              <w:numPr>
                <w:ilvl w:val="0"/>
                <w:numId w:val="1"/>
              </w:numPr>
              <w:ind w:left="256" w:hanging="270"/>
              <w:rPr>
                <w:rPrChange w:id="89" w:author="Marcos, Nathan" w:date="2020-12-06T12:34:00Z">
                  <w:rPr/>
                </w:rPrChange>
              </w:rPr>
            </w:pPr>
            <w:ins w:id="90" w:author="Marcos, Nathan" w:date="2020-11-09T09:49:00Z">
              <w:r w:rsidRPr="00E17BFF">
                <w:rPr>
                  <w:rPrChange w:id="91" w:author="Marcos, Nathan" w:date="2020-12-06T12:34:00Z">
                    <w:rPr>
                      <w:color w:val="FF0000"/>
                    </w:rPr>
                  </w:rPrChange>
                </w:rPr>
                <w:t xml:space="preserve">Added </w:t>
              </w:r>
            </w:ins>
            <w:ins w:id="92" w:author="Marcos, Nathan" w:date="2020-11-09T09:50:00Z">
              <w:r w:rsidRPr="00E17BFF">
                <w:rPr>
                  <w:rPrChange w:id="93" w:author="Marcos, Nathan" w:date="2020-12-06T12:34:00Z">
                    <w:rPr>
                      <w:color w:val="FF0000"/>
                    </w:rPr>
                  </w:rPrChange>
                </w:rPr>
                <w:t>the special requirements</w:t>
              </w:r>
            </w:ins>
          </w:p>
        </w:tc>
        <w:tc>
          <w:tcPr>
            <w:tcW w:w="830" w:type="pct"/>
          </w:tcPr>
          <w:p w14:paraId="3E84D59A" w14:textId="7A9C5894" w:rsidR="00760A8E" w:rsidRPr="00E17BFF" w:rsidRDefault="007A1853" w:rsidP="00D73986">
            <w:pPr>
              <w:rPr>
                <w:rPrChange w:id="94" w:author="Marcos, Nathan" w:date="2020-12-06T12:34:00Z">
                  <w:rPr/>
                </w:rPrChange>
              </w:rPr>
            </w:pPr>
            <w:ins w:id="95" w:author="Nathan" w:date="2020-09-21T18:44:00Z">
              <w:r w:rsidRPr="00E17BFF">
                <w:rPr>
                  <w:rPrChange w:id="96" w:author="Marcos, Nathan" w:date="2020-12-06T12:34:00Z">
                    <w:rPr/>
                  </w:rPrChange>
                </w:rPr>
                <w:t>Nathan Marcos</w:t>
              </w:r>
            </w:ins>
          </w:p>
        </w:tc>
      </w:tr>
      <w:tr w:rsidR="00AE0CA7" w14:paraId="121B557D" w14:textId="77777777" w:rsidTr="008F402E">
        <w:trPr>
          <w:ins w:id="97" w:author="Marcos, Nathan" w:date="2020-11-09T00:08:00Z"/>
        </w:trPr>
        <w:tc>
          <w:tcPr>
            <w:tcW w:w="0" w:type="auto"/>
          </w:tcPr>
          <w:p w14:paraId="44645C9A" w14:textId="4D631581" w:rsidR="00AE0CA7" w:rsidRPr="00E17BFF" w:rsidRDefault="00AE0CA7" w:rsidP="00D73986">
            <w:pPr>
              <w:rPr>
                <w:ins w:id="98" w:author="Marcos, Nathan" w:date="2020-11-09T00:08:00Z"/>
                <w:rPrChange w:id="99" w:author="Marcos, Nathan" w:date="2020-12-06T12:34:00Z">
                  <w:rPr>
                    <w:ins w:id="100" w:author="Marcos, Nathan" w:date="2020-11-09T00:08:00Z"/>
                    <w:color w:val="FF0000"/>
                  </w:rPr>
                </w:rPrChange>
              </w:rPr>
            </w:pPr>
            <w:ins w:id="101" w:author="Marcos, Nathan" w:date="2020-11-09T00:08:00Z">
              <w:r w:rsidRPr="00E17BFF">
                <w:rPr>
                  <w:rPrChange w:id="102" w:author="Marcos, Nathan" w:date="2020-12-06T12:34:00Z">
                    <w:rPr>
                      <w:color w:val="FF0000"/>
                    </w:rPr>
                  </w:rPrChange>
                </w:rPr>
                <w:t>1.</w:t>
              </w:r>
            </w:ins>
            <w:ins w:id="103" w:author="Marcos, Nathan" w:date="2020-12-06T12:33:00Z">
              <w:r w:rsidR="00EB00F6" w:rsidRPr="00E17BFF">
                <w:rPr>
                  <w:rPrChange w:id="104" w:author="Marcos, Nathan" w:date="2020-12-06T12:34:00Z">
                    <w:rPr>
                      <w:color w:val="FF0000"/>
                    </w:rPr>
                  </w:rPrChange>
                </w:rPr>
                <w:t>2</w:t>
              </w:r>
            </w:ins>
          </w:p>
        </w:tc>
        <w:tc>
          <w:tcPr>
            <w:tcW w:w="821" w:type="pct"/>
          </w:tcPr>
          <w:p w14:paraId="59414866" w14:textId="1E6AC39B" w:rsidR="00AE0CA7" w:rsidRPr="00E17BFF" w:rsidRDefault="00AE0CA7" w:rsidP="00D73986">
            <w:pPr>
              <w:rPr>
                <w:ins w:id="105" w:author="Marcos, Nathan" w:date="2020-11-09T00:08:00Z"/>
                <w:rPrChange w:id="106" w:author="Marcos, Nathan" w:date="2020-12-06T12:34:00Z">
                  <w:rPr>
                    <w:ins w:id="107" w:author="Marcos, Nathan" w:date="2020-11-09T00:08:00Z"/>
                    <w:color w:val="FF0000"/>
                  </w:rPr>
                </w:rPrChange>
              </w:rPr>
            </w:pPr>
            <w:ins w:id="108" w:author="Marcos, Nathan" w:date="2020-11-09T00:08:00Z">
              <w:r w:rsidRPr="00E17BFF">
                <w:rPr>
                  <w:rPrChange w:id="109" w:author="Marcos, Nathan" w:date="2020-12-06T12:34:00Z">
                    <w:rPr>
                      <w:color w:val="FF0000"/>
                    </w:rPr>
                  </w:rPrChange>
                </w:rPr>
                <w:t>11/9/2020</w:t>
              </w:r>
            </w:ins>
          </w:p>
        </w:tc>
        <w:tc>
          <w:tcPr>
            <w:tcW w:w="2934" w:type="pct"/>
          </w:tcPr>
          <w:p w14:paraId="45C084C2" w14:textId="77777777" w:rsidR="00AE0CA7" w:rsidRPr="00E17BFF" w:rsidRDefault="00AE0CA7" w:rsidP="00D2139F">
            <w:pPr>
              <w:pStyle w:val="ListParagraph"/>
              <w:numPr>
                <w:ilvl w:val="0"/>
                <w:numId w:val="1"/>
              </w:numPr>
              <w:ind w:left="256" w:hanging="270"/>
              <w:rPr>
                <w:ins w:id="110" w:author="Marcos, Nathan" w:date="2020-11-09T09:50:00Z"/>
                <w:rPrChange w:id="111" w:author="Marcos, Nathan" w:date="2020-12-06T12:34:00Z">
                  <w:rPr>
                    <w:ins w:id="112" w:author="Marcos, Nathan" w:date="2020-11-09T09:50:00Z"/>
                    <w:color w:val="FF0000"/>
                  </w:rPr>
                </w:rPrChange>
              </w:rPr>
            </w:pPr>
            <w:ins w:id="113" w:author="Marcos, Nathan" w:date="2020-11-09T00:08:00Z">
              <w:r w:rsidRPr="00E17BFF">
                <w:rPr>
                  <w:rPrChange w:id="114" w:author="Marcos, Nathan" w:date="2020-12-06T12:34:00Z">
                    <w:rPr>
                      <w:color w:val="FF0000"/>
                    </w:rPr>
                  </w:rPrChange>
                </w:rPr>
                <w:t xml:space="preserve">Added both </w:t>
              </w:r>
            </w:ins>
            <w:ins w:id="115" w:author="Marcos, Nathan" w:date="2020-11-09T00:09:00Z">
              <w:r w:rsidRPr="00E17BFF">
                <w:rPr>
                  <w:rPrChange w:id="116" w:author="Marcos, Nathan" w:date="2020-12-06T12:34:00Z">
                    <w:rPr>
                      <w:color w:val="FF0000"/>
                    </w:rPr>
                  </w:rPrChange>
                </w:rPr>
                <w:t>system sequence diagrams</w:t>
              </w:r>
            </w:ins>
          </w:p>
          <w:p w14:paraId="388363B2" w14:textId="5AE7B0BF" w:rsidR="008F402E" w:rsidRPr="00E17BFF" w:rsidRDefault="008F402E" w:rsidP="00D2139F">
            <w:pPr>
              <w:pStyle w:val="ListParagraph"/>
              <w:numPr>
                <w:ilvl w:val="0"/>
                <w:numId w:val="1"/>
              </w:numPr>
              <w:ind w:left="256" w:hanging="270"/>
              <w:rPr>
                <w:ins w:id="117" w:author="Marcos, Nathan" w:date="2020-11-09T00:08:00Z"/>
                <w:rPrChange w:id="118" w:author="Marcos, Nathan" w:date="2020-12-06T12:34:00Z">
                  <w:rPr>
                    <w:ins w:id="119" w:author="Marcos, Nathan" w:date="2020-11-09T00:08:00Z"/>
                    <w:color w:val="FF0000"/>
                  </w:rPr>
                </w:rPrChange>
              </w:rPr>
            </w:pPr>
            <w:ins w:id="120" w:author="Marcos, Nathan" w:date="2020-11-09T09:50:00Z">
              <w:r w:rsidRPr="00E17BFF">
                <w:rPr>
                  <w:rPrChange w:id="121" w:author="Marcos, Nathan" w:date="2020-12-06T12:34:00Z">
                    <w:rPr>
                      <w:color w:val="FF0000"/>
                    </w:rPr>
                  </w:rPrChange>
                </w:rPr>
                <w:t>Edited the use cases to include credit car</w:t>
              </w:r>
            </w:ins>
            <w:ins w:id="122" w:author="Marcos, Nathan" w:date="2020-11-09T09:51:00Z">
              <w:r w:rsidRPr="00E17BFF">
                <w:rPr>
                  <w:rPrChange w:id="123" w:author="Marcos, Nathan" w:date="2020-12-06T12:34:00Z">
                    <w:rPr>
                      <w:color w:val="FF0000"/>
                    </w:rPr>
                  </w:rPrChange>
                </w:rPr>
                <w:t>d</w:t>
              </w:r>
            </w:ins>
          </w:p>
        </w:tc>
        <w:tc>
          <w:tcPr>
            <w:tcW w:w="830" w:type="pct"/>
          </w:tcPr>
          <w:p w14:paraId="23947A0F" w14:textId="7576DB2B" w:rsidR="00AE0CA7" w:rsidRPr="00E17BFF" w:rsidRDefault="00AE0CA7" w:rsidP="00D73986">
            <w:pPr>
              <w:rPr>
                <w:ins w:id="124" w:author="Marcos, Nathan" w:date="2020-11-09T00:08:00Z"/>
                <w:rPrChange w:id="125" w:author="Marcos, Nathan" w:date="2020-12-06T12:34:00Z">
                  <w:rPr>
                    <w:ins w:id="126" w:author="Marcos, Nathan" w:date="2020-11-09T00:08:00Z"/>
                    <w:color w:val="FF0000"/>
                  </w:rPr>
                </w:rPrChange>
              </w:rPr>
            </w:pPr>
            <w:ins w:id="127" w:author="Marcos, Nathan" w:date="2020-11-09T00:09:00Z">
              <w:r w:rsidRPr="00E17BFF">
                <w:rPr>
                  <w:rPrChange w:id="128" w:author="Marcos, Nathan" w:date="2020-12-06T12:34:00Z">
                    <w:rPr>
                      <w:color w:val="FF0000"/>
                    </w:rPr>
                  </w:rPrChange>
                </w:rPr>
                <w:t>Nathan Marcos</w:t>
              </w:r>
            </w:ins>
          </w:p>
        </w:tc>
      </w:tr>
      <w:tr w:rsidR="00EB00F6" w14:paraId="627E4A75" w14:textId="77777777" w:rsidTr="008F402E">
        <w:trPr>
          <w:ins w:id="129" w:author="Marcos, Nathan" w:date="2020-12-06T12:33:00Z"/>
        </w:trPr>
        <w:tc>
          <w:tcPr>
            <w:tcW w:w="0" w:type="auto"/>
          </w:tcPr>
          <w:p w14:paraId="14C636D6" w14:textId="62A4C111" w:rsidR="00EB00F6" w:rsidRPr="00E17BFF" w:rsidRDefault="00EB00F6" w:rsidP="00D73986">
            <w:pPr>
              <w:rPr>
                <w:ins w:id="130" w:author="Marcos, Nathan" w:date="2020-12-06T12:33:00Z"/>
                <w:rPrChange w:id="131" w:author="Marcos, Nathan" w:date="2020-12-06T12:34:00Z">
                  <w:rPr>
                    <w:ins w:id="132" w:author="Marcos, Nathan" w:date="2020-12-06T12:33:00Z"/>
                    <w:color w:val="FF0000"/>
                  </w:rPr>
                </w:rPrChange>
              </w:rPr>
            </w:pPr>
            <w:ins w:id="133" w:author="Marcos, Nathan" w:date="2020-12-06T12:33:00Z">
              <w:r w:rsidRPr="00E17BFF">
                <w:rPr>
                  <w:rPrChange w:id="134" w:author="Marcos, Nathan" w:date="2020-12-06T12:34:00Z">
                    <w:rPr>
                      <w:color w:val="FF0000"/>
                    </w:rPr>
                  </w:rPrChange>
                </w:rPr>
                <w:t>1.3</w:t>
              </w:r>
            </w:ins>
          </w:p>
        </w:tc>
        <w:tc>
          <w:tcPr>
            <w:tcW w:w="821" w:type="pct"/>
          </w:tcPr>
          <w:p w14:paraId="13325CDA" w14:textId="1E02B1A1" w:rsidR="00EB00F6" w:rsidRPr="00E17BFF" w:rsidRDefault="00EB00F6" w:rsidP="00D73986">
            <w:pPr>
              <w:rPr>
                <w:ins w:id="135" w:author="Marcos, Nathan" w:date="2020-12-06T12:33:00Z"/>
                <w:rPrChange w:id="136" w:author="Marcos, Nathan" w:date="2020-12-06T12:34:00Z">
                  <w:rPr>
                    <w:ins w:id="137" w:author="Marcos, Nathan" w:date="2020-12-06T12:33:00Z"/>
                    <w:color w:val="FF0000"/>
                  </w:rPr>
                </w:rPrChange>
              </w:rPr>
            </w:pPr>
            <w:ins w:id="138" w:author="Marcos, Nathan" w:date="2020-12-06T12:33:00Z">
              <w:r w:rsidRPr="00E17BFF">
                <w:rPr>
                  <w:rPrChange w:id="139" w:author="Marcos, Nathan" w:date="2020-12-06T12:34:00Z">
                    <w:rPr>
                      <w:color w:val="FF0000"/>
                    </w:rPr>
                  </w:rPrChange>
                </w:rPr>
                <w:t>12/6/2020</w:t>
              </w:r>
            </w:ins>
          </w:p>
        </w:tc>
        <w:tc>
          <w:tcPr>
            <w:tcW w:w="2934" w:type="pct"/>
          </w:tcPr>
          <w:p w14:paraId="0E20D803" w14:textId="04D6E8E9" w:rsidR="00EB00F6" w:rsidRPr="00E17BFF" w:rsidRDefault="00EB00F6" w:rsidP="00D2139F">
            <w:pPr>
              <w:pStyle w:val="ListParagraph"/>
              <w:numPr>
                <w:ilvl w:val="0"/>
                <w:numId w:val="1"/>
              </w:numPr>
              <w:ind w:left="256" w:hanging="270"/>
              <w:rPr>
                <w:ins w:id="140" w:author="Marcos, Nathan" w:date="2020-12-06T12:33:00Z"/>
                <w:rPrChange w:id="141" w:author="Marcos, Nathan" w:date="2020-12-06T12:34:00Z">
                  <w:rPr>
                    <w:ins w:id="142" w:author="Marcos, Nathan" w:date="2020-12-06T12:33:00Z"/>
                    <w:color w:val="FF0000"/>
                  </w:rPr>
                </w:rPrChange>
              </w:rPr>
            </w:pPr>
            <w:ins w:id="143" w:author="Marcos, Nathan" w:date="2020-12-06T12:33:00Z">
              <w:r w:rsidRPr="00E17BFF">
                <w:rPr>
                  <w:rPrChange w:id="144" w:author="Marcos, Nathan" w:date="2020-12-06T12:34:00Z">
                    <w:rPr>
                      <w:color w:val="FF0000"/>
                    </w:rPr>
                  </w:rPrChange>
                </w:rPr>
                <w:t>Removed requests and returns from exter</w:t>
              </w:r>
            </w:ins>
            <w:ins w:id="145" w:author="Marcos, Nathan" w:date="2020-12-06T12:34:00Z">
              <w:r w:rsidRPr="00E17BFF">
                <w:rPr>
                  <w:rPrChange w:id="146" w:author="Marcos, Nathan" w:date="2020-12-06T12:34:00Z">
                    <w:rPr>
                      <w:color w:val="FF0000"/>
                    </w:rPr>
                  </w:rPrChange>
                </w:rPr>
                <w:t>nal system in the system sequence diagrams</w:t>
              </w:r>
            </w:ins>
          </w:p>
        </w:tc>
        <w:tc>
          <w:tcPr>
            <w:tcW w:w="830" w:type="pct"/>
          </w:tcPr>
          <w:p w14:paraId="1D0BA323" w14:textId="242E4122" w:rsidR="00EB00F6" w:rsidRPr="00E17BFF" w:rsidRDefault="00EB00F6" w:rsidP="00D73986">
            <w:pPr>
              <w:rPr>
                <w:ins w:id="147" w:author="Marcos, Nathan" w:date="2020-12-06T12:33:00Z"/>
                <w:rPrChange w:id="148" w:author="Marcos, Nathan" w:date="2020-12-06T12:34:00Z">
                  <w:rPr>
                    <w:ins w:id="149" w:author="Marcos, Nathan" w:date="2020-12-06T12:33:00Z"/>
                    <w:color w:val="FF0000"/>
                  </w:rPr>
                </w:rPrChange>
              </w:rPr>
            </w:pPr>
            <w:ins w:id="150" w:author="Marcos, Nathan" w:date="2020-12-06T12:34:00Z">
              <w:r w:rsidRPr="00E17BFF">
                <w:rPr>
                  <w:rPrChange w:id="151" w:author="Marcos, Nathan" w:date="2020-12-06T12:34:00Z">
                    <w:rPr>
                      <w:color w:val="FF0000"/>
                    </w:rPr>
                  </w:rPrChange>
                </w:rPr>
                <w:t>Nathan Marcos</w:t>
              </w:r>
            </w:ins>
          </w:p>
        </w:tc>
      </w:tr>
    </w:tbl>
    <w:p w14:paraId="32740B03" w14:textId="3457155E" w:rsidR="00EA16FE" w:rsidRDefault="00EA16FE" w:rsidP="00D73986"/>
    <w:p w14:paraId="0BDB73FE" w14:textId="77777777" w:rsidR="00EA16FE" w:rsidRDefault="00EA16FE" w:rsidP="00D73986">
      <w:r>
        <w:br w:type="page"/>
      </w:r>
    </w:p>
    <w:sdt>
      <w:sdtPr>
        <w:rPr>
          <w:rFonts w:asciiTheme="minorHAnsi" w:eastAsiaTheme="minorHAnsi" w:hAnsiTheme="minorHAnsi" w:cstheme="minorBidi"/>
          <w:color w:val="auto"/>
          <w:sz w:val="22"/>
          <w:szCs w:val="22"/>
        </w:rPr>
        <w:id w:val="225190969"/>
        <w:docPartObj>
          <w:docPartGallery w:val="Table of Contents"/>
          <w:docPartUnique/>
        </w:docPartObj>
      </w:sdtPr>
      <w:sdtEndPr>
        <w:rPr>
          <w:noProof/>
        </w:rPr>
      </w:sdtEndPr>
      <w:sdtContent>
        <w:p w14:paraId="39918740" w14:textId="6E3D8BF9" w:rsidR="00C20764" w:rsidRDefault="00C20764" w:rsidP="00CC17B0">
          <w:pPr>
            <w:pStyle w:val="TOCHeading"/>
          </w:pPr>
          <w:r>
            <w:t>Table of Contents</w:t>
          </w:r>
        </w:p>
        <w:p w14:paraId="09CDABF8" w14:textId="4EC3A5D6" w:rsidR="0066774C" w:rsidRDefault="000C530D">
          <w:pPr>
            <w:pStyle w:val="TOC1"/>
            <w:rPr>
              <w:ins w:id="152" w:author="Marcos, Nathan" w:date="2020-11-09T10:27:00Z"/>
              <w:rFonts w:eastAsiaTheme="minorEastAsia"/>
              <w:sz w:val="22"/>
            </w:rPr>
          </w:pPr>
          <w:r>
            <w:fldChar w:fldCharType="begin"/>
          </w:r>
          <w:r>
            <w:instrText xml:space="preserve"> TOC \o "1-4" \h \z \u </w:instrText>
          </w:r>
          <w:r>
            <w:fldChar w:fldCharType="separate"/>
          </w:r>
          <w:ins w:id="153" w:author="Marcos, Nathan" w:date="2020-11-09T10:27:00Z">
            <w:r w:rsidR="0066774C" w:rsidRPr="00E5284B">
              <w:rPr>
                <w:rStyle w:val="Hyperlink"/>
              </w:rPr>
              <w:fldChar w:fldCharType="begin"/>
            </w:r>
            <w:r w:rsidR="0066774C" w:rsidRPr="00E5284B">
              <w:rPr>
                <w:rStyle w:val="Hyperlink"/>
              </w:rPr>
              <w:instrText xml:space="preserve"> </w:instrText>
            </w:r>
            <w:r w:rsidR="0066774C">
              <w:instrText>HYPERLINK \l "_Toc55810057"</w:instrText>
            </w:r>
            <w:r w:rsidR="0066774C" w:rsidRPr="00E5284B">
              <w:rPr>
                <w:rStyle w:val="Hyperlink"/>
              </w:rPr>
              <w:instrText xml:space="preserve"> </w:instrText>
            </w:r>
            <w:r w:rsidR="0066774C" w:rsidRPr="00E5284B">
              <w:rPr>
                <w:rStyle w:val="Hyperlink"/>
              </w:rPr>
              <w:fldChar w:fldCharType="separate"/>
            </w:r>
            <w:r w:rsidR="0066774C" w:rsidRPr="00E5284B">
              <w:rPr>
                <w:rStyle w:val="Hyperlink"/>
              </w:rPr>
              <w:t>1</w:t>
            </w:r>
            <w:r w:rsidR="0066774C">
              <w:rPr>
                <w:rFonts w:eastAsiaTheme="minorEastAsia"/>
                <w:sz w:val="22"/>
              </w:rPr>
              <w:tab/>
            </w:r>
            <w:r w:rsidR="0066774C" w:rsidRPr="00E5284B">
              <w:rPr>
                <w:rStyle w:val="Hyperlink"/>
              </w:rPr>
              <w:t>Use Case Description</w:t>
            </w:r>
            <w:r w:rsidR="0066774C">
              <w:rPr>
                <w:webHidden/>
              </w:rPr>
              <w:tab/>
            </w:r>
            <w:r w:rsidR="0066774C">
              <w:rPr>
                <w:webHidden/>
              </w:rPr>
              <w:fldChar w:fldCharType="begin"/>
            </w:r>
            <w:r w:rsidR="0066774C">
              <w:rPr>
                <w:webHidden/>
              </w:rPr>
              <w:instrText xml:space="preserve"> PAGEREF _Toc55810057 \h </w:instrText>
            </w:r>
          </w:ins>
          <w:r w:rsidR="0066774C">
            <w:rPr>
              <w:webHidden/>
            </w:rPr>
          </w:r>
          <w:r w:rsidR="0066774C">
            <w:rPr>
              <w:webHidden/>
            </w:rPr>
            <w:fldChar w:fldCharType="separate"/>
          </w:r>
          <w:ins w:id="154" w:author="Marcos, Nathan" w:date="2020-11-09T10:27:00Z">
            <w:r w:rsidR="0066774C">
              <w:rPr>
                <w:webHidden/>
              </w:rPr>
              <w:t>1</w:t>
            </w:r>
            <w:r w:rsidR="0066774C">
              <w:rPr>
                <w:webHidden/>
              </w:rPr>
              <w:fldChar w:fldCharType="end"/>
            </w:r>
            <w:r w:rsidR="0066774C" w:rsidRPr="00E5284B">
              <w:rPr>
                <w:rStyle w:val="Hyperlink"/>
              </w:rPr>
              <w:fldChar w:fldCharType="end"/>
            </w:r>
          </w:ins>
        </w:p>
        <w:p w14:paraId="324AF7A0" w14:textId="1E60F69F" w:rsidR="0066774C" w:rsidRDefault="0066774C">
          <w:pPr>
            <w:pStyle w:val="TOC2"/>
            <w:rPr>
              <w:ins w:id="155" w:author="Marcos, Nathan" w:date="2020-11-09T10:27:00Z"/>
              <w:rFonts w:eastAsiaTheme="minorEastAsia"/>
              <w:noProof/>
            </w:rPr>
          </w:pPr>
          <w:ins w:id="156" w:author="Marcos, Nathan" w:date="2020-11-09T10:27:00Z">
            <w:r w:rsidRPr="00E5284B">
              <w:rPr>
                <w:rStyle w:val="Hyperlink"/>
                <w:noProof/>
              </w:rPr>
              <w:fldChar w:fldCharType="begin"/>
            </w:r>
            <w:r w:rsidRPr="00E5284B">
              <w:rPr>
                <w:rStyle w:val="Hyperlink"/>
                <w:noProof/>
              </w:rPr>
              <w:instrText xml:space="preserve"> </w:instrText>
            </w:r>
            <w:r>
              <w:rPr>
                <w:noProof/>
              </w:rPr>
              <w:instrText>HYPERLINK \l "_Toc55810061"</w:instrText>
            </w:r>
            <w:r w:rsidRPr="00E5284B">
              <w:rPr>
                <w:rStyle w:val="Hyperlink"/>
                <w:noProof/>
              </w:rPr>
              <w:instrText xml:space="preserve"> </w:instrText>
            </w:r>
            <w:r w:rsidRPr="00E5284B">
              <w:rPr>
                <w:rStyle w:val="Hyperlink"/>
                <w:noProof/>
              </w:rPr>
              <w:fldChar w:fldCharType="separate"/>
            </w:r>
            <w:r w:rsidRPr="00E5284B">
              <w:rPr>
                <w:rStyle w:val="Hyperlink"/>
                <w:noProof/>
              </w:rPr>
              <w:t>1.1</w:t>
            </w:r>
            <w:r>
              <w:rPr>
                <w:rFonts w:eastAsiaTheme="minorEastAsia"/>
                <w:noProof/>
              </w:rPr>
              <w:tab/>
            </w:r>
            <w:r w:rsidRPr="00E5284B">
              <w:rPr>
                <w:rStyle w:val="Hyperlink"/>
                <w:noProof/>
              </w:rPr>
              <w:t>Use Case Title</w:t>
            </w:r>
            <w:r>
              <w:rPr>
                <w:noProof/>
                <w:webHidden/>
              </w:rPr>
              <w:tab/>
            </w:r>
            <w:r>
              <w:rPr>
                <w:noProof/>
                <w:webHidden/>
              </w:rPr>
              <w:fldChar w:fldCharType="begin"/>
            </w:r>
            <w:r>
              <w:rPr>
                <w:noProof/>
                <w:webHidden/>
              </w:rPr>
              <w:instrText xml:space="preserve"> PAGEREF _Toc55810061 \h </w:instrText>
            </w:r>
          </w:ins>
          <w:r>
            <w:rPr>
              <w:noProof/>
              <w:webHidden/>
            </w:rPr>
          </w:r>
          <w:r>
            <w:rPr>
              <w:noProof/>
              <w:webHidden/>
            </w:rPr>
            <w:fldChar w:fldCharType="separate"/>
          </w:r>
          <w:ins w:id="157" w:author="Marcos, Nathan" w:date="2020-11-09T10:27:00Z">
            <w:r>
              <w:rPr>
                <w:noProof/>
                <w:webHidden/>
              </w:rPr>
              <w:t>1</w:t>
            </w:r>
            <w:r>
              <w:rPr>
                <w:noProof/>
                <w:webHidden/>
              </w:rPr>
              <w:fldChar w:fldCharType="end"/>
            </w:r>
            <w:r w:rsidRPr="00E5284B">
              <w:rPr>
                <w:rStyle w:val="Hyperlink"/>
                <w:noProof/>
              </w:rPr>
              <w:fldChar w:fldCharType="end"/>
            </w:r>
          </w:ins>
        </w:p>
        <w:p w14:paraId="010A8740" w14:textId="2A19726A" w:rsidR="0066774C" w:rsidRDefault="0066774C">
          <w:pPr>
            <w:pStyle w:val="TOC2"/>
            <w:rPr>
              <w:ins w:id="158" w:author="Marcos, Nathan" w:date="2020-11-09T10:27:00Z"/>
              <w:rFonts w:eastAsiaTheme="minorEastAsia"/>
              <w:noProof/>
            </w:rPr>
          </w:pPr>
          <w:ins w:id="159" w:author="Marcos, Nathan" w:date="2020-11-09T10:27:00Z">
            <w:r w:rsidRPr="00E5284B">
              <w:rPr>
                <w:rStyle w:val="Hyperlink"/>
                <w:noProof/>
              </w:rPr>
              <w:fldChar w:fldCharType="begin"/>
            </w:r>
            <w:r w:rsidRPr="00E5284B">
              <w:rPr>
                <w:rStyle w:val="Hyperlink"/>
                <w:noProof/>
              </w:rPr>
              <w:instrText xml:space="preserve"> </w:instrText>
            </w:r>
            <w:r>
              <w:rPr>
                <w:noProof/>
              </w:rPr>
              <w:instrText>HYPERLINK \l "_Toc55810062"</w:instrText>
            </w:r>
            <w:r w:rsidRPr="00E5284B">
              <w:rPr>
                <w:rStyle w:val="Hyperlink"/>
                <w:noProof/>
              </w:rPr>
              <w:instrText xml:space="preserve"> </w:instrText>
            </w:r>
            <w:r w:rsidRPr="00E5284B">
              <w:rPr>
                <w:rStyle w:val="Hyperlink"/>
                <w:noProof/>
              </w:rPr>
              <w:fldChar w:fldCharType="separate"/>
            </w:r>
            <w:r w:rsidRPr="00E5284B">
              <w:rPr>
                <w:rStyle w:val="Hyperlink"/>
                <w:noProof/>
              </w:rPr>
              <w:t>1.2</w:t>
            </w:r>
            <w:r>
              <w:rPr>
                <w:rFonts w:eastAsiaTheme="minorEastAsia"/>
                <w:noProof/>
              </w:rPr>
              <w:tab/>
            </w:r>
            <w:r w:rsidRPr="00E5284B">
              <w:rPr>
                <w:rStyle w:val="Hyperlink"/>
                <w:noProof/>
              </w:rPr>
              <w:t>Scope</w:t>
            </w:r>
            <w:r>
              <w:rPr>
                <w:noProof/>
                <w:webHidden/>
              </w:rPr>
              <w:tab/>
            </w:r>
            <w:r>
              <w:rPr>
                <w:noProof/>
                <w:webHidden/>
              </w:rPr>
              <w:fldChar w:fldCharType="begin"/>
            </w:r>
            <w:r>
              <w:rPr>
                <w:noProof/>
                <w:webHidden/>
              </w:rPr>
              <w:instrText xml:space="preserve"> PAGEREF _Toc55810062 \h </w:instrText>
            </w:r>
          </w:ins>
          <w:r>
            <w:rPr>
              <w:noProof/>
              <w:webHidden/>
            </w:rPr>
          </w:r>
          <w:r>
            <w:rPr>
              <w:noProof/>
              <w:webHidden/>
            </w:rPr>
            <w:fldChar w:fldCharType="separate"/>
          </w:r>
          <w:ins w:id="160" w:author="Marcos, Nathan" w:date="2020-11-09T10:27:00Z">
            <w:r>
              <w:rPr>
                <w:noProof/>
                <w:webHidden/>
              </w:rPr>
              <w:t>1</w:t>
            </w:r>
            <w:r>
              <w:rPr>
                <w:noProof/>
                <w:webHidden/>
              </w:rPr>
              <w:fldChar w:fldCharType="end"/>
            </w:r>
            <w:r w:rsidRPr="00E5284B">
              <w:rPr>
                <w:rStyle w:val="Hyperlink"/>
                <w:noProof/>
              </w:rPr>
              <w:fldChar w:fldCharType="end"/>
            </w:r>
          </w:ins>
        </w:p>
        <w:p w14:paraId="0BF358BA" w14:textId="67F37040" w:rsidR="0066774C" w:rsidRDefault="0066774C">
          <w:pPr>
            <w:pStyle w:val="TOC2"/>
            <w:rPr>
              <w:ins w:id="161" w:author="Marcos, Nathan" w:date="2020-11-09T10:27:00Z"/>
              <w:rFonts w:eastAsiaTheme="minorEastAsia"/>
              <w:noProof/>
            </w:rPr>
          </w:pPr>
          <w:ins w:id="162" w:author="Marcos, Nathan" w:date="2020-11-09T10:27:00Z">
            <w:r w:rsidRPr="00E5284B">
              <w:rPr>
                <w:rStyle w:val="Hyperlink"/>
                <w:noProof/>
              </w:rPr>
              <w:fldChar w:fldCharType="begin"/>
            </w:r>
            <w:r w:rsidRPr="00E5284B">
              <w:rPr>
                <w:rStyle w:val="Hyperlink"/>
                <w:noProof/>
              </w:rPr>
              <w:instrText xml:space="preserve"> </w:instrText>
            </w:r>
            <w:r>
              <w:rPr>
                <w:noProof/>
              </w:rPr>
              <w:instrText>HYPERLINK \l "_Toc55810063"</w:instrText>
            </w:r>
            <w:r w:rsidRPr="00E5284B">
              <w:rPr>
                <w:rStyle w:val="Hyperlink"/>
                <w:noProof/>
              </w:rPr>
              <w:instrText xml:space="preserve"> </w:instrText>
            </w:r>
            <w:r w:rsidRPr="00E5284B">
              <w:rPr>
                <w:rStyle w:val="Hyperlink"/>
                <w:noProof/>
              </w:rPr>
              <w:fldChar w:fldCharType="separate"/>
            </w:r>
            <w:r w:rsidRPr="00E5284B">
              <w:rPr>
                <w:rStyle w:val="Hyperlink"/>
                <w:noProof/>
              </w:rPr>
              <w:t>1.3</w:t>
            </w:r>
            <w:r>
              <w:rPr>
                <w:rFonts w:eastAsiaTheme="minorEastAsia"/>
                <w:noProof/>
              </w:rPr>
              <w:tab/>
            </w:r>
            <w:r w:rsidRPr="00E5284B">
              <w:rPr>
                <w:rStyle w:val="Hyperlink"/>
                <w:noProof/>
              </w:rPr>
              <w:t>Category</w:t>
            </w:r>
            <w:r>
              <w:rPr>
                <w:noProof/>
                <w:webHidden/>
              </w:rPr>
              <w:tab/>
            </w:r>
            <w:r>
              <w:rPr>
                <w:noProof/>
                <w:webHidden/>
              </w:rPr>
              <w:fldChar w:fldCharType="begin"/>
            </w:r>
            <w:r>
              <w:rPr>
                <w:noProof/>
                <w:webHidden/>
              </w:rPr>
              <w:instrText xml:space="preserve"> PAGEREF _Toc55810063 \h </w:instrText>
            </w:r>
          </w:ins>
          <w:r>
            <w:rPr>
              <w:noProof/>
              <w:webHidden/>
            </w:rPr>
          </w:r>
          <w:r>
            <w:rPr>
              <w:noProof/>
              <w:webHidden/>
            </w:rPr>
            <w:fldChar w:fldCharType="separate"/>
          </w:r>
          <w:ins w:id="163" w:author="Marcos, Nathan" w:date="2020-11-09T10:27:00Z">
            <w:r>
              <w:rPr>
                <w:noProof/>
                <w:webHidden/>
              </w:rPr>
              <w:t>1</w:t>
            </w:r>
            <w:r>
              <w:rPr>
                <w:noProof/>
                <w:webHidden/>
              </w:rPr>
              <w:fldChar w:fldCharType="end"/>
            </w:r>
            <w:r w:rsidRPr="00E5284B">
              <w:rPr>
                <w:rStyle w:val="Hyperlink"/>
                <w:noProof/>
              </w:rPr>
              <w:fldChar w:fldCharType="end"/>
            </w:r>
          </w:ins>
        </w:p>
        <w:p w14:paraId="119F8D13" w14:textId="58522939" w:rsidR="0066774C" w:rsidRDefault="0066774C">
          <w:pPr>
            <w:pStyle w:val="TOC3"/>
            <w:rPr>
              <w:ins w:id="164" w:author="Marcos, Nathan" w:date="2020-11-09T10:27:00Z"/>
              <w:rFonts w:eastAsiaTheme="minorEastAsia"/>
              <w:noProof/>
            </w:rPr>
          </w:pPr>
          <w:ins w:id="165" w:author="Marcos, Nathan" w:date="2020-11-09T10:27:00Z">
            <w:r w:rsidRPr="00E5284B">
              <w:rPr>
                <w:rStyle w:val="Hyperlink"/>
                <w:noProof/>
              </w:rPr>
              <w:fldChar w:fldCharType="begin"/>
            </w:r>
            <w:r w:rsidRPr="00E5284B">
              <w:rPr>
                <w:rStyle w:val="Hyperlink"/>
                <w:noProof/>
              </w:rPr>
              <w:instrText xml:space="preserve"> </w:instrText>
            </w:r>
            <w:r>
              <w:rPr>
                <w:noProof/>
              </w:rPr>
              <w:instrText>HYPERLINK \l "_Toc55810064"</w:instrText>
            </w:r>
            <w:r w:rsidRPr="00E5284B">
              <w:rPr>
                <w:rStyle w:val="Hyperlink"/>
                <w:noProof/>
              </w:rPr>
              <w:instrText xml:space="preserve"> </w:instrText>
            </w:r>
            <w:r w:rsidRPr="00E5284B">
              <w:rPr>
                <w:rStyle w:val="Hyperlink"/>
                <w:noProof/>
              </w:rPr>
              <w:fldChar w:fldCharType="separate"/>
            </w:r>
            <w:r w:rsidRPr="00E5284B">
              <w:rPr>
                <w:rStyle w:val="Hyperlink"/>
                <w:noProof/>
              </w:rPr>
              <w:t>1.3.1</w:t>
            </w:r>
            <w:r>
              <w:rPr>
                <w:rFonts w:eastAsiaTheme="minorEastAsia"/>
                <w:noProof/>
              </w:rPr>
              <w:tab/>
            </w:r>
            <w:r w:rsidRPr="00E5284B">
              <w:rPr>
                <w:rStyle w:val="Hyperlink"/>
                <w:noProof/>
              </w:rPr>
              <w:t>Risks addressed</w:t>
            </w:r>
            <w:r>
              <w:rPr>
                <w:noProof/>
                <w:webHidden/>
              </w:rPr>
              <w:tab/>
            </w:r>
            <w:r>
              <w:rPr>
                <w:noProof/>
                <w:webHidden/>
              </w:rPr>
              <w:fldChar w:fldCharType="begin"/>
            </w:r>
            <w:r>
              <w:rPr>
                <w:noProof/>
                <w:webHidden/>
              </w:rPr>
              <w:instrText xml:space="preserve"> PAGEREF _Toc55810064 \h </w:instrText>
            </w:r>
          </w:ins>
          <w:r>
            <w:rPr>
              <w:noProof/>
              <w:webHidden/>
            </w:rPr>
          </w:r>
          <w:r>
            <w:rPr>
              <w:noProof/>
              <w:webHidden/>
            </w:rPr>
            <w:fldChar w:fldCharType="separate"/>
          </w:r>
          <w:ins w:id="166" w:author="Marcos, Nathan" w:date="2020-11-09T10:27:00Z">
            <w:r>
              <w:rPr>
                <w:noProof/>
                <w:webHidden/>
              </w:rPr>
              <w:t>1</w:t>
            </w:r>
            <w:r>
              <w:rPr>
                <w:noProof/>
                <w:webHidden/>
              </w:rPr>
              <w:fldChar w:fldCharType="end"/>
            </w:r>
            <w:r w:rsidRPr="00E5284B">
              <w:rPr>
                <w:rStyle w:val="Hyperlink"/>
                <w:noProof/>
              </w:rPr>
              <w:fldChar w:fldCharType="end"/>
            </w:r>
          </w:ins>
        </w:p>
        <w:p w14:paraId="30F3C50B" w14:textId="2FE91FFC" w:rsidR="0066774C" w:rsidRDefault="0066774C">
          <w:pPr>
            <w:pStyle w:val="TOC2"/>
            <w:rPr>
              <w:ins w:id="167" w:author="Marcos, Nathan" w:date="2020-11-09T10:27:00Z"/>
              <w:rFonts w:eastAsiaTheme="minorEastAsia"/>
              <w:noProof/>
            </w:rPr>
          </w:pPr>
          <w:ins w:id="168" w:author="Marcos, Nathan" w:date="2020-11-09T10:27:00Z">
            <w:r w:rsidRPr="00E5284B">
              <w:rPr>
                <w:rStyle w:val="Hyperlink"/>
                <w:noProof/>
              </w:rPr>
              <w:fldChar w:fldCharType="begin"/>
            </w:r>
            <w:r w:rsidRPr="00E5284B">
              <w:rPr>
                <w:rStyle w:val="Hyperlink"/>
                <w:noProof/>
              </w:rPr>
              <w:instrText xml:space="preserve"> </w:instrText>
            </w:r>
            <w:r>
              <w:rPr>
                <w:noProof/>
              </w:rPr>
              <w:instrText>HYPERLINK \l "_Toc55810065"</w:instrText>
            </w:r>
            <w:r w:rsidRPr="00E5284B">
              <w:rPr>
                <w:rStyle w:val="Hyperlink"/>
                <w:noProof/>
              </w:rPr>
              <w:instrText xml:space="preserve"> </w:instrText>
            </w:r>
            <w:r w:rsidRPr="00E5284B">
              <w:rPr>
                <w:rStyle w:val="Hyperlink"/>
                <w:noProof/>
              </w:rPr>
              <w:fldChar w:fldCharType="separate"/>
            </w:r>
            <w:r w:rsidRPr="00E5284B">
              <w:rPr>
                <w:rStyle w:val="Hyperlink"/>
                <w:noProof/>
              </w:rPr>
              <w:t>1.4</w:t>
            </w:r>
            <w:r>
              <w:rPr>
                <w:rFonts w:eastAsiaTheme="minorEastAsia"/>
                <w:noProof/>
              </w:rPr>
              <w:tab/>
            </w:r>
            <w:r w:rsidRPr="00E5284B">
              <w:rPr>
                <w:rStyle w:val="Hyperlink"/>
                <w:noProof/>
              </w:rPr>
              <w:t>Level</w:t>
            </w:r>
            <w:r>
              <w:rPr>
                <w:noProof/>
                <w:webHidden/>
              </w:rPr>
              <w:tab/>
            </w:r>
            <w:r>
              <w:rPr>
                <w:noProof/>
                <w:webHidden/>
              </w:rPr>
              <w:fldChar w:fldCharType="begin"/>
            </w:r>
            <w:r>
              <w:rPr>
                <w:noProof/>
                <w:webHidden/>
              </w:rPr>
              <w:instrText xml:space="preserve"> PAGEREF _Toc55810065 \h </w:instrText>
            </w:r>
          </w:ins>
          <w:r>
            <w:rPr>
              <w:noProof/>
              <w:webHidden/>
            </w:rPr>
          </w:r>
          <w:r>
            <w:rPr>
              <w:noProof/>
              <w:webHidden/>
            </w:rPr>
            <w:fldChar w:fldCharType="separate"/>
          </w:r>
          <w:ins w:id="169" w:author="Marcos, Nathan" w:date="2020-11-09T10:27:00Z">
            <w:r>
              <w:rPr>
                <w:noProof/>
                <w:webHidden/>
              </w:rPr>
              <w:t>1</w:t>
            </w:r>
            <w:r>
              <w:rPr>
                <w:noProof/>
                <w:webHidden/>
              </w:rPr>
              <w:fldChar w:fldCharType="end"/>
            </w:r>
            <w:r w:rsidRPr="00E5284B">
              <w:rPr>
                <w:rStyle w:val="Hyperlink"/>
                <w:noProof/>
              </w:rPr>
              <w:fldChar w:fldCharType="end"/>
            </w:r>
          </w:ins>
        </w:p>
        <w:p w14:paraId="12DAFC7F" w14:textId="40589595" w:rsidR="0066774C" w:rsidRDefault="0066774C">
          <w:pPr>
            <w:pStyle w:val="TOC2"/>
            <w:rPr>
              <w:ins w:id="170" w:author="Marcos, Nathan" w:date="2020-11-09T10:27:00Z"/>
              <w:rFonts w:eastAsiaTheme="minorEastAsia"/>
              <w:noProof/>
            </w:rPr>
          </w:pPr>
          <w:ins w:id="171" w:author="Marcos, Nathan" w:date="2020-11-09T10:27:00Z">
            <w:r w:rsidRPr="00E5284B">
              <w:rPr>
                <w:rStyle w:val="Hyperlink"/>
                <w:noProof/>
              </w:rPr>
              <w:fldChar w:fldCharType="begin"/>
            </w:r>
            <w:r w:rsidRPr="00E5284B">
              <w:rPr>
                <w:rStyle w:val="Hyperlink"/>
                <w:noProof/>
              </w:rPr>
              <w:instrText xml:space="preserve"> </w:instrText>
            </w:r>
            <w:r>
              <w:rPr>
                <w:noProof/>
              </w:rPr>
              <w:instrText>HYPERLINK \l "_Toc55810066"</w:instrText>
            </w:r>
            <w:r w:rsidRPr="00E5284B">
              <w:rPr>
                <w:rStyle w:val="Hyperlink"/>
                <w:noProof/>
              </w:rPr>
              <w:instrText xml:space="preserve"> </w:instrText>
            </w:r>
            <w:r w:rsidRPr="00E5284B">
              <w:rPr>
                <w:rStyle w:val="Hyperlink"/>
                <w:noProof/>
              </w:rPr>
              <w:fldChar w:fldCharType="separate"/>
            </w:r>
            <w:r w:rsidRPr="00E5284B">
              <w:rPr>
                <w:rStyle w:val="Hyperlink"/>
                <w:noProof/>
              </w:rPr>
              <w:t>1.5</w:t>
            </w:r>
            <w:r>
              <w:rPr>
                <w:rFonts w:eastAsiaTheme="minorEastAsia"/>
                <w:noProof/>
              </w:rPr>
              <w:tab/>
            </w:r>
            <w:r w:rsidRPr="00E5284B">
              <w:rPr>
                <w:rStyle w:val="Hyperlink"/>
                <w:noProof/>
              </w:rPr>
              <w:t>Primary Actor(s)</w:t>
            </w:r>
            <w:r>
              <w:rPr>
                <w:noProof/>
                <w:webHidden/>
              </w:rPr>
              <w:tab/>
            </w:r>
            <w:r>
              <w:rPr>
                <w:noProof/>
                <w:webHidden/>
              </w:rPr>
              <w:fldChar w:fldCharType="begin"/>
            </w:r>
            <w:r>
              <w:rPr>
                <w:noProof/>
                <w:webHidden/>
              </w:rPr>
              <w:instrText xml:space="preserve"> PAGEREF _Toc55810066 \h </w:instrText>
            </w:r>
          </w:ins>
          <w:r>
            <w:rPr>
              <w:noProof/>
              <w:webHidden/>
            </w:rPr>
          </w:r>
          <w:r>
            <w:rPr>
              <w:noProof/>
              <w:webHidden/>
            </w:rPr>
            <w:fldChar w:fldCharType="separate"/>
          </w:r>
          <w:ins w:id="172" w:author="Marcos, Nathan" w:date="2020-11-09T10:27:00Z">
            <w:r>
              <w:rPr>
                <w:noProof/>
                <w:webHidden/>
              </w:rPr>
              <w:t>1</w:t>
            </w:r>
            <w:r>
              <w:rPr>
                <w:noProof/>
                <w:webHidden/>
              </w:rPr>
              <w:fldChar w:fldCharType="end"/>
            </w:r>
            <w:r w:rsidRPr="00E5284B">
              <w:rPr>
                <w:rStyle w:val="Hyperlink"/>
                <w:noProof/>
              </w:rPr>
              <w:fldChar w:fldCharType="end"/>
            </w:r>
          </w:ins>
        </w:p>
        <w:p w14:paraId="76154686" w14:textId="3D45763F" w:rsidR="0066774C" w:rsidRDefault="0066774C">
          <w:pPr>
            <w:pStyle w:val="TOC2"/>
            <w:rPr>
              <w:ins w:id="173" w:author="Marcos, Nathan" w:date="2020-11-09T10:27:00Z"/>
              <w:rFonts w:eastAsiaTheme="minorEastAsia"/>
              <w:noProof/>
            </w:rPr>
          </w:pPr>
          <w:ins w:id="174" w:author="Marcos, Nathan" w:date="2020-11-09T10:27:00Z">
            <w:r w:rsidRPr="00E5284B">
              <w:rPr>
                <w:rStyle w:val="Hyperlink"/>
                <w:noProof/>
              </w:rPr>
              <w:fldChar w:fldCharType="begin"/>
            </w:r>
            <w:r w:rsidRPr="00E5284B">
              <w:rPr>
                <w:rStyle w:val="Hyperlink"/>
                <w:noProof/>
              </w:rPr>
              <w:instrText xml:space="preserve"> </w:instrText>
            </w:r>
            <w:r>
              <w:rPr>
                <w:noProof/>
              </w:rPr>
              <w:instrText>HYPERLINK \l "_Toc55810068"</w:instrText>
            </w:r>
            <w:r w:rsidRPr="00E5284B">
              <w:rPr>
                <w:rStyle w:val="Hyperlink"/>
                <w:noProof/>
              </w:rPr>
              <w:instrText xml:space="preserve"> </w:instrText>
            </w:r>
            <w:r w:rsidRPr="00E5284B">
              <w:rPr>
                <w:rStyle w:val="Hyperlink"/>
                <w:noProof/>
              </w:rPr>
              <w:fldChar w:fldCharType="separate"/>
            </w:r>
            <w:r w:rsidRPr="00E5284B">
              <w:rPr>
                <w:rStyle w:val="Hyperlink"/>
                <w:noProof/>
              </w:rPr>
              <w:t>1.6</w:t>
            </w:r>
            <w:r>
              <w:rPr>
                <w:rFonts w:eastAsiaTheme="minorEastAsia"/>
                <w:noProof/>
              </w:rPr>
              <w:tab/>
            </w:r>
            <w:r w:rsidRPr="00E5284B">
              <w:rPr>
                <w:rStyle w:val="Hyperlink"/>
                <w:noProof/>
              </w:rPr>
              <w:t>Stakeholders and Interests:</w:t>
            </w:r>
            <w:r>
              <w:rPr>
                <w:noProof/>
                <w:webHidden/>
              </w:rPr>
              <w:tab/>
            </w:r>
            <w:r>
              <w:rPr>
                <w:noProof/>
                <w:webHidden/>
              </w:rPr>
              <w:fldChar w:fldCharType="begin"/>
            </w:r>
            <w:r>
              <w:rPr>
                <w:noProof/>
                <w:webHidden/>
              </w:rPr>
              <w:instrText xml:space="preserve"> PAGEREF _Toc55810068 \h </w:instrText>
            </w:r>
          </w:ins>
          <w:r>
            <w:rPr>
              <w:noProof/>
              <w:webHidden/>
            </w:rPr>
          </w:r>
          <w:r>
            <w:rPr>
              <w:noProof/>
              <w:webHidden/>
            </w:rPr>
            <w:fldChar w:fldCharType="separate"/>
          </w:r>
          <w:ins w:id="175" w:author="Marcos, Nathan" w:date="2020-11-09T10:27:00Z">
            <w:r>
              <w:rPr>
                <w:noProof/>
                <w:webHidden/>
              </w:rPr>
              <w:t>1</w:t>
            </w:r>
            <w:r>
              <w:rPr>
                <w:noProof/>
                <w:webHidden/>
              </w:rPr>
              <w:fldChar w:fldCharType="end"/>
            </w:r>
            <w:r w:rsidRPr="00E5284B">
              <w:rPr>
                <w:rStyle w:val="Hyperlink"/>
                <w:noProof/>
              </w:rPr>
              <w:fldChar w:fldCharType="end"/>
            </w:r>
          </w:ins>
        </w:p>
        <w:p w14:paraId="293F7595" w14:textId="1A86EA2A" w:rsidR="0066774C" w:rsidRDefault="0066774C">
          <w:pPr>
            <w:pStyle w:val="TOC3"/>
            <w:rPr>
              <w:ins w:id="176" w:author="Marcos, Nathan" w:date="2020-11-09T10:27:00Z"/>
              <w:rFonts w:eastAsiaTheme="minorEastAsia"/>
              <w:noProof/>
            </w:rPr>
          </w:pPr>
          <w:ins w:id="177" w:author="Marcos, Nathan" w:date="2020-11-09T10:27:00Z">
            <w:r w:rsidRPr="00E5284B">
              <w:rPr>
                <w:rStyle w:val="Hyperlink"/>
                <w:noProof/>
              </w:rPr>
              <w:fldChar w:fldCharType="begin"/>
            </w:r>
            <w:r w:rsidRPr="00E5284B">
              <w:rPr>
                <w:rStyle w:val="Hyperlink"/>
                <w:noProof/>
              </w:rPr>
              <w:instrText xml:space="preserve"> </w:instrText>
            </w:r>
            <w:r>
              <w:rPr>
                <w:noProof/>
              </w:rPr>
              <w:instrText>HYPERLINK \l "_Toc55810069"</w:instrText>
            </w:r>
            <w:r w:rsidRPr="00E5284B">
              <w:rPr>
                <w:rStyle w:val="Hyperlink"/>
                <w:noProof/>
              </w:rPr>
              <w:instrText xml:space="preserve"> </w:instrText>
            </w:r>
            <w:r w:rsidRPr="00E5284B">
              <w:rPr>
                <w:rStyle w:val="Hyperlink"/>
                <w:noProof/>
              </w:rPr>
              <w:fldChar w:fldCharType="separate"/>
            </w:r>
            <w:r w:rsidRPr="00E5284B">
              <w:rPr>
                <w:rStyle w:val="Hyperlink"/>
                <w:noProof/>
              </w:rPr>
              <w:t>1.6.1</w:t>
            </w:r>
            <w:r>
              <w:rPr>
                <w:rFonts w:eastAsiaTheme="minorEastAsia"/>
                <w:noProof/>
              </w:rPr>
              <w:tab/>
            </w:r>
            <w:r w:rsidRPr="00E5284B">
              <w:rPr>
                <w:rStyle w:val="Hyperlink"/>
                <w:noProof/>
              </w:rPr>
              <w:t>Project Team</w:t>
            </w:r>
            <w:r>
              <w:rPr>
                <w:noProof/>
                <w:webHidden/>
              </w:rPr>
              <w:tab/>
            </w:r>
            <w:r>
              <w:rPr>
                <w:noProof/>
                <w:webHidden/>
              </w:rPr>
              <w:fldChar w:fldCharType="begin"/>
            </w:r>
            <w:r>
              <w:rPr>
                <w:noProof/>
                <w:webHidden/>
              </w:rPr>
              <w:instrText xml:space="preserve"> PAGEREF _Toc55810069 \h </w:instrText>
            </w:r>
          </w:ins>
          <w:r>
            <w:rPr>
              <w:noProof/>
              <w:webHidden/>
            </w:rPr>
          </w:r>
          <w:r>
            <w:rPr>
              <w:noProof/>
              <w:webHidden/>
            </w:rPr>
            <w:fldChar w:fldCharType="separate"/>
          </w:r>
          <w:ins w:id="178" w:author="Marcos, Nathan" w:date="2020-11-09T10:27:00Z">
            <w:r>
              <w:rPr>
                <w:noProof/>
                <w:webHidden/>
              </w:rPr>
              <w:t>1</w:t>
            </w:r>
            <w:r>
              <w:rPr>
                <w:noProof/>
                <w:webHidden/>
              </w:rPr>
              <w:fldChar w:fldCharType="end"/>
            </w:r>
            <w:r w:rsidRPr="00E5284B">
              <w:rPr>
                <w:rStyle w:val="Hyperlink"/>
                <w:noProof/>
              </w:rPr>
              <w:fldChar w:fldCharType="end"/>
            </w:r>
          </w:ins>
        </w:p>
        <w:p w14:paraId="028EB0C5" w14:textId="35C16906" w:rsidR="0066774C" w:rsidRDefault="0066774C">
          <w:pPr>
            <w:pStyle w:val="TOC3"/>
            <w:rPr>
              <w:ins w:id="179" w:author="Marcos, Nathan" w:date="2020-11-09T10:27:00Z"/>
              <w:rFonts w:eastAsiaTheme="minorEastAsia"/>
              <w:noProof/>
            </w:rPr>
          </w:pPr>
          <w:ins w:id="180" w:author="Marcos, Nathan" w:date="2020-11-09T10:27:00Z">
            <w:r w:rsidRPr="00E5284B">
              <w:rPr>
                <w:rStyle w:val="Hyperlink"/>
                <w:noProof/>
              </w:rPr>
              <w:fldChar w:fldCharType="begin"/>
            </w:r>
            <w:r w:rsidRPr="00E5284B">
              <w:rPr>
                <w:rStyle w:val="Hyperlink"/>
                <w:noProof/>
              </w:rPr>
              <w:instrText xml:space="preserve"> </w:instrText>
            </w:r>
            <w:r>
              <w:rPr>
                <w:noProof/>
              </w:rPr>
              <w:instrText>HYPERLINK \l "_Toc55810070"</w:instrText>
            </w:r>
            <w:r w:rsidRPr="00E5284B">
              <w:rPr>
                <w:rStyle w:val="Hyperlink"/>
                <w:noProof/>
              </w:rPr>
              <w:instrText xml:space="preserve"> </w:instrText>
            </w:r>
            <w:r w:rsidRPr="00E5284B">
              <w:rPr>
                <w:rStyle w:val="Hyperlink"/>
                <w:noProof/>
              </w:rPr>
              <w:fldChar w:fldCharType="separate"/>
            </w:r>
            <w:r w:rsidRPr="00E5284B">
              <w:rPr>
                <w:rStyle w:val="Hyperlink"/>
                <w:noProof/>
              </w:rPr>
              <w:t>1.6.2</w:t>
            </w:r>
            <w:r>
              <w:rPr>
                <w:rFonts w:eastAsiaTheme="minorEastAsia"/>
                <w:noProof/>
              </w:rPr>
              <w:tab/>
            </w:r>
            <w:r w:rsidRPr="00E5284B">
              <w:rPr>
                <w:rStyle w:val="Hyperlink"/>
                <w:noProof/>
              </w:rPr>
              <w:t>Airline Ticket Commissioner</w:t>
            </w:r>
            <w:r>
              <w:rPr>
                <w:noProof/>
                <w:webHidden/>
              </w:rPr>
              <w:tab/>
            </w:r>
            <w:r>
              <w:rPr>
                <w:noProof/>
                <w:webHidden/>
              </w:rPr>
              <w:fldChar w:fldCharType="begin"/>
            </w:r>
            <w:r>
              <w:rPr>
                <w:noProof/>
                <w:webHidden/>
              </w:rPr>
              <w:instrText xml:space="preserve"> PAGEREF _Toc55810070 \h </w:instrText>
            </w:r>
          </w:ins>
          <w:r>
            <w:rPr>
              <w:noProof/>
              <w:webHidden/>
            </w:rPr>
          </w:r>
          <w:r>
            <w:rPr>
              <w:noProof/>
              <w:webHidden/>
            </w:rPr>
            <w:fldChar w:fldCharType="separate"/>
          </w:r>
          <w:ins w:id="181" w:author="Marcos, Nathan" w:date="2020-11-09T10:27:00Z">
            <w:r>
              <w:rPr>
                <w:noProof/>
                <w:webHidden/>
              </w:rPr>
              <w:t>1</w:t>
            </w:r>
            <w:r>
              <w:rPr>
                <w:noProof/>
                <w:webHidden/>
              </w:rPr>
              <w:fldChar w:fldCharType="end"/>
            </w:r>
            <w:r w:rsidRPr="00E5284B">
              <w:rPr>
                <w:rStyle w:val="Hyperlink"/>
                <w:noProof/>
              </w:rPr>
              <w:fldChar w:fldCharType="end"/>
            </w:r>
          </w:ins>
        </w:p>
        <w:p w14:paraId="37202EAA" w14:textId="5743DB9F" w:rsidR="0066774C" w:rsidRDefault="0066774C">
          <w:pPr>
            <w:pStyle w:val="TOC3"/>
            <w:rPr>
              <w:ins w:id="182" w:author="Marcos, Nathan" w:date="2020-11-09T10:27:00Z"/>
              <w:rFonts w:eastAsiaTheme="minorEastAsia"/>
              <w:noProof/>
            </w:rPr>
          </w:pPr>
          <w:ins w:id="183" w:author="Marcos, Nathan" w:date="2020-11-09T10:27:00Z">
            <w:r w:rsidRPr="00E5284B">
              <w:rPr>
                <w:rStyle w:val="Hyperlink"/>
                <w:noProof/>
              </w:rPr>
              <w:fldChar w:fldCharType="begin"/>
            </w:r>
            <w:r w:rsidRPr="00E5284B">
              <w:rPr>
                <w:rStyle w:val="Hyperlink"/>
                <w:noProof/>
              </w:rPr>
              <w:instrText xml:space="preserve"> </w:instrText>
            </w:r>
            <w:r>
              <w:rPr>
                <w:noProof/>
              </w:rPr>
              <w:instrText>HYPERLINK \l "_Toc55810071"</w:instrText>
            </w:r>
            <w:r w:rsidRPr="00E5284B">
              <w:rPr>
                <w:rStyle w:val="Hyperlink"/>
                <w:noProof/>
              </w:rPr>
              <w:instrText xml:space="preserve"> </w:instrText>
            </w:r>
            <w:r w:rsidRPr="00E5284B">
              <w:rPr>
                <w:rStyle w:val="Hyperlink"/>
                <w:noProof/>
              </w:rPr>
              <w:fldChar w:fldCharType="separate"/>
            </w:r>
            <w:r w:rsidRPr="00E5284B">
              <w:rPr>
                <w:rStyle w:val="Hyperlink"/>
                <w:noProof/>
              </w:rPr>
              <w:t>1.6.3</w:t>
            </w:r>
            <w:r>
              <w:rPr>
                <w:rFonts w:eastAsiaTheme="minorEastAsia"/>
                <w:noProof/>
              </w:rPr>
              <w:tab/>
            </w:r>
            <w:r w:rsidRPr="00E5284B">
              <w:rPr>
                <w:rStyle w:val="Hyperlink"/>
                <w:noProof/>
              </w:rPr>
              <w:t>Hotel Promoter</w:t>
            </w:r>
            <w:r>
              <w:rPr>
                <w:noProof/>
                <w:webHidden/>
              </w:rPr>
              <w:tab/>
            </w:r>
            <w:r>
              <w:rPr>
                <w:noProof/>
                <w:webHidden/>
              </w:rPr>
              <w:fldChar w:fldCharType="begin"/>
            </w:r>
            <w:r>
              <w:rPr>
                <w:noProof/>
                <w:webHidden/>
              </w:rPr>
              <w:instrText xml:space="preserve"> PAGEREF _Toc55810071 \h </w:instrText>
            </w:r>
          </w:ins>
          <w:r>
            <w:rPr>
              <w:noProof/>
              <w:webHidden/>
            </w:rPr>
          </w:r>
          <w:r>
            <w:rPr>
              <w:noProof/>
              <w:webHidden/>
            </w:rPr>
            <w:fldChar w:fldCharType="separate"/>
          </w:r>
          <w:ins w:id="184" w:author="Marcos, Nathan" w:date="2020-11-09T10:27:00Z">
            <w:r>
              <w:rPr>
                <w:noProof/>
                <w:webHidden/>
              </w:rPr>
              <w:t>1</w:t>
            </w:r>
            <w:r>
              <w:rPr>
                <w:noProof/>
                <w:webHidden/>
              </w:rPr>
              <w:fldChar w:fldCharType="end"/>
            </w:r>
            <w:r w:rsidRPr="00E5284B">
              <w:rPr>
                <w:rStyle w:val="Hyperlink"/>
                <w:noProof/>
              </w:rPr>
              <w:fldChar w:fldCharType="end"/>
            </w:r>
          </w:ins>
        </w:p>
        <w:p w14:paraId="68AAF2F8" w14:textId="39FC64D7" w:rsidR="0066774C" w:rsidRDefault="0066774C">
          <w:pPr>
            <w:pStyle w:val="TOC2"/>
            <w:rPr>
              <w:ins w:id="185" w:author="Marcos, Nathan" w:date="2020-11-09T10:27:00Z"/>
              <w:rFonts w:eastAsiaTheme="minorEastAsia"/>
              <w:noProof/>
            </w:rPr>
          </w:pPr>
          <w:ins w:id="186" w:author="Marcos, Nathan" w:date="2020-11-09T10:27:00Z">
            <w:r w:rsidRPr="00E5284B">
              <w:rPr>
                <w:rStyle w:val="Hyperlink"/>
                <w:noProof/>
              </w:rPr>
              <w:fldChar w:fldCharType="begin"/>
            </w:r>
            <w:r w:rsidRPr="00E5284B">
              <w:rPr>
                <w:rStyle w:val="Hyperlink"/>
                <w:noProof/>
              </w:rPr>
              <w:instrText xml:space="preserve"> </w:instrText>
            </w:r>
            <w:r>
              <w:rPr>
                <w:noProof/>
              </w:rPr>
              <w:instrText>HYPERLINK \l "_Toc55810072"</w:instrText>
            </w:r>
            <w:r w:rsidRPr="00E5284B">
              <w:rPr>
                <w:rStyle w:val="Hyperlink"/>
                <w:noProof/>
              </w:rPr>
              <w:instrText xml:space="preserve"> </w:instrText>
            </w:r>
            <w:r w:rsidRPr="00E5284B">
              <w:rPr>
                <w:rStyle w:val="Hyperlink"/>
                <w:noProof/>
              </w:rPr>
              <w:fldChar w:fldCharType="separate"/>
            </w:r>
            <w:r w:rsidRPr="00E5284B">
              <w:rPr>
                <w:rStyle w:val="Hyperlink"/>
                <w:noProof/>
              </w:rPr>
              <w:t>1.7</w:t>
            </w:r>
            <w:r>
              <w:rPr>
                <w:rFonts w:eastAsiaTheme="minorEastAsia"/>
                <w:noProof/>
              </w:rPr>
              <w:tab/>
            </w:r>
            <w:r w:rsidRPr="00E5284B">
              <w:rPr>
                <w:rStyle w:val="Hyperlink"/>
                <w:noProof/>
              </w:rPr>
              <w:t>Preconditions (Entrance Criteria)</w:t>
            </w:r>
            <w:r>
              <w:rPr>
                <w:noProof/>
                <w:webHidden/>
              </w:rPr>
              <w:tab/>
            </w:r>
            <w:r>
              <w:rPr>
                <w:noProof/>
                <w:webHidden/>
              </w:rPr>
              <w:fldChar w:fldCharType="begin"/>
            </w:r>
            <w:r>
              <w:rPr>
                <w:noProof/>
                <w:webHidden/>
              </w:rPr>
              <w:instrText xml:space="preserve"> PAGEREF _Toc55810072 \h </w:instrText>
            </w:r>
          </w:ins>
          <w:r>
            <w:rPr>
              <w:noProof/>
              <w:webHidden/>
            </w:rPr>
          </w:r>
          <w:r>
            <w:rPr>
              <w:noProof/>
              <w:webHidden/>
            </w:rPr>
            <w:fldChar w:fldCharType="separate"/>
          </w:r>
          <w:ins w:id="187" w:author="Marcos, Nathan" w:date="2020-11-09T10:27:00Z">
            <w:r>
              <w:rPr>
                <w:noProof/>
                <w:webHidden/>
              </w:rPr>
              <w:t>1</w:t>
            </w:r>
            <w:r>
              <w:rPr>
                <w:noProof/>
                <w:webHidden/>
              </w:rPr>
              <w:fldChar w:fldCharType="end"/>
            </w:r>
            <w:r w:rsidRPr="00E5284B">
              <w:rPr>
                <w:rStyle w:val="Hyperlink"/>
                <w:noProof/>
              </w:rPr>
              <w:fldChar w:fldCharType="end"/>
            </w:r>
          </w:ins>
        </w:p>
        <w:p w14:paraId="01380251" w14:textId="69E430DF" w:rsidR="0066774C" w:rsidRDefault="0066774C">
          <w:pPr>
            <w:pStyle w:val="TOC2"/>
            <w:rPr>
              <w:ins w:id="188" w:author="Marcos, Nathan" w:date="2020-11-09T10:27:00Z"/>
              <w:rFonts w:eastAsiaTheme="minorEastAsia"/>
              <w:noProof/>
            </w:rPr>
          </w:pPr>
          <w:ins w:id="189" w:author="Marcos, Nathan" w:date="2020-11-09T10:27:00Z">
            <w:r w:rsidRPr="00E5284B">
              <w:rPr>
                <w:rStyle w:val="Hyperlink"/>
                <w:noProof/>
              </w:rPr>
              <w:fldChar w:fldCharType="begin"/>
            </w:r>
            <w:r w:rsidRPr="00E5284B">
              <w:rPr>
                <w:rStyle w:val="Hyperlink"/>
                <w:noProof/>
              </w:rPr>
              <w:instrText xml:space="preserve"> </w:instrText>
            </w:r>
            <w:r>
              <w:rPr>
                <w:noProof/>
              </w:rPr>
              <w:instrText>HYPERLINK \l "_Toc55810073"</w:instrText>
            </w:r>
            <w:r w:rsidRPr="00E5284B">
              <w:rPr>
                <w:rStyle w:val="Hyperlink"/>
                <w:noProof/>
              </w:rPr>
              <w:instrText xml:space="preserve"> </w:instrText>
            </w:r>
            <w:r w:rsidRPr="00E5284B">
              <w:rPr>
                <w:rStyle w:val="Hyperlink"/>
                <w:noProof/>
              </w:rPr>
              <w:fldChar w:fldCharType="separate"/>
            </w:r>
            <w:r w:rsidRPr="00E5284B">
              <w:rPr>
                <w:rStyle w:val="Hyperlink"/>
                <w:noProof/>
              </w:rPr>
              <w:t>1.8</w:t>
            </w:r>
            <w:r>
              <w:rPr>
                <w:rFonts w:eastAsiaTheme="minorEastAsia"/>
                <w:noProof/>
              </w:rPr>
              <w:tab/>
            </w:r>
            <w:r w:rsidRPr="00E5284B">
              <w:rPr>
                <w:rStyle w:val="Hyperlink"/>
                <w:noProof/>
              </w:rPr>
              <w:t>Success Guarantee (Exit State)</w:t>
            </w:r>
            <w:r>
              <w:rPr>
                <w:noProof/>
                <w:webHidden/>
              </w:rPr>
              <w:tab/>
            </w:r>
            <w:r>
              <w:rPr>
                <w:noProof/>
                <w:webHidden/>
              </w:rPr>
              <w:fldChar w:fldCharType="begin"/>
            </w:r>
            <w:r>
              <w:rPr>
                <w:noProof/>
                <w:webHidden/>
              </w:rPr>
              <w:instrText xml:space="preserve"> PAGEREF _Toc55810073 \h </w:instrText>
            </w:r>
          </w:ins>
          <w:r>
            <w:rPr>
              <w:noProof/>
              <w:webHidden/>
            </w:rPr>
          </w:r>
          <w:r>
            <w:rPr>
              <w:noProof/>
              <w:webHidden/>
            </w:rPr>
            <w:fldChar w:fldCharType="separate"/>
          </w:r>
          <w:ins w:id="190" w:author="Marcos, Nathan" w:date="2020-11-09T10:27:00Z">
            <w:r>
              <w:rPr>
                <w:noProof/>
                <w:webHidden/>
              </w:rPr>
              <w:t>1</w:t>
            </w:r>
            <w:r>
              <w:rPr>
                <w:noProof/>
                <w:webHidden/>
              </w:rPr>
              <w:fldChar w:fldCharType="end"/>
            </w:r>
            <w:r w:rsidRPr="00E5284B">
              <w:rPr>
                <w:rStyle w:val="Hyperlink"/>
                <w:noProof/>
              </w:rPr>
              <w:fldChar w:fldCharType="end"/>
            </w:r>
          </w:ins>
        </w:p>
        <w:p w14:paraId="5CBD9851" w14:textId="22CB8BB4" w:rsidR="0066774C" w:rsidRDefault="0066774C">
          <w:pPr>
            <w:pStyle w:val="TOC2"/>
            <w:rPr>
              <w:ins w:id="191" w:author="Marcos, Nathan" w:date="2020-11-09T10:27:00Z"/>
              <w:rFonts w:eastAsiaTheme="minorEastAsia"/>
              <w:noProof/>
            </w:rPr>
          </w:pPr>
          <w:ins w:id="192" w:author="Marcos, Nathan" w:date="2020-11-09T10:27:00Z">
            <w:r w:rsidRPr="00E5284B">
              <w:rPr>
                <w:rStyle w:val="Hyperlink"/>
                <w:noProof/>
              </w:rPr>
              <w:fldChar w:fldCharType="begin"/>
            </w:r>
            <w:r w:rsidRPr="00E5284B">
              <w:rPr>
                <w:rStyle w:val="Hyperlink"/>
                <w:noProof/>
              </w:rPr>
              <w:instrText xml:space="preserve"> </w:instrText>
            </w:r>
            <w:r>
              <w:rPr>
                <w:noProof/>
              </w:rPr>
              <w:instrText>HYPERLINK \l "_Toc55810074"</w:instrText>
            </w:r>
            <w:r w:rsidRPr="00E5284B">
              <w:rPr>
                <w:rStyle w:val="Hyperlink"/>
                <w:noProof/>
              </w:rPr>
              <w:instrText xml:space="preserve"> </w:instrText>
            </w:r>
            <w:r w:rsidRPr="00E5284B">
              <w:rPr>
                <w:rStyle w:val="Hyperlink"/>
                <w:noProof/>
              </w:rPr>
              <w:fldChar w:fldCharType="separate"/>
            </w:r>
            <w:r w:rsidRPr="00E5284B">
              <w:rPr>
                <w:rStyle w:val="Hyperlink"/>
                <w:noProof/>
              </w:rPr>
              <w:t>1.9</w:t>
            </w:r>
            <w:r>
              <w:rPr>
                <w:rFonts w:eastAsiaTheme="minorEastAsia"/>
                <w:noProof/>
              </w:rPr>
              <w:tab/>
            </w:r>
            <w:r w:rsidRPr="00E5284B">
              <w:rPr>
                <w:rStyle w:val="Hyperlink"/>
                <w:noProof/>
              </w:rPr>
              <w:t>Main Success Scenario:</w:t>
            </w:r>
            <w:r>
              <w:rPr>
                <w:noProof/>
                <w:webHidden/>
              </w:rPr>
              <w:tab/>
            </w:r>
            <w:r>
              <w:rPr>
                <w:noProof/>
                <w:webHidden/>
              </w:rPr>
              <w:fldChar w:fldCharType="begin"/>
            </w:r>
            <w:r>
              <w:rPr>
                <w:noProof/>
                <w:webHidden/>
              </w:rPr>
              <w:instrText xml:space="preserve"> PAGEREF _Toc55810074 \h </w:instrText>
            </w:r>
          </w:ins>
          <w:r>
            <w:rPr>
              <w:noProof/>
              <w:webHidden/>
            </w:rPr>
          </w:r>
          <w:r>
            <w:rPr>
              <w:noProof/>
              <w:webHidden/>
            </w:rPr>
            <w:fldChar w:fldCharType="separate"/>
          </w:r>
          <w:ins w:id="193" w:author="Marcos, Nathan" w:date="2020-11-09T10:27:00Z">
            <w:r>
              <w:rPr>
                <w:noProof/>
                <w:webHidden/>
              </w:rPr>
              <w:t>1</w:t>
            </w:r>
            <w:r>
              <w:rPr>
                <w:noProof/>
                <w:webHidden/>
              </w:rPr>
              <w:fldChar w:fldCharType="end"/>
            </w:r>
            <w:r w:rsidRPr="00E5284B">
              <w:rPr>
                <w:rStyle w:val="Hyperlink"/>
                <w:noProof/>
              </w:rPr>
              <w:fldChar w:fldCharType="end"/>
            </w:r>
          </w:ins>
        </w:p>
        <w:p w14:paraId="708952C9" w14:textId="34624FA8" w:rsidR="0066774C" w:rsidRDefault="0066774C">
          <w:pPr>
            <w:pStyle w:val="TOC2"/>
            <w:rPr>
              <w:ins w:id="194" w:author="Marcos, Nathan" w:date="2020-11-09T10:27:00Z"/>
              <w:rFonts w:eastAsiaTheme="minorEastAsia"/>
              <w:noProof/>
            </w:rPr>
          </w:pPr>
          <w:ins w:id="195" w:author="Marcos, Nathan" w:date="2020-11-09T10:27:00Z">
            <w:r w:rsidRPr="00E5284B">
              <w:rPr>
                <w:rStyle w:val="Hyperlink"/>
                <w:noProof/>
              </w:rPr>
              <w:fldChar w:fldCharType="begin"/>
            </w:r>
            <w:r w:rsidRPr="00E5284B">
              <w:rPr>
                <w:rStyle w:val="Hyperlink"/>
                <w:noProof/>
              </w:rPr>
              <w:instrText xml:space="preserve"> </w:instrText>
            </w:r>
            <w:r>
              <w:rPr>
                <w:noProof/>
              </w:rPr>
              <w:instrText>HYPERLINK \l "_Toc55810076"</w:instrText>
            </w:r>
            <w:r w:rsidRPr="00E5284B">
              <w:rPr>
                <w:rStyle w:val="Hyperlink"/>
                <w:noProof/>
              </w:rPr>
              <w:instrText xml:space="preserve"> </w:instrText>
            </w:r>
            <w:r w:rsidRPr="00E5284B">
              <w:rPr>
                <w:rStyle w:val="Hyperlink"/>
                <w:noProof/>
              </w:rPr>
              <w:fldChar w:fldCharType="separate"/>
            </w:r>
            <w:r w:rsidRPr="00E5284B">
              <w:rPr>
                <w:rStyle w:val="Hyperlink"/>
                <w:noProof/>
              </w:rPr>
              <w:t>1.10</w:t>
            </w:r>
            <w:r>
              <w:rPr>
                <w:rFonts w:eastAsiaTheme="minorEastAsia"/>
                <w:noProof/>
              </w:rPr>
              <w:tab/>
            </w:r>
            <w:r w:rsidRPr="00E5284B">
              <w:rPr>
                <w:rStyle w:val="Hyperlink"/>
                <w:noProof/>
              </w:rPr>
              <w:t>Extensions (Alternate paths)</w:t>
            </w:r>
            <w:r>
              <w:rPr>
                <w:noProof/>
                <w:webHidden/>
              </w:rPr>
              <w:tab/>
            </w:r>
            <w:r>
              <w:rPr>
                <w:noProof/>
                <w:webHidden/>
              </w:rPr>
              <w:fldChar w:fldCharType="begin"/>
            </w:r>
            <w:r>
              <w:rPr>
                <w:noProof/>
                <w:webHidden/>
              </w:rPr>
              <w:instrText xml:space="preserve"> PAGEREF _Toc55810076 \h </w:instrText>
            </w:r>
          </w:ins>
          <w:r>
            <w:rPr>
              <w:noProof/>
              <w:webHidden/>
            </w:rPr>
          </w:r>
          <w:r>
            <w:rPr>
              <w:noProof/>
              <w:webHidden/>
            </w:rPr>
            <w:fldChar w:fldCharType="separate"/>
          </w:r>
          <w:ins w:id="196" w:author="Marcos, Nathan" w:date="2020-11-09T10:27:00Z">
            <w:r>
              <w:rPr>
                <w:noProof/>
                <w:webHidden/>
              </w:rPr>
              <w:t>2</w:t>
            </w:r>
            <w:r>
              <w:rPr>
                <w:noProof/>
                <w:webHidden/>
              </w:rPr>
              <w:fldChar w:fldCharType="end"/>
            </w:r>
            <w:r w:rsidRPr="00E5284B">
              <w:rPr>
                <w:rStyle w:val="Hyperlink"/>
                <w:noProof/>
              </w:rPr>
              <w:fldChar w:fldCharType="end"/>
            </w:r>
          </w:ins>
        </w:p>
        <w:p w14:paraId="5F39DBE2" w14:textId="485AFA9D" w:rsidR="0066774C" w:rsidRDefault="0066774C">
          <w:pPr>
            <w:pStyle w:val="TOC2"/>
            <w:rPr>
              <w:ins w:id="197" w:author="Marcos, Nathan" w:date="2020-11-09T10:27:00Z"/>
              <w:rFonts w:eastAsiaTheme="minorEastAsia"/>
              <w:noProof/>
            </w:rPr>
          </w:pPr>
          <w:ins w:id="198" w:author="Marcos, Nathan" w:date="2020-11-09T10:27:00Z">
            <w:r w:rsidRPr="00E5284B">
              <w:rPr>
                <w:rStyle w:val="Hyperlink"/>
                <w:noProof/>
              </w:rPr>
              <w:fldChar w:fldCharType="begin"/>
            </w:r>
            <w:r w:rsidRPr="00E5284B">
              <w:rPr>
                <w:rStyle w:val="Hyperlink"/>
                <w:noProof/>
              </w:rPr>
              <w:instrText xml:space="preserve"> </w:instrText>
            </w:r>
            <w:r>
              <w:rPr>
                <w:noProof/>
              </w:rPr>
              <w:instrText>HYPERLINK \l "_Toc55810082"</w:instrText>
            </w:r>
            <w:r w:rsidRPr="00E5284B">
              <w:rPr>
                <w:rStyle w:val="Hyperlink"/>
                <w:noProof/>
              </w:rPr>
              <w:instrText xml:space="preserve"> </w:instrText>
            </w:r>
            <w:r w:rsidRPr="00E5284B">
              <w:rPr>
                <w:rStyle w:val="Hyperlink"/>
                <w:noProof/>
              </w:rPr>
              <w:fldChar w:fldCharType="separate"/>
            </w:r>
            <w:r w:rsidRPr="00E5284B">
              <w:rPr>
                <w:rStyle w:val="Hyperlink"/>
                <w:noProof/>
              </w:rPr>
              <w:t>1.11</w:t>
            </w:r>
            <w:r>
              <w:rPr>
                <w:rFonts w:eastAsiaTheme="minorEastAsia"/>
                <w:noProof/>
              </w:rPr>
              <w:tab/>
            </w:r>
            <w:r w:rsidRPr="00E5284B">
              <w:rPr>
                <w:rStyle w:val="Hyperlink"/>
                <w:noProof/>
              </w:rPr>
              <w:t>Special Requirements:</w:t>
            </w:r>
            <w:r>
              <w:rPr>
                <w:noProof/>
                <w:webHidden/>
              </w:rPr>
              <w:tab/>
            </w:r>
            <w:r>
              <w:rPr>
                <w:noProof/>
                <w:webHidden/>
              </w:rPr>
              <w:fldChar w:fldCharType="begin"/>
            </w:r>
            <w:r>
              <w:rPr>
                <w:noProof/>
                <w:webHidden/>
              </w:rPr>
              <w:instrText xml:space="preserve"> PAGEREF _Toc55810082 \h </w:instrText>
            </w:r>
          </w:ins>
          <w:r>
            <w:rPr>
              <w:noProof/>
              <w:webHidden/>
            </w:rPr>
          </w:r>
          <w:r>
            <w:rPr>
              <w:noProof/>
              <w:webHidden/>
            </w:rPr>
            <w:fldChar w:fldCharType="separate"/>
          </w:r>
          <w:ins w:id="199" w:author="Marcos, Nathan" w:date="2020-11-09T10:27:00Z">
            <w:r>
              <w:rPr>
                <w:noProof/>
                <w:webHidden/>
              </w:rPr>
              <w:t>2</w:t>
            </w:r>
            <w:r>
              <w:rPr>
                <w:noProof/>
                <w:webHidden/>
              </w:rPr>
              <w:fldChar w:fldCharType="end"/>
            </w:r>
            <w:r w:rsidRPr="00E5284B">
              <w:rPr>
                <w:rStyle w:val="Hyperlink"/>
                <w:noProof/>
              </w:rPr>
              <w:fldChar w:fldCharType="end"/>
            </w:r>
          </w:ins>
        </w:p>
        <w:p w14:paraId="49B55879" w14:textId="39D63523" w:rsidR="0066774C" w:rsidRDefault="0066774C">
          <w:pPr>
            <w:pStyle w:val="TOC2"/>
            <w:rPr>
              <w:ins w:id="200" w:author="Marcos, Nathan" w:date="2020-11-09T10:27:00Z"/>
              <w:rFonts w:eastAsiaTheme="minorEastAsia"/>
              <w:noProof/>
            </w:rPr>
          </w:pPr>
          <w:ins w:id="201" w:author="Marcos, Nathan" w:date="2020-11-09T10:27:00Z">
            <w:r w:rsidRPr="00E5284B">
              <w:rPr>
                <w:rStyle w:val="Hyperlink"/>
                <w:noProof/>
              </w:rPr>
              <w:fldChar w:fldCharType="begin"/>
            </w:r>
            <w:r w:rsidRPr="00E5284B">
              <w:rPr>
                <w:rStyle w:val="Hyperlink"/>
                <w:noProof/>
              </w:rPr>
              <w:instrText xml:space="preserve"> </w:instrText>
            </w:r>
            <w:r>
              <w:rPr>
                <w:noProof/>
              </w:rPr>
              <w:instrText>HYPERLINK \l "_Toc55810083"</w:instrText>
            </w:r>
            <w:r w:rsidRPr="00E5284B">
              <w:rPr>
                <w:rStyle w:val="Hyperlink"/>
                <w:noProof/>
              </w:rPr>
              <w:instrText xml:space="preserve"> </w:instrText>
            </w:r>
            <w:r w:rsidRPr="00E5284B">
              <w:rPr>
                <w:rStyle w:val="Hyperlink"/>
                <w:noProof/>
              </w:rPr>
              <w:fldChar w:fldCharType="separate"/>
            </w:r>
            <w:r w:rsidRPr="00E5284B">
              <w:rPr>
                <w:rStyle w:val="Hyperlink"/>
                <w:noProof/>
              </w:rPr>
              <w:t>1.12</w:t>
            </w:r>
            <w:r>
              <w:rPr>
                <w:rFonts w:eastAsiaTheme="minorEastAsia"/>
                <w:noProof/>
              </w:rPr>
              <w:tab/>
            </w:r>
            <w:r w:rsidRPr="00E5284B">
              <w:rPr>
                <w:rStyle w:val="Hyperlink"/>
                <w:noProof/>
              </w:rPr>
              <w:t>Technology and Data Variations List:</w:t>
            </w:r>
            <w:r>
              <w:rPr>
                <w:noProof/>
                <w:webHidden/>
              </w:rPr>
              <w:tab/>
            </w:r>
            <w:r>
              <w:rPr>
                <w:noProof/>
                <w:webHidden/>
              </w:rPr>
              <w:fldChar w:fldCharType="begin"/>
            </w:r>
            <w:r>
              <w:rPr>
                <w:noProof/>
                <w:webHidden/>
              </w:rPr>
              <w:instrText xml:space="preserve"> PAGEREF _Toc55810083 \h </w:instrText>
            </w:r>
          </w:ins>
          <w:r>
            <w:rPr>
              <w:noProof/>
              <w:webHidden/>
            </w:rPr>
          </w:r>
          <w:r>
            <w:rPr>
              <w:noProof/>
              <w:webHidden/>
            </w:rPr>
            <w:fldChar w:fldCharType="separate"/>
          </w:r>
          <w:ins w:id="202" w:author="Marcos, Nathan" w:date="2020-11-09T10:27:00Z">
            <w:r>
              <w:rPr>
                <w:noProof/>
                <w:webHidden/>
              </w:rPr>
              <w:t>3</w:t>
            </w:r>
            <w:r>
              <w:rPr>
                <w:noProof/>
                <w:webHidden/>
              </w:rPr>
              <w:fldChar w:fldCharType="end"/>
            </w:r>
            <w:r w:rsidRPr="00E5284B">
              <w:rPr>
                <w:rStyle w:val="Hyperlink"/>
                <w:noProof/>
              </w:rPr>
              <w:fldChar w:fldCharType="end"/>
            </w:r>
          </w:ins>
        </w:p>
        <w:p w14:paraId="4D0FFEF6" w14:textId="0C95C638" w:rsidR="0066774C" w:rsidRDefault="0066774C">
          <w:pPr>
            <w:pStyle w:val="TOC2"/>
            <w:rPr>
              <w:ins w:id="203" w:author="Marcos, Nathan" w:date="2020-11-09T10:27:00Z"/>
              <w:rFonts w:eastAsiaTheme="minorEastAsia"/>
              <w:noProof/>
            </w:rPr>
          </w:pPr>
          <w:ins w:id="204" w:author="Marcos, Nathan" w:date="2020-11-09T10:27:00Z">
            <w:r w:rsidRPr="00E5284B">
              <w:rPr>
                <w:rStyle w:val="Hyperlink"/>
                <w:noProof/>
              </w:rPr>
              <w:fldChar w:fldCharType="begin"/>
            </w:r>
            <w:r w:rsidRPr="00E5284B">
              <w:rPr>
                <w:rStyle w:val="Hyperlink"/>
                <w:noProof/>
              </w:rPr>
              <w:instrText xml:space="preserve"> </w:instrText>
            </w:r>
            <w:r>
              <w:rPr>
                <w:noProof/>
              </w:rPr>
              <w:instrText>HYPERLINK \l "_Toc55810084"</w:instrText>
            </w:r>
            <w:r w:rsidRPr="00E5284B">
              <w:rPr>
                <w:rStyle w:val="Hyperlink"/>
                <w:noProof/>
              </w:rPr>
              <w:instrText xml:space="preserve"> </w:instrText>
            </w:r>
            <w:r w:rsidRPr="00E5284B">
              <w:rPr>
                <w:rStyle w:val="Hyperlink"/>
                <w:noProof/>
              </w:rPr>
              <w:fldChar w:fldCharType="separate"/>
            </w:r>
            <w:r w:rsidRPr="00E5284B">
              <w:rPr>
                <w:rStyle w:val="Hyperlink"/>
                <w:noProof/>
              </w:rPr>
              <w:t>1.13</w:t>
            </w:r>
            <w:r>
              <w:rPr>
                <w:rFonts w:eastAsiaTheme="minorEastAsia"/>
                <w:noProof/>
              </w:rPr>
              <w:tab/>
            </w:r>
            <w:r w:rsidRPr="00E5284B">
              <w:rPr>
                <w:rStyle w:val="Hyperlink"/>
                <w:noProof/>
              </w:rPr>
              <w:t>Frequency of Occurrence:</w:t>
            </w:r>
            <w:r>
              <w:rPr>
                <w:noProof/>
                <w:webHidden/>
              </w:rPr>
              <w:tab/>
            </w:r>
            <w:r>
              <w:rPr>
                <w:noProof/>
                <w:webHidden/>
              </w:rPr>
              <w:fldChar w:fldCharType="begin"/>
            </w:r>
            <w:r>
              <w:rPr>
                <w:noProof/>
                <w:webHidden/>
              </w:rPr>
              <w:instrText xml:space="preserve"> PAGEREF _Toc55810084 \h </w:instrText>
            </w:r>
          </w:ins>
          <w:r>
            <w:rPr>
              <w:noProof/>
              <w:webHidden/>
            </w:rPr>
          </w:r>
          <w:r>
            <w:rPr>
              <w:noProof/>
              <w:webHidden/>
            </w:rPr>
            <w:fldChar w:fldCharType="separate"/>
          </w:r>
          <w:ins w:id="205" w:author="Marcos, Nathan" w:date="2020-11-09T10:27:00Z">
            <w:r>
              <w:rPr>
                <w:noProof/>
                <w:webHidden/>
              </w:rPr>
              <w:t>3</w:t>
            </w:r>
            <w:r>
              <w:rPr>
                <w:noProof/>
                <w:webHidden/>
              </w:rPr>
              <w:fldChar w:fldCharType="end"/>
            </w:r>
            <w:r w:rsidRPr="00E5284B">
              <w:rPr>
                <w:rStyle w:val="Hyperlink"/>
                <w:noProof/>
              </w:rPr>
              <w:fldChar w:fldCharType="end"/>
            </w:r>
          </w:ins>
        </w:p>
        <w:p w14:paraId="79B4F782" w14:textId="04728D26" w:rsidR="0066774C" w:rsidRDefault="0066774C">
          <w:pPr>
            <w:pStyle w:val="TOC2"/>
            <w:rPr>
              <w:ins w:id="206" w:author="Marcos, Nathan" w:date="2020-11-09T10:27:00Z"/>
              <w:rFonts w:eastAsiaTheme="minorEastAsia"/>
              <w:noProof/>
            </w:rPr>
          </w:pPr>
          <w:ins w:id="207" w:author="Marcos, Nathan" w:date="2020-11-09T10:27:00Z">
            <w:r w:rsidRPr="00E5284B">
              <w:rPr>
                <w:rStyle w:val="Hyperlink"/>
                <w:noProof/>
              </w:rPr>
              <w:fldChar w:fldCharType="begin"/>
            </w:r>
            <w:r w:rsidRPr="00E5284B">
              <w:rPr>
                <w:rStyle w:val="Hyperlink"/>
                <w:noProof/>
              </w:rPr>
              <w:instrText xml:space="preserve"> </w:instrText>
            </w:r>
            <w:r>
              <w:rPr>
                <w:noProof/>
              </w:rPr>
              <w:instrText>HYPERLINK \l "_Toc55810085"</w:instrText>
            </w:r>
            <w:r w:rsidRPr="00E5284B">
              <w:rPr>
                <w:rStyle w:val="Hyperlink"/>
                <w:noProof/>
              </w:rPr>
              <w:instrText xml:space="preserve"> </w:instrText>
            </w:r>
            <w:r w:rsidRPr="00E5284B">
              <w:rPr>
                <w:rStyle w:val="Hyperlink"/>
                <w:noProof/>
              </w:rPr>
              <w:fldChar w:fldCharType="separate"/>
            </w:r>
            <w:r w:rsidRPr="00E5284B">
              <w:rPr>
                <w:rStyle w:val="Hyperlink"/>
                <w:noProof/>
              </w:rPr>
              <w:t>1.14</w:t>
            </w:r>
            <w:r>
              <w:rPr>
                <w:rFonts w:eastAsiaTheme="minorEastAsia"/>
                <w:noProof/>
              </w:rPr>
              <w:tab/>
            </w:r>
            <w:r w:rsidRPr="00E5284B">
              <w:rPr>
                <w:rStyle w:val="Hyperlink"/>
                <w:noProof/>
              </w:rPr>
              <w:t>Miscellaneous:</w:t>
            </w:r>
            <w:r>
              <w:rPr>
                <w:noProof/>
                <w:webHidden/>
              </w:rPr>
              <w:tab/>
            </w:r>
            <w:r>
              <w:rPr>
                <w:noProof/>
                <w:webHidden/>
              </w:rPr>
              <w:fldChar w:fldCharType="begin"/>
            </w:r>
            <w:r>
              <w:rPr>
                <w:noProof/>
                <w:webHidden/>
              </w:rPr>
              <w:instrText xml:space="preserve"> PAGEREF _Toc55810085 \h </w:instrText>
            </w:r>
          </w:ins>
          <w:r>
            <w:rPr>
              <w:noProof/>
              <w:webHidden/>
            </w:rPr>
          </w:r>
          <w:r>
            <w:rPr>
              <w:noProof/>
              <w:webHidden/>
            </w:rPr>
            <w:fldChar w:fldCharType="separate"/>
          </w:r>
          <w:ins w:id="208" w:author="Marcos, Nathan" w:date="2020-11-09T10:27:00Z">
            <w:r>
              <w:rPr>
                <w:noProof/>
                <w:webHidden/>
              </w:rPr>
              <w:t>3</w:t>
            </w:r>
            <w:r>
              <w:rPr>
                <w:noProof/>
                <w:webHidden/>
              </w:rPr>
              <w:fldChar w:fldCharType="end"/>
            </w:r>
            <w:r w:rsidRPr="00E5284B">
              <w:rPr>
                <w:rStyle w:val="Hyperlink"/>
                <w:noProof/>
              </w:rPr>
              <w:fldChar w:fldCharType="end"/>
            </w:r>
          </w:ins>
        </w:p>
        <w:p w14:paraId="2E8835C2" w14:textId="7775DC36" w:rsidR="0066774C" w:rsidRDefault="0066774C">
          <w:pPr>
            <w:pStyle w:val="TOC1"/>
            <w:rPr>
              <w:ins w:id="209" w:author="Marcos, Nathan" w:date="2020-11-09T10:27:00Z"/>
              <w:rFonts w:eastAsiaTheme="minorEastAsia"/>
              <w:sz w:val="22"/>
            </w:rPr>
          </w:pPr>
          <w:ins w:id="210" w:author="Marcos, Nathan" w:date="2020-11-09T10:27:00Z">
            <w:r w:rsidRPr="00E5284B">
              <w:rPr>
                <w:rStyle w:val="Hyperlink"/>
              </w:rPr>
              <w:fldChar w:fldCharType="begin"/>
            </w:r>
            <w:r w:rsidRPr="00E5284B">
              <w:rPr>
                <w:rStyle w:val="Hyperlink"/>
              </w:rPr>
              <w:instrText xml:space="preserve"> </w:instrText>
            </w:r>
            <w:r>
              <w:instrText>HYPERLINK \l "_Toc55810086"</w:instrText>
            </w:r>
            <w:r w:rsidRPr="00E5284B">
              <w:rPr>
                <w:rStyle w:val="Hyperlink"/>
              </w:rPr>
              <w:instrText xml:space="preserve"> </w:instrText>
            </w:r>
            <w:r w:rsidRPr="00E5284B">
              <w:rPr>
                <w:rStyle w:val="Hyperlink"/>
              </w:rPr>
              <w:fldChar w:fldCharType="separate"/>
            </w:r>
            <w:r w:rsidRPr="00E5284B">
              <w:rPr>
                <w:rStyle w:val="Hyperlink"/>
              </w:rPr>
              <w:t>2</w:t>
            </w:r>
            <w:r>
              <w:rPr>
                <w:rFonts w:eastAsiaTheme="minorEastAsia"/>
                <w:sz w:val="22"/>
              </w:rPr>
              <w:tab/>
            </w:r>
            <w:r w:rsidRPr="00E5284B">
              <w:rPr>
                <w:rStyle w:val="Hyperlink"/>
              </w:rPr>
              <w:t>System Sequence Diagrams</w:t>
            </w:r>
            <w:r>
              <w:rPr>
                <w:webHidden/>
              </w:rPr>
              <w:tab/>
            </w:r>
            <w:r>
              <w:rPr>
                <w:webHidden/>
              </w:rPr>
              <w:fldChar w:fldCharType="begin"/>
            </w:r>
            <w:r>
              <w:rPr>
                <w:webHidden/>
              </w:rPr>
              <w:instrText xml:space="preserve"> PAGEREF _Toc55810086 \h </w:instrText>
            </w:r>
          </w:ins>
          <w:r>
            <w:rPr>
              <w:webHidden/>
            </w:rPr>
          </w:r>
          <w:r>
            <w:rPr>
              <w:webHidden/>
            </w:rPr>
            <w:fldChar w:fldCharType="separate"/>
          </w:r>
          <w:ins w:id="211" w:author="Marcos, Nathan" w:date="2020-11-09T10:27:00Z">
            <w:r>
              <w:rPr>
                <w:webHidden/>
              </w:rPr>
              <w:t>4</w:t>
            </w:r>
            <w:r>
              <w:rPr>
                <w:webHidden/>
              </w:rPr>
              <w:fldChar w:fldCharType="end"/>
            </w:r>
            <w:r w:rsidRPr="00E5284B">
              <w:rPr>
                <w:rStyle w:val="Hyperlink"/>
              </w:rPr>
              <w:fldChar w:fldCharType="end"/>
            </w:r>
          </w:ins>
        </w:p>
        <w:p w14:paraId="3A830CF2" w14:textId="78E353F9" w:rsidR="0066774C" w:rsidRDefault="0066774C">
          <w:pPr>
            <w:pStyle w:val="TOC2"/>
            <w:rPr>
              <w:ins w:id="212" w:author="Marcos, Nathan" w:date="2020-11-09T10:27:00Z"/>
              <w:rFonts w:eastAsiaTheme="minorEastAsia"/>
              <w:noProof/>
            </w:rPr>
          </w:pPr>
          <w:ins w:id="213" w:author="Marcos, Nathan" w:date="2020-11-09T10:27:00Z">
            <w:r w:rsidRPr="00E5284B">
              <w:rPr>
                <w:rStyle w:val="Hyperlink"/>
                <w:noProof/>
              </w:rPr>
              <w:fldChar w:fldCharType="begin"/>
            </w:r>
            <w:r w:rsidRPr="00E5284B">
              <w:rPr>
                <w:rStyle w:val="Hyperlink"/>
                <w:noProof/>
              </w:rPr>
              <w:instrText xml:space="preserve"> </w:instrText>
            </w:r>
            <w:r>
              <w:rPr>
                <w:noProof/>
              </w:rPr>
              <w:instrText>HYPERLINK \l "_Toc55810090"</w:instrText>
            </w:r>
            <w:r w:rsidRPr="00E5284B">
              <w:rPr>
                <w:rStyle w:val="Hyperlink"/>
                <w:noProof/>
              </w:rPr>
              <w:instrText xml:space="preserve"> </w:instrText>
            </w:r>
            <w:r w:rsidRPr="00E5284B">
              <w:rPr>
                <w:rStyle w:val="Hyperlink"/>
                <w:noProof/>
              </w:rPr>
              <w:fldChar w:fldCharType="separate"/>
            </w:r>
            <w:r w:rsidRPr="00E5284B">
              <w:rPr>
                <w:rStyle w:val="Hyperlink"/>
                <w:noProof/>
              </w:rPr>
              <w:t>2.1</w:t>
            </w:r>
            <w:r>
              <w:rPr>
                <w:rFonts w:eastAsiaTheme="minorEastAsia"/>
                <w:noProof/>
              </w:rPr>
              <w:tab/>
            </w:r>
            <w:r w:rsidRPr="00E5284B">
              <w:rPr>
                <w:rStyle w:val="Hyperlink"/>
                <w:noProof/>
              </w:rPr>
              <w:t>View Hotel Advertisement</w:t>
            </w:r>
            <w:r>
              <w:rPr>
                <w:noProof/>
                <w:webHidden/>
              </w:rPr>
              <w:tab/>
            </w:r>
            <w:r>
              <w:rPr>
                <w:noProof/>
                <w:webHidden/>
              </w:rPr>
              <w:fldChar w:fldCharType="begin"/>
            </w:r>
            <w:r>
              <w:rPr>
                <w:noProof/>
                <w:webHidden/>
              </w:rPr>
              <w:instrText xml:space="preserve"> PAGEREF _Toc55810090 \h </w:instrText>
            </w:r>
          </w:ins>
          <w:r>
            <w:rPr>
              <w:noProof/>
              <w:webHidden/>
            </w:rPr>
          </w:r>
          <w:r>
            <w:rPr>
              <w:noProof/>
              <w:webHidden/>
            </w:rPr>
            <w:fldChar w:fldCharType="separate"/>
          </w:r>
          <w:ins w:id="214" w:author="Marcos, Nathan" w:date="2020-11-09T10:27:00Z">
            <w:r>
              <w:rPr>
                <w:noProof/>
                <w:webHidden/>
              </w:rPr>
              <w:t>4</w:t>
            </w:r>
            <w:r>
              <w:rPr>
                <w:noProof/>
                <w:webHidden/>
              </w:rPr>
              <w:fldChar w:fldCharType="end"/>
            </w:r>
            <w:r w:rsidRPr="00E5284B">
              <w:rPr>
                <w:rStyle w:val="Hyperlink"/>
                <w:noProof/>
              </w:rPr>
              <w:fldChar w:fldCharType="end"/>
            </w:r>
          </w:ins>
        </w:p>
        <w:p w14:paraId="509485F7" w14:textId="43FDAE4B" w:rsidR="0066774C" w:rsidRDefault="0066774C">
          <w:pPr>
            <w:pStyle w:val="TOC3"/>
            <w:rPr>
              <w:ins w:id="215" w:author="Marcos, Nathan" w:date="2020-11-09T10:27:00Z"/>
              <w:rFonts w:eastAsiaTheme="minorEastAsia"/>
              <w:noProof/>
            </w:rPr>
          </w:pPr>
          <w:ins w:id="216" w:author="Marcos, Nathan" w:date="2020-11-09T10:27:00Z">
            <w:r w:rsidRPr="00E5284B">
              <w:rPr>
                <w:rStyle w:val="Hyperlink"/>
                <w:noProof/>
              </w:rPr>
              <w:fldChar w:fldCharType="begin"/>
            </w:r>
            <w:r w:rsidRPr="00E5284B">
              <w:rPr>
                <w:rStyle w:val="Hyperlink"/>
                <w:noProof/>
              </w:rPr>
              <w:instrText xml:space="preserve"> </w:instrText>
            </w:r>
            <w:r>
              <w:rPr>
                <w:noProof/>
              </w:rPr>
              <w:instrText>HYPERLINK \l "_Toc55810091"</w:instrText>
            </w:r>
            <w:r w:rsidRPr="00E5284B">
              <w:rPr>
                <w:rStyle w:val="Hyperlink"/>
                <w:noProof/>
              </w:rPr>
              <w:instrText xml:space="preserve"> </w:instrText>
            </w:r>
            <w:r w:rsidRPr="00E5284B">
              <w:rPr>
                <w:rStyle w:val="Hyperlink"/>
                <w:noProof/>
              </w:rPr>
              <w:fldChar w:fldCharType="separate"/>
            </w:r>
            <w:r w:rsidRPr="00E5284B">
              <w:rPr>
                <w:rStyle w:val="Hyperlink"/>
                <w:noProof/>
              </w:rPr>
              <w:t>2.1.1</w:t>
            </w:r>
            <w:r>
              <w:rPr>
                <w:rFonts w:eastAsiaTheme="minorEastAsia"/>
                <w:noProof/>
              </w:rPr>
              <w:tab/>
            </w:r>
            <w:r w:rsidRPr="00E5284B">
              <w:rPr>
                <w:rStyle w:val="Hyperlink"/>
                <w:noProof/>
              </w:rPr>
              <w:t>Scenario Description</w:t>
            </w:r>
            <w:r>
              <w:rPr>
                <w:noProof/>
                <w:webHidden/>
              </w:rPr>
              <w:tab/>
            </w:r>
            <w:r>
              <w:rPr>
                <w:noProof/>
                <w:webHidden/>
              </w:rPr>
              <w:fldChar w:fldCharType="begin"/>
            </w:r>
            <w:r>
              <w:rPr>
                <w:noProof/>
                <w:webHidden/>
              </w:rPr>
              <w:instrText xml:space="preserve"> PAGEREF _Toc55810091 \h </w:instrText>
            </w:r>
          </w:ins>
          <w:r>
            <w:rPr>
              <w:noProof/>
              <w:webHidden/>
            </w:rPr>
          </w:r>
          <w:r>
            <w:rPr>
              <w:noProof/>
              <w:webHidden/>
            </w:rPr>
            <w:fldChar w:fldCharType="separate"/>
          </w:r>
          <w:ins w:id="217" w:author="Marcos, Nathan" w:date="2020-11-09T10:27:00Z">
            <w:r>
              <w:rPr>
                <w:noProof/>
                <w:webHidden/>
              </w:rPr>
              <w:t>4</w:t>
            </w:r>
            <w:r>
              <w:rPr>
                <w:noProof/>
                <w:webHidden/>
              </w:rPr>
              <w:fldChar w:fldCharType="end"/>
            </w:r>
            <w:r w:rsidRPr="00E5284B">
              <w:rPr>
                <w:rStyle w:val="Hyperlink"/>
                <w:noProof/>
              </w:rPr>
              <w:fldChar w:fldCharType="end"/>
            </w:r>
          </w:ins>
        </w:p>
        <w:p w14:paraId="6CE43DB4" w14:textId="005D26AC" w:rsidR="0066774C" w:rsidRDefault="0066774C">
          <w:pPr>
            <w:pStyle w:val="TOC3"/>
            <w:rPr>
              <w:ins w:id="218" w:author="Marcos, Nathan" w:date="2020-11-09T10:27:00Z"/>
              <w:rFonts w:eastAsiaTheme="minorEastAsia"/>
              <w:noProof/>
            </w:rPr>
          </w:pPr>
          <w:ins w:id="219" w:author="Marcos, Nathan" w:date="2020-11-09T10:27:00Z">
            <w:r w:rsidRPr="00E5284B">
              <w:rPr>
                <w:rStyle w:val="Hyperlink"/>
                <w:noProof/>
              </w:rPr>
              <w:fldChar w:fldCharType="begin"/>
            </w:r>
            <w:r w:rsidRPr="00E5284B">
              <w:rPr>
                <w:rStyle w:val="Hyperlink"/>
                <w:noProof/>
              </w:rPr>
              <w:instrText xml:space="preserve"> </w:instrText>
            </w:r>
            <w:r>
              <w:rPr>
                <w:noProof/>
              </w:rPr>
              <w:instrText>HYPERLINK \l "_Toc55810092"</w:instrText>
            </w:r>
            <w:r w:rsidRPr="00E5284B">
              <w:rPr>
                <w:rStyle w:val="Hyperlink"/>
                <w:noProof/>
              </w:rPr>
              <w:instrText xml:space="preserve"> </w:instrText>
            </w:r>
            <w:r w:rsidRPr="00E5284B">
              <w:rPr>
                <w:rStyle w:val="Hyperlink"/>
                <w:noProof/>
              </w:rPr>
              <w:fldChar w:fldCharType="separate"/>
            </w:r>
            <w:r w:rsidRPr="00E5284B">
              <w:rPr>
                <w:rStyle w:val="Hyperlink"/>
                <w:noProof/>
              </w:rPr>
              <w:t>2.1.2</w:t>
            </w:r>
            <w:r>
              <w:rPr>
                <w:rFonts w:eastAsiaTheme="minorEastAsia"/>
                <w:noProof/>
              </w:rPr>
              <w:tab/>
            </w:r>
            <w:r w:rsidRPr="00E5284B">
              <w:rPr>
                <w:rStyle w:val="Hyperlink"/>
                <w:noProof/>
              </w:rPr>
              <w:t>System Sequence Diagram</w:t>
            </w:r>
            <w:r>
              <w:rPr>
                <w:noProof/>
                <w:webHidden/>
              </w:rPr>
              <w:tab/>
            </w:r>
            <w:r>
              <w:rPr>
                <w:noProof/>
                <w:webHidden/>
              </w:rPr>
              <w:fldChar w:fldCharType="begin"/>
            </w:r>
            <w:r>
              <w:rPr>
                <w:noProof/>
                <w:webHidden/>
              </w:rPr>
              <w:instrText xml:space="preserve"> PAGEREF _Toc55810092 \h </w:instrText>
            </w:r>
          </w:ins>
          <w:r>
            <w:rPr>
              <w:noProof/>
              <w:webHidden/>
            </w:rPr>
          </w:r>
          <w:r>
            <w:rPr>
              <w:noProof/>
              <w:webHidden/>
            </w:rPr>
            <w:fldChar w:fldCharType="separate"/>
          </w:r>
          <w:ins w:id="220" w:author="Marcos, Nathan" w:date="2020-11-09T10:27:00Z">
            <w:r>
              <w:rPr>
                <w:noProof/>
                <w:webHidden/>
              </w:rPr>
              <w:t>4</w:t>
            </w:r>
            <w:r>
              <w:rPr>
                <w:noProof/>
                <w:webHidden/>
              </w:rPr>
              <w:fldChar w:fldCharType="end"/>
            </w:r>
            <w:r w:rsidRPr="00E5284B">
              <w:rPr>
                <w:rStyle w:val="Hyperlink"/>
                <w:noProof/>
              </w:rPr>
              <w:fldChar w:fldCharType="end"/>
            </w:r>
          </w:ins>
        </w:p>
        <w:p w14:paraId="0B200E97" w14:textId="13EA6EA9" w:rsidR="0066774C" w:rsidRDefault="0066774C">
          <w:pPr>
            <w:pStyle w:val="TOC2"/>
            <w:rPr>
              <w:ins w:id="221" w:author="Marcos, Nathan" w:date="2020-11-09T10:27:00Z"/>
              <w:rFonts w:eastAsiaTheme="minorEastAsia"/>
              <w:noProof/>
            </w:rPr>
          </w:pPr>
          <w:ins w:id="222" w:author="Marcos, Nathan" w:date="2020-11-09T10:27:00Z">
            <w:r w:rsidRPr="00E5284B">
              <w:rPr>
                <w:rStyle w:val="Hyperlink"/>
                <w:noProof/>
              </w:rPr>
              <w:fldChar w:fldCharType="begin"/>
            </w:r>
            <w:r w:rsidRPr="00E5284B">
              <w:rPr>
                <w:rStyle w:val="Hyperlink"/>
                <w:noProof/>
              </w:rPr>
              <w:instrText xml:space="preserve"> </w:instrText>
            </w:r>
            <w:r>
              <w:rPr>
                <w:noProof/>
              </w:rPr>
              <w:instrText>HYPERLINK \l "_Toc55810093"</w:instrText>
            </w:r>
            <w:r w:rsidRPr="00E5284B">
              <w:rPr>
                <w:rStyle w:val="Hyperlink"/>
                <w:noProof/>
              </w:rPr>
              <w:instrText xml:space="preserve"> </w:instrText>
            </w:r>
            <w:r w:rsidRPr="00E5284B">
              <w:rPr>
                <w:rStyle w:val="Hyperlink"/>
                <w:noProof/>
              </w:rPr>
              <w:fldChar w:fldCharType="separate"/>
            </w:r>
            <w:r w:rsidRPr="00E5284B">
              <w:rPr>
                <w:rStyle w:val="Hyperlink"/>
                <w:noProof/>
              </w:rPr>
              <w:t>2.2</w:t>
            </w:r>
            <w:r>
              <w:rPr>
                <w:rFonts w:eastAsiaTheme="minorEastAsia"/>
                <w:noProof/>
              </w:rPr>
              <w:tab/>
            </w:r>
            <w:r w:rsidRPr="00E5284B">
              <w:rPr>
                <w:rStyle w:val="Hyperlink"/>
                <w:noProof/>
              </w:rPr>
              <w:t>Ignore Hotel Advertisement</w:t>
            </w:r>
            <w:r>
              <w:rPr>
                <w:noProof/>
                <w:webHidden/>
              </w:rPr>
              <w:tab/>
            </w:r>
            <w:r>
              <w:rPr>
                <w:noProof/>
                <w:webHidden/>
              </w:rPr>
              <w:fldChar w:fldCharType="begin"/>
            </w:r>
            <w:r>
              <w:rPr>
                <w:noProof/>
                <w:webHidden/>
              </w:rPr>
              <w:instrText xml:space="preserve"> PAGEREF _Toc55810093 \h </w:instrText>
            </w:r>
          </w:ins>
          <w:r>
            <w:rPr>
              <w:noProof/>
              <w:webHidden/>
            </w:rPr>
          </w:r>
          <w:r>
            <w:rPr>
              <w:noProof/>
              <w:webHidden/>
            </w:rPr>
            <w:fldChar w:fldCharType="separate"/>
          </w:r>
          <w:ins w:id="223" w:author="Marcos, Nathan" w:date="2020-11-09T10:27:00Z">
            <w:r>
              <w:rPr>
                <w:noProof/>
                <w:webHidden/>
              </w:rPr>
              <w:t>5</w:t>
            </w:r>
            <w:r>
              <w:rPr>
                <w:noProof/>
                <w:webHidden/>
              </w:rPr>
              <w:fldChar w:fldCharType="end"/>
            </w:r>
            <w:r w:rsidRPr="00E5284B">
              <w:rPr>
                <w:rStyle w:val="Hyperlink"/>
                <w:noProof/>
              </w:rPr>
              <w:fldChar w:fldCharType="end"/>
            </w:r>
          </w:ins>
        </w:p>
        <w:p w14:paraId="67DC756B" w14:textId="3E279AA8" w:rsidR="0066774C" w:rsidRDefault="0066774C">
          <w:pPr>
            <w:pStyle w:val="TOC3"/>
            <w:rPr>
              <w:ins w:id="224" w:author="Marcos, Nathan" w:date="2020-11-09T10:27:00Z"/>
              <w:rFonts w:eastAsiaTheme="minorEastAsia"/>
              <w:noProof/>
            </w:rPr>
          </w:pPr>
          <w:ins w:id="225" w:author="Marcos, Nathan" w:date="2020-11-09T10:27:00Z">
            <w:r w:rsidRPr="00E5284B">
              <w:rPr>
                <w:rStyle w:val="Hyperlink"/>
                <w:noProof/>
              </w:rPr>
              <w:fldChar w:fldCharType="begin"/>
            </w:r>
            <w:r w:rsidRPr="00E5284B">
              <w:rPr>
                <w:rStyle w:val="Hyperlink"/>
                <w:noProof/>
              </w:rPr>
              <w:instrText xml:space="preserve"> </w:instrText>
            </w:r>
            <w:r>
              <w:rPr>
                <w:noProof/>
              </w:rPr>
              <w:instrText>HYPERLINK \l "_Toc55810094"</w:instrText>
            </w:r>
            <w:r w:rsidRPr="00E5284B">
              <w:rPr>
                <w:rStyle w:val="Hyperlink"/>
                <w:noProof/>
              </w:rPr>
              <w:instrText xml:space="preserve"> </w:instrText>
            </w:r>
            <w:r w:rsidRPr="00E5284B">
              <w:rPr>
                <w:rStyle w:val="Hyperlink"/>
                <w:noProof/>
              </w:rPr>
              <w:fldChar w:fldCharType="separate"/>
            </w:r>
            <w:r w:rsidRPr="00E5284B">
              <w:rPr>
                <w:rStyle w:val="Hyperlink"/>
                <w:noProof/>
              </w:rPr>
              <w:t>2.2.1</w:t>
            </w:r>
            <w:r>
              <w:rPr>
                <w:rFonts w:eastAsiaTheme="minorEastAsia"/>
                <w:noProof/>
              </w:rPr>
              <w:tab/>
            </w:r>
            <w:r w:rsidRPr="00E5284B">
              <w:rPr>
                <w:rStyle w:val="Hyperlink"/>
                <w:noProof/>
              </w:rPr>
              <w:t>Scenario Description</w:t>
            </w:r>
            <w:r>
              <w:rPr>
                <w:noProof/>
                <w:webHidden/>
              </w:rPr>
              <w:tab/>
            </w:r>
            <w:r>
              <w:rPr>
                <w:noProof/>
                <w:webHidden/>
              </w:rPr>
              <w:fldChar w:fldCharType="begin"/>
            </w:r>
            <w:r>
              <w:rPr>
                <w:noProof/>
                <w:webHidden/>
              </w:rPr>
              <w:instrText xml:space="preserve"> PAGEREF _Toc55810094 \h </w:instrText>
            </w:r>
          </w:ins>
          <w:r>
            <w:rPr>
              <w:noProof/>
              <w:webHidden/>
            </w:rPr>
          </w:r>
          <w:r>
            <w:rPr>
              <w:noProof/>
              <w:webHidden/>
            </w:rPr>
            <w:fldChar w:fldCharType="separate"/>
          </w:r>
          <w:ins w:id="226" w:author="Marcos, Nathan" w:date="2020-11-09T10:27:00Z">
            <w:r>
              <w:rPr>
                <w:noProof/>
                <w:webHidden/>
              </w:rPr>
              <w:t>5</w:t>
            </w:r>
            <w:r>
              <w:rPr>
                <w:noProof/>
                <w:webHidden/>
              </w:rPr>
              <w:fldChar w:fldCharType="end"/>
            </w:r>
            <w:r w:rsidRPr="00E5284B">
              <w:rPr>
                <w:rStyle w:val="Hyperlink"/>
                <w:noProof/>
              </w:rPr>
              <w:fldChar w:fldCharType="end"/>
            </w:r>
          </w:ins>
        </w:p>
        <w:p w14:paraId="0F917D6A" w14:textId="2106151B" w:rsidR="0066774C" w:rsidRDefault="0066774C">
          <w:pPr>
            <w:pStyle w:val="TOC3"/>
            <w:rPr>
              <w:ins w:id="227" w:author="Marcos, Nathan" w:date="2020-11-09T10:27:00Z"/>
              <w:rFonts w:eastAsiaTheme="minorEastAsia"/>
              <w:noProof/>
            </w:rPr>
          </w:pPr>
          <w:ins w:id="228" w:author="Marcos, Nathan" w:date="2020-11-09T10:27:00Z">
            <w:r w:rsidRPr="00E5284B">
              <w:rPr>
                <w:rStyle w:val="Hyperlink"/>
                <w:noProof/>
              </w:rPr>
              <w:fldChar w:fldCharType="begin"/>
            </w:r>
            <w:r w:rsidRPr="00E5284B">
              <w:rPr>
                <w:rStyle w:val="Hyperlink"/>
                <w:noProof/>
              </w:rPr>
              <w:instrText xml:space="preserve"> </w:instrText>
            </w:r>
            <w:r>
              <w:rPr>
                <w:noProof/>
              </w:rPr>
              <w:instrText>HYPERLINK \l "_Toc55810095"</w:instrText>
            </w:r>
            <w:r w:rsidRPr="00E5284B">
              <w:rPr>
                <w:rStyle w:val="Hyperlink"/>
                <w:noProof/>
              </w:rPr>
              <w:instrText xml:space="preserve"> </w:instrText>
            </w:r>
            <w:r w:rsidRPr="00E5284B">
              <w:rPr>
                <w:rStyle w:val="Hyperlink"/>
                <w:noProof/>
              </w:rPr>
              <w:fldChar w:fldCharType="separate"/>
            </w:r>
            <w:r w:rsidRPr="00E5284B">
              <w:rPr>
                <w:rStyle w:val="Hyperlink"/>
                <w:noProof/>
              </w:rPr>
              <w:t>2.2.2</w:t>
            </w:r>
            <w:r>
              <w:rPr>
                <w:rFonts w:eastAsiaTheme="minorEastAsia"/>
                <w:noProof/>
              </w:rPr>
              <w:tab/>
            </w:r>
            <w:r w:rsidRPr="00E5284B">
              <w:rPr>
                <w:rStyle w:val="Hyperlink"/>
                <w:noProof/>
              </w:rPr>
              <w:t>System Sequence Diagram</w:t>
            </w:r>
            <w:r>
              <w:rPr>
                <w:noProof/>
                <w:webHidden/>
              </w:rPr>
              <w:tab/>
            </w:r>
            <w:r>
              <w:rPr>
                <w:noProof/>
                <w:webHidden/>
              </w:rPr>
              <w:fldChar w:fldCharType="begin"/>
            </w:r>
            <w:r>
              <w:rPr>
                <w:noProof/>
                <w:webHidden/>
              </w:rPr>
              <w:instrText xml:space="preserve"> PAGEREF _Toc55810095 \h </w:instrText>
            </w:r>
          </w:ins>
          <w:r>
            <w:rPr>
              <w:noProof/>
              <w:webHidden/>
            </w:rPr>
          </w:r>
          <w:r>
            <w:rPr>
              <w:noProof/>
              <w:webHidden/>
            </w:rPr>
            <w:fldChar w:fldCharType="separate"/>
          </w:r>
          <w:ins w:id="229" w:author="Marcos, Nathan" w:date="2020-11-09T10:27:00Z">
            <w:r>
              <w:rPr>
                <w:noProof/>
                <w:webHidden/>
              </w:rPr>
              <w:t>5</w:t>
            </w:r>
            <w:r>
              <w:rPr>
                <w:noProof/>
                <w:webHidden/>
              </w:rPr>
              <w:fldChar w:fldCharType="end"/>
            </w:r>
            <w:r w:rsidRPr="00E5284B">
              <w:rPr>
                <w:rStyle w:val="Hyperlink"/>
                <w:noProof/>
              </w:rPr>
              <w:fldChar w:fldCharType="end"/>
            </w:r>
          </w:ins>
        </w:p>
        <w:p w14:paraId="61DD2D88" w14:textId="05BFC050" w:rsidR="00B1147C" w:rsidDel="0066774C" w:rsidRDefault="00285664">
          <w:pPr>
            <w:pStyle w:val="TOC1"/>
            <w:rPr>
              <w:del w:id="230" w:author="Marcos, Nathan" w:date="2020-11-09T10:27:00Z"/>
              <w:rFonts w:eastAsiaTheme="minorEastAsia"/>
              <w:sz w:val="22"/>
            </w:rPr>
          </w:pPr>
          <w:del w:id="231" w:author="Marcos, Nathan" w:date="2020-11-09T10:27:00Z">
            <w:r w:rsidDel="0066774C">
              <w:fldChar w:fldCharType="begin"/>
            </w:r>
            <w:r w:rsidDel="0066774C">
              <w:delInstrText xml:space="preserve"> HYPERLINK \l "_Toc50206407" </w:delInstrText>
            </w:r>
            <w:r w:rsidDel="0066774C">
              <w:fldChar w:fldCharType="separate"/>
            </w:r>
          </w:del>
          <w:ins w:id="232" w:author="Marcos, Nathan" w:date="2020-11-09T10:27:00Z">
            <w:r w:rsidR="0066774C">
              <w:rPr>
                <w:b/>
                <w:bCs/>
              </w:rPr>
              <w:t>Error! Hyperlink reference not valid.</w:t>
            </w:r>
          </w:ins>
          <w:del w:id="233" w:author="Marcos, Nathan" w:date="2020-11-09T10:27:00Z">
            <w:r w:rsidR="00B1147C" w:rsidRPr="00EB21FD" w:rsidDel="0066774C">
              <w:rPr>
                <w:rStyle w:val="Hyperlink"/>
              </w:rPr>
              <w:delText>1</w:delText>
            </w:r>
            <w:r w:rsidR="00B1147C" w:rsidDel="0066774C">
              <w:rPr>
                <w:rFonts w:eastAsiaTheme="minorEastAsia"/>
                <w:sz w:val="22"/>
              </w:rPr>
              <w:tab/>
            </w:r>
            <w:r w:rsidR="00B1147C" w:rsidRPr="00EB21FD" w:rsidDel="0066774C">
              <w:rPr>
                <w:rStyle w:val="Hyperlink"/>
              </w:rPr>
              <w:delText>Use Case Description</w:delText>
            </w:r>
            <w:r w:rsidR="00B1147C" w:rsidDel="0066774C">
              <w:rPr>
                <w:webHidden/>
              </w:rPr>
              <w:tab/>
            </w:r>
            <w:r w:rsidR="00B1147C" w:rsidDel="0066774C">
              <w:rPr>
                <w:webHidden/>
              </w:rPr>
              <w:fldChar w:fldCharType="begin"/>
            </w:r>
            <w:r w:rsidR="00B1147C" w:rsidDel="0066774C">
              <w:rPr>
                <w:webHidden/>
              </w:rPr>
              <w:delInstrText xml:space="preserve"> PAGEREF _Toc50206407 \h </w:delInstrText>
            </w:r>
            <w:r w:rsidR="00B1147C" w:rsidDel="0066774C">
              <w:rPr>
                <w:webHidden/>
              </w:rPr>
            </w:r>
            <w:r w:rsidR="00B1147C" w:rsidDel="0066774C">
              <w:rPr>
                <w:webHidden/>
              </w:rPr>
              <w:fldChar w:fldCharType="separate"/>
            </w:r>
            <w:r w:rsidR="00B1147C" w:rsidDel="0066774C">
              <w:rPr>
                <w:webHidden/>
              </w:rPr>
              <w:delText>1</w:delText>
            </w:r>
            <w:r w:rsidR="00B1147C" w:rsidDel="0066774C">
              <w:rPr>
                <w:webHidden/>
              </w:rPr>
              <w:fldChar w:fldCharType="end"/>
            </w:r>
            <w:r w:rsidDel="0066774C">
              <w:fldChar w:fldCharType="end"/>
            </w:r>
          </w:del>
        </w:p>
        <w:p w14:paraId="7D28A4F3" w14:textId="70A145A5" w:rsidR="00B1147C" w:rsidDel="0066774C" w:rsidRDefault="00285664">
          <w:pPr>
            <w:pStyle w:val="TOC2"/>
            <w:rPr>
              <w:del w:id="234" w:author="Marcos, Nathan" w:date="2020-11-09T10:27:00Z"/>
              <w:rFonts w:eastAsiaTheme="minorEastAsia"/>
              <w:noProof/>
            </w:rPr>
          </w:pPr>
          <w:del w:id="235" w:author="Marcos, Nathan" w:date="2020-11-09T10:27:00Z">
            <w:r w:rsidDel="0066774C">
              <w:rPr>
                <w:noProof/>
              </w:rPr>
              <w:fldChar w:fldCharType="begin"/>
            </w:r>
            <w:r w:rsidDel="0066774C">
              <w:rPr>
                <w:noProof/>
              </w:rPr>
              <w:delInstrText xml:space="preserve"> HYPERLINK \l "_Toc50206408" </w:delInstrText>
            </w:r>
            <w:r w:rsidDel="0066774C">
              <w:rPr>
                <w:noProof/>
              </w:rPr>
              <w:fldChar w:fldCharType="separate"/>
            </w:r>
          </w:del>
          <w:ins w:id="236" w:author="Marcos, Nathan" w:date="2020-11-09T10:27:00Z">
            <w:r w:rsidR="0066774C">
              <w:rPr>
                <w:b/>
                <w:bCs/>
                <w:noProof/>
              </w:rPr>
              <w:t>Error! Hyperlink reference not valid.</w:t>
            </w:r>
          </w:ins>
          <w:del w:id="237" w:author="Marcos, Nathan" w:date="2020-11-09T10:27:00Z">
            <w:r w:rsidR="00B1147C" w:rsidRPr="00EB21FD" w:rsidDel="0066774C">
              <w:rPr>
                <w:rStyle w:val="Hyperlink"/>
                <w:noProof/>
              </w:rPr>
              <w:delText>1.1</w:delText>
            </w:r>
            <w:r w:rsidR="00B1147C" w:rsidDel="0066774C">
              <w:rPr>
                <w:rFonts w:eastAsiaTheme="minorEastAsia"/>
                <w:noProof/>
              </w:rPr>
              <w:tab/>
            </w:r>
            <w:r w:rsidR="00B1147C" w:rsidRPr="00EB21FD" w:rsidDel="0066774C">
              <w:rPr>
                <w:rStyle w:val="Hyperlink"/>
                <w:noProof/>
              </w:rPr>
              <w:delText>Use Case Title</w:delText>
            </w:r>
            <w:r w:rsidR="00B1147C" w:rsidDel="0066774C">
              <w:rPr>
                <w:noProof/>
                <w:webHidden/>
              </w:rPr>
              <w:tab/>
            </w:r>
            <w:r w:rsidR="00B1147C" w:rsidDel="0066774C">
              <w:rPr>
                <w:noProof/>
                <w:webHidden/>
              </w:rPr>
              <w:fldChar w:fldCharType="begin"/>
            </w:r>
            <w:r w:rsidR="00B1147C" w:rsidDel="0066774C">
              <w:rPr>
                <w:noProof/>
                <w:webHidden/>
              </w:rPr>
              <w:delInstrText xml:space="preserve"> PAGEREF _Toc50206408 \h </w:delInstrText>
            </w:r>
            <w:r w:rsidR="00B1147C" w:rsidDel="0066774C">
              <w:rPr>
                <w:noProof/>
                <w:webHidden/>
              </w:rPr>
            </w:r>
            <w:r w:rsidR="00B1147C" w:rsidDel="0066774C">
              <w:rPr>
                <w:noProof/>
                <w:webHidden/>
              </w:rPr>
              <w:fldChar w:fldCharType="separate"/>
            </w:r>
            <w:r w:rsidR="00B1147C" w:rsidDel="0066774C">
              <w:rPr>
                <w:noProof/>
                <w:webHidden/>
              </w:rPr>
              <w:delText>1</w:delText>
            </w:r>
            <w:r w:rsidR="00B1147C" w:rsidDel="0066774C">
              <w:rPr>
                <w:noProof/>
                <w:webHidden/>
              </w:rPr>
              <w:fldChar w:fldCharType="end"/>
            </w:r>
            <w:r w:rsidDel="0066774C">
              <w:rPr>
                <w:noProof/>
              </w:rPr>
              <w:fldChar w:fldCharType="end"/>
            </w:r>
          </w:del>
        </w:p>
        <w:p w14:paraId="1B4D09B9" w14:textId="0998BBD0" w:rsidR="00B1147C" w:rsidDel="0066774C" w:rsidRDefault="00285664">
          <w:pPr>
            <w:pStyle w:val="TOC2"/>
            <w:rPr>
              <w:del w:id="238" w:author="Marcos, Nathan" w:date="2020-11-09T10:27:00Z"/>
              <w:rFonts w:eastAsiaTheme="minorEastAsia"/>
              <w:noProof/>
            </w:rPr>
          </w:pPr>
          <w:del w:id="239" w:author="Marcos, Nathan" w:date="2020-11-09T10:27:00Z">
            <w:r w:rsidDel="0066774C">
              <w:rPr>
                <w:noProof/>
              </w:rPr>
              <w:fldChar w:fldCharType="begin"/>
            </w:r>
            <w:r w:rsidDel="0066774C">
              <w:rPr>
                <w:noProof/>
              </w:rPr>
              <w:delInstrText xml:space="preserve"> HYPERLINK \l "_Toc50206409" </w:delInstrText>
            </w:r>
            <w:r w:rsidDel="0066774C">
              <w:rPr>
                <w:noProof/>
              </w:rPr>
              <w:fldChar w:fldCharType="separate"/>
            </w:r>
          </w:del>
          <w:ins w:id="240" w:author="Marcos, Nathan" w:date="2020-11-09T10:27:00Z">
            <w:r w:rsidR="0066774C">
              <w:rPr>
                <w:b/>
                <w:bCs/>
                <w:noProof/>
              </w:rPr>
              <w:t>Error! Hyperlink reference not valid.</w:t>
            </w:r>
          </w:ins>
          <w:del w:id="241" w:author="Marcos, Nathan" w:date="2020-11-09T10:27:00Z">
            <w:r w:rsidR="00B1147C" w:rsidRPr="00EB21FD" w:rsidDel="0066774C">
              <w:rPr>
                <w:rStyle w:val="Hyperlink"/>
                <w:noProof/>
              </w:rPr>
              <w:delText>1.2</w:delText>
            </w:r>
            <w:r w:rsidR="00B1147C" w:rsidDel="0066774C">
              <w:rPr>
                <w:rFonts w:eastAsiaTheme="minorEastAsia"/>
                <w:noProof/>
              </w:rPr>
              <w:tab/>
            </w:r>
            <w:r w:rsidR="00B1147C" w:rsidRPr="00EB21FD" w:rsidDel="0066774C">
              <w:rPr>
                <w:rStyle w:val="Hyperlink"/>
                <w:noProof/>
              </w:rPr>
              <w:delText>Scope</w:delText>
            </w:r>
            <w:r w:rsidR="00B1147C" w:rsidDel="0066774C">
              <w:rPr>
                <w:noProof/>
                <w:webHidden/>
              </w:rPr>
              <w:tab/>
            </w:r>
            <w:r w:rsidR="00B1147C" w:rsidDel="0066774C">
              <w:rPr>
                <w:noProof/>
                <w:webHidden/>
              </w:rPr>
              <w:fldChar w:fldCharType="begin"/>
            </w:r>
            <w:r w:rsidR="00B1147C" w:rsidDel="0066774C">
              <w:rPr>
                <w:noProof/>
                <w:webHidden/>
              </w:rPr>
              <w:delInstrText xml:space="preserve"> PAGEREF _Toc50206409 \h </w:delInstrText>
            </w:r>
            <w:r w:rsidR="00B1147C" w:rsidDel="0066774C">
              <w:rPr>
                <w:noProof/>
                <w:webHidden/>
              </w:rPr>
            </w:r>
            <w:r w:rsidR="00B1147C" w:rsidDel="0066774C">
              <w:rPr>
                <w:noProof/>
                <w:webHidden/>
              </w:rPr>
              <w:fldChar w:fldCharType="separate"/>
            </w:r>
            <w:r w:rsidR="00B1147C" w:rsidDel="0066774C">
              <w:rPr>
                <w:noProof/>
                <w:webHidden/>
              </w:rPr>
              <w:delText>1</w:delText>
            </w:r>
            <w:r w:rsidR="00B1147C" w:rsidDel="0066774C">
              <w:rPr>
                <w:noProof/>
                <w:webHidden/>
              </w:rPr>
              <w:fldChar w:fldCharType="end"/>
            </w:r>
            <w:r w:rsidDel="0066774C">
              <w:rPr>
                <w:noProof/>
              </w:rPr>
              <w:fldChar w:fldCharType="end"/>
            </w:r>
          </w:del>
        </w:p>
        <w:p w14:paraId="757AB307" w14:textId="4E42D998" w:rsidR="00B1147C" w:rsidDel="0066774C" w:rsidRDefault="00285664">
          <w:pPr>
            <w:pStyle w:val="TOC2"/>
            <w:rPr>
              <w:del w:id="242" w:author="Marcos, Nathan" w:date="2020-11-09T10:27:00Z"/>
              <w:rFonts w:eastAsiaTheme="minorEastAsia"/>
              <w:noProof/>
            </w:rPr>
          </w:pPr>
          <w:del w:id="243" w:author="Marcos, Nathan" w:date="2020-11-09T10:27:00Z">
            <w:r w:rsidDel="0066774C">
              <w:rPr>
                <w:noProof/>
              </w:rPr>
              <w:fldChar w:fldCharType="begin"/>
            </w:r>
            <w:r w:rsidDel="0066774C">
              <w:rPr>
                <w:noProof/>
              </w:rPr>
              <w:delInstrText xml:space="preserve"> HYPERLINK \l "_Toc50206410" </w:delInstrText>
            </w:r>
            <w:r w:rsidDel="0066774C">
              <w:rPr>
                <w:noProof/>
              </w:rPr>
              <w:fldChar w:fldCharType="separate"/>
            </w:r>
          </w:del>
          <w:ins w:id="244" w:author="Marcos, Nathan" w:date="2020-11-09T10:27:00Z">
            <w:r w:rsidR="0066774C">
              <w:rPr>
                <w:b/>
                <w:bCs/>
                <w:noProof/>
              </w:rPr>
              <w:t>Error! Hyperlink reference not valid.</w:t>
            </w:r>
          </w:ins>
          <w:del w:id="245" w:author="Marcos, Nathan" w:date="2020-11-09T10:27:00Z">
            <w:r w:rsidR="00B1147C" w:rsidRPr="00EB21FD" w:rsidDel="0066774C">
              <w:rPr>
                <w:rStyle w:val="Hyperlink"/>
                <w:noProof/>
              </w:rPr>
              <w:delText>1.3</w:delText>
            </w:r>
            <w:r w:rsidR="00B1147C" w:rsidDel="0066774C">
              <w:rPr>
                <w:rFonts w:eastAsiaTheme="minorEastAsia"/>
                <w:noProof/>
              </w:rPr>
              <w:tab/>
            </w:r>
            <w:r w:rsidR="00B1147C" w:rsidRPr="00EB21FD" w:rsidDel="0066774C">
              <w:rPr>
                <w:rStyle w:val="Hyperlink"/>
                <w:noProof/>
              </w:rPr>
              <w:delText>Category</w:delText>
            </w:r>
            <w:r w:rsidR="00B1147C" w:rsidDel="0066774C">
              <w:rPr>
                <w:noProof/>
                <w:webHidden/>
              </w:rPr>
              <w:tab/>
            </w:r>
            <w:r w:rsidR="00B1147C" w:rsidDel="0066774C">
              <w:rPr>
                <w:noProof/>
                <w:webHidden/>
              </w:rPr>
              <w:fldChar w:fldCharType="begin"/>
            </w:r>
            <w:r w:rsidR="00B1147C" w:rsidDel="0066774C">
              <w:rPr>
                <w:noProof/>
                <w:webHidden/>
              </w:rPr>
              <w:delInstrText xml:space="preserve"> PAGEREF _Toc50206410 \h </w:delInstrText>
            </w:r>
            <w:r w:rsidR="00B1147C" w:rsidDel="0066774C">
              <w:rPr>
                <w:noProof/>
                <w:webHidden/>
              </w:rPr>
            </w:r>
            <w:r w:rsidR="00B1147C" w:rsidDel="0066774C">
              <w:rPr>
                <w:noProof/>
                <w:webHidden/>
              </w:rPr>
              <w:fldChar w:fldCharType="separate"/>
            </w:r>
            <w:r w:rsidR="00B1147C" w:rsidDel="0066774C">
              <w:rPr>
                <w:noProof/>
                <w:webHidden/>
              </w:rPr>
              <w:delText>1</w:delText>
            </w:r>
            <w:r w:rsidR="00B1147C" w:rsidDel="0066774C">
              <w:rPr>
                <w:noProof/>
                <w:webHidden/>
              </w:rPr>
              <w:fldChar w:fldCharType="end"/>
            </w:r>
            <w:r w:rsidDel="0066774C">
              <w:rPr>
                <w:noProof/>
              </w:rPr>
              <w:fldChar w:fldCharType="end"/>
            </w:r>
          </w:del>
        </w:p>
        <w:p w14:paraId="7F3315EA" w14:textId="780D4749" w:rsidR="00B1147C" w:rsidDel="0066774C" w:rsidRDefault="00285664">
          <w:pPr>
            <w:pStyle w:val="TOC3"/>
            <w:rPr>
              <w:del w:id="246" w:author="Marcos, Nathan" w:date="2020-11-09T10:27:00Z"/>
              <w:rFonts w:eastAsiaTheme="minorEastAsia"/>
              <w:noProof/>
            </w:rPr>
          </w:pPr>
          <w:del w:id="247" w:author="Marcos, Nathan" w:date="2020-11-09T10:27:00Z">
            <w:r w:rsidDel="0066774C">
              <w:rPr>
                <w:noProof/>
              </w:rPr>
              <w:fldChar w:fldCharType="begin"/>
            </w:r>
            <w:r w:rsidDel="0066774C">
              <w:rPr>
                <w:noProof/>
              </w:rPr>
              <w:delInstrText xml:space="preserve"> HYPERLINK \l "_Toc50206411" </w:delInstrText>
            </w:r>
            <w:r w:rsidDel="0066774C">
              <w:rPr>
                <w:noProof/>
              </w:rPr>
              <w:fldChar w:fldCharType="separate"/>
            </w:r>
          </w:del>
          <w:ins w:id="248" w:author="Marcos, Nathan" w:date="2020-11-09T10:27:00Z">
            <w:r w:rsidR="0066774C">
              <w:rPr>
                <w:b/>
                <w:bCs/>
                <w:noProof/>
              </w:rPr>
              <w:t>Error! Hyperlink reference not valid.</w:t>
            </w:r>
          </w:ins>
          <w:del w:id="249" w:author="Marcos, Nathan" w:date="2020-11-09T10:27:00Z">
            <w:r w:rsidR="00B1147C" w:rsidRPr="00EB21FD" w:rsidDel="0066774C">
              <w:rPr>
                <w:rStyle w:val="Hyperlink"/>
                <w:noProof/>
              </w:rPr>
              <w:delText>1.3.1</w:delText>
            </w:r>
            <w:r w:rsidR="00B1147C" w:rsidDel="0066774C">
              <w:rPr>
                <w:rFonts w:eastAsiaTheme="minorEastAsia"/>
                <w:noProof/>
              </w:rPr>
              <w:tab/>
            </w:r>
            <w:r w:rsidR="00B1147C" w:rsidRPr="00EB21FD" w:rsidDel="0066774C">
              <w:rPr>
                <w:rStyle w:val="Hyperlink"/>
                <w:noProof/>
              </w:rPr>
              <w:delText>Risks addressed</w:delText>
            </w:r>
            <w:r w:rsidR="00B1147C" w:rsidDel="0066774C">
              <w:rPr>
                <w:noProof/>
                <w:webHidden/>
              </w:rPr>
              <w:tab/>
            </w:r>
            <w:r w:rsidR="00B1147C" w:rsidDel="0066774C">
              <w:rPr>
                <w:noProof/>
                <w:webHidden/>
              </w:rPr>
              <w:fldChar w:fldCharType="begin"/>
            </w:r>
            <w:r w:rsidR="00B1147C" w:rsidDel="0066774C">
              <w:rPr>
                <w:noProof/>
                <w:webHidden/>
              </w:rPr>
              <w:delInstrText xml:space="preserve"> PAGEREF _Toc50206411 \h </w:delInstrText>
            </w:r>
            <w:r w:rsidR="00B1147C" w:rsidDel="0066774C">
              <w:rPr>
                <w:noProof/>
                <w:webHidden/>
              </w:rPr>
            </w:r>
            <w:r w:rsidR="00B1147C" w:rsidDel="0066774C">
              <w:rPr>
                <w:noProof/>
                <w:webHidden/>
              </w:rPr>
              <w:fldChar w:fldCharType="separate"/>
            </w:r>
            <w:r w:rsidR="00B1147C" w:rsidDel="0066774C">
              <w:rPr>
                <w:noProof/>
                <w:webHidden/>
              </w:rPr>
              <w:delText>1</w:delText>
            </w:r>
            <w:r w:rsidR="00B1147C" w:rsidDel="0066774C">
              <w:rPr>
                <w:noProof/>
                <w:webHidden/>
              </w:rPr>
              <w:fldChar w:fldCharType="end"/>
            </w:r>
            <w:r w:rsidDel="0066774C">
              <w:rPr>
                <w:noProof/>
              </w:rPr>
              <w:fldChar w:fldCharType="end"/>
            </w:r>
          </w:del>
        </w:p>
        <w:p w14:paraId="65DCB44E" w14:textId="08C8802A" w:rsidR="00B1147C" w:rsidDel="0066774C" w:rsidRDefault="00285664">
          <w:pPr>
            <w:pStyle w:val="TOC2"/>
            <w:rPr>
              <w:del w:id="250" w:author="Marcos, Nathan" w:date="2020-11-09T10:27:00Z"/>
              <w:rFonts w:eastAsiaTheme="minorEastAsia"/>
              <w:noProof/>
            </w:rPr>
          </w:pPr>
          <w:del w:id="251" w:author="Marcos, Nathan" w:date="2020-11-09T10:27:00Z">
            <w:r w:rsidDel="0066774C">
              <w:rPr>
                <w:noProof/>
              </w:rPr>
              <w:fldChar w:fldCharType="begin"/>
            </w:r>
            <w:r w:rsidDel="0066774C">
              <w:rPr>
                <w:noProof/>
              </w:rPr>
              <w:delInstrText xml:space="preserve"> HYPERLINK \l "_Toc50206412" </w:delInstrText>
            </w:r>
            <w:r w:rsidDel="0066774C">
              <w:rPr>
                <w:noProof/>
              </w:rPr>
              <w:fldChar w:fldCharType="separate"/>
            </w:r>
          </w:del>
          <w:ins w:id="252" w:author="Marcos, Nathan" w:date="2020-11-09T10:27:00Z">
            <w:r w:rsidR="0066774C">
              <w:rPr>
                <w:b/>
                <w:bCs/>
                <w:noProof/>
              </w:rPr>
              <w:t>Error! Hyperlink reference not valid.</w:t>
            </w:r>
          </w:ins>
          <w:del w:id="253" w:author="Marcos, Nathan" w:date="2020-11-09T10:27:00Z">
            <w:r w:rsidR="00B1147C" w:rsidRPr="00EB21FD" w:rsidDel="0066774C">
              <w:rPr>
                <w:rStyle w:val="Hyperlink"/>
                <w:noProof/>
              </w:rPr>
              <w:delText>1.4</w:delText>
            </w:r>
            <w:r w:rsidR="00B1147C" w:rsidDel="0066774C">
              <w:rPr>
                <w:rFonts w:eastAsiaTheme="minorEastAsia"/>
                <w:noProof/>
              </w:rPr>
              <w:tab/>
            </w:r>
            <w:r w:rsidR="00B1147C" w:rsidRPr="00EB21FD" w:rsidDel="0066774C">
              <w:rPr>
                <w:rStyle w:val="Hyperlink"/>
                <w:noProof/>
              </w:rPr>
              <w:delText>Level</w:delText>
            </w:r>
            <w:r w:rsidR="00B1147C" w:rsidDel="0066774C">
              <w:rPr>
                <w:noProof/>
                <w:webHidden/>
              </w:rPr>
              <w:tab/>
            </w:r>
            <w:r w:rsidR="00B1147C" w:rsidDel="0066774C">
              <w:rPr>
                <w:noProof/>
                <w:webHidden/>
              </w:rPr>
              <w:fldChar w:fldCharType="begin"/>
            </w:r>
            <w:r w:rsidR="00B1147C" w:rsidDel="0066774C">
              <w:rPr>
                <w:noProof/>
                <w:webHidden/>
              </w:rPr>
              <w:delInstrText xml:space="preserve"> PAGEREF _Toc50206412 \h </w:delInstrText>
            </w:r>
            <w:r w:rsidR="00B1147C" w:rsidDel="0066774C">
              <w:rPr>
                <w:noProof/>
                <w:webHidden/>
              </w:rPr>
            </w:r>
            <w:r w:rsidR="00B1147C" w:rsidDel="0066774C">
              <w:rPr>
                <w:noProof/>
                <w:webHidden/>
              </w:rPr>
              <w:fldChar w:fldCharType="separate"/>
            </w:r>
            <w:r w:rsidR="00B1147C" w:rsidDel="0066774C">
              <w:rPr>
                <w:noProof/>
                <w:webHidden/>
              </w:rPr>
              <w:delText>1</w:delText>
            </w:r>
            <w:r w:rsidR="00B1147C" w:rsidDel="0066774C">
              <w:rPr>
                <w:noProof/>
                <w:webHidden/>
              </w:rPr>
              <w:fldChar w:fldCharType="end"/>
            </w:r>
            <w:r w:rsidDel="0066774C">
              <w:rPr>
                <w:noProof/>
              </w:rPr>
              <w:fldChar w:fldCharType="end"/>
            </w:r>
          </w:del>
        </w:p>
        <w:p w14:paraId="5EFE0FBE" w14:textId="308FCE5F" w:rsidR="00B1147C" w:rsidDel="0066774C" w:rsidRDefault="00285664">
          <w:pPr>
            <w:pStyle w:val="TOC2"/>
            <w:rPr>
              <w:del w:id="254" w:author="Marcos, Nathan" w:date="2020-11-09T10:27:00Z"/>
              <w:rFonts w:eastAsiaTheme="minorEastAsia"/>
              <w:noProof/>
            </w:rPr>
          </w:pPr>
          <w:del w:id="255" w:author="Marcos, Nathan" w:date="2020-11-09T10:27:00Z">
            <w:r w:rsidDel="0066774C">
              <w:rPr>
                <w:noProof/>
              </w:rPr>
              <w:fldChar w:fldCharType="begin"/>
            </w:r>
            <w:r w:rsidDel="0066774C">
              <w:rPr>
                <w:noProof/>
              </w:rPr>
              <w:delInstrText xml:space="preserve"> HYPERLINK \l "_Toc50206413" </w:delInstrText>
            </w:r>
            <w:r w:rsidDel="0066774C">
              <w:rPr>
                <w:noProof/>
              </w:rPr>
              <w:fldChar w:fldCharType="separate"/>
            </w:r>
          </w:del>
          <w:ins w:id="256" w:author="Marcos, Nathan" w:date="2020-11-09T10:27:00Z">
            <w:r w:rsidR="0066774C">
              <w:rPr>
                <w:b/>
                <w:bCs/>
                <w:noProof/>
              </w:rPr>
              <w:t>Error! Hyperlink reference not valid.</w:t>
            </w:r>
          </w:ins>
          <w:del w:id="257" w:author="Marcos, Nathan" w:date="2020-11-09T10:27:00Z">
            <w:r w:rsidR="00B1147C" w:rsidRPr="00EB21FD" w:rsidDel="0066774C">
              <w:rPr>
                <w:rStyle w:val="Hyperlink"/>
                <w:noProof/>
              </w:rPr>
              <w:delText>1.5</w:delText>
            </w:r>
            <w:r w:rsidR="00B1147C" w:rsidDel="0066774C">
              <w:rPr>
                <w:rFonts w:eastAsiaTheme="minorEastAsia"/>
                <w:noProof/>
              </w:rPr>
              <w:tab/>
            </w:r>
            <w:r w:rsidR="00B1147C" w:rsidRPr="00EB21FD" w:rsidDel="0066774C">
              <w:rPr>
                <w:rStyle w:val="Hyperlink"/>
                <w:noProof/>
              </w:rPr>
              <w:delText>Primary Actor(s)</w:delText>
            </w:r>
            <w:r w:rsidR="00B1147C" w:rsidDel="0066774C">
              <w:rPr>
                <w:noProof/>
                <w:webHidden/>
              </w:rPr>
              <w:tab/>
            </w:r>
            <w:r w:rsidR="00B1147C" w:rsidDel="0066774C">
              <w:rPr>
                <w:noProof/>
                <w:webHidden/>
              </w:rPr>
              <w:fldChar w:fldCharType="begin"/>
            </w:r>
            <w:r w:rsidR="00B1147C" w:rsidDel="0066774C">
              <w:rPr>
                <w:noProof/>
                <w:webHidden/>
              </w:rPr>
              <w:delInstrText xml:space="preserve"> PAGEREF _Toc50206413 \h </w:delInstrText>
            </w:r>
            <w:r w:rsidR="00B1147C" w:rsidDel="0066774C">
              <w:rPr>
                <w:noProof/>
                <w:webHidden/>
              </w:rPr>
            </w:r>
            <w:r w:rsidR="00B1147C" w:rsidDel="0066774C">
              <w:rPr>
                <w:noProof/>
                <w:webHidden/>
              </w:rPr>
              <w:fldChar w:fldCharType="separate"/>
            </w:r>
            <w:r w:rsidR="00B1147C" w:rsidDel="0066774C">
              <w:rPr>
                <w:noProof/>
                <w:webHidden/>
              </w:rPr>
              <w:delText>1</w:delText>
            </w:r>
            <w:r w:rsidR="00B1147C" w:rsidDel="0066774C">
              <w:rPr>
                <w:noProof/>
                <w:webHidden/>
              </w:rPr>
              <w:fldChar w:fldCharType="end"/>
            </w:r>
            <w:r w:rsidDel="0066774C">
              <w:rPr>
                <w:noProof/>
              </w:rPr>
              <w:fldChar w:fldCharType="end"/>
            </w:r>
          </w:del>
        </w:p>
        <w:p w14:paraId="53AECC15" w14:textId="777BE722" w:rsidR="00B1147C" w:rsidDel="0066774C" w:rsidRDefault="00285664">
          <w:pPr>
            <w:pStyle w:val="TOC2"/>
            <w:rPr>
              <w:del w:id="258" w:author="Marcos, Nathan" w:date="2020-11-09T10:27:00Z"/>
              <w:rFonts w:eastAsiaTheme="minorEastAsia"/>
              <w:noProof/>
            </w:rPr>
          </w:pPr>
          <w:del w:id="259" w:author="Marcos, Nathan" w:date="2020-11-09T10:27:00Z">
            <w:r w:rsidDel="0066774C">
              <w:rPr>
                <w:noProof/>
              </w:rPr>
              <w:fldChar w:fldCharType="begin"/>
            </w:r>
            <w:r w:rsidDel="0066774C">
              <w:rPr>
                <w:noProof/>
              </w:rPr>
              <w:delInstrText xml:space="preserve"> HYPERLINK \l "_Toc50206414" </w:delInstrText>
            </w:r>
            <w:r w:rsidDel="0066774C">
              <w:rPr>
                <w:noProof/>
              </w:rPr>
              <w:fldChar w:fldCharType="separate"/>
            </w:r>
          </w:del>
          <w:ins w:id="260" w:author="Marcos, Nathan" w:date="2020-11-09T10:27:00Z">
            <w:r w:rsidR="0066774C">
              <w:rPr>
                <w:b/>
                <w:bCs/>
                <w:noProof/>
              </w:rPr>
              <w:t>Error! Hyperlink reference not valid.</w:t>
            </w:r>
          </w:ins>
          <w:del w:id="261" w:author="Marcos, Nathan" w:date="2020-11-09T10:27:00Z">
            <w:r w:rsidR="00B1147C" w:rsidRPr="00EB21FD" w:rsidDel="0066774C">
              <w:rPr>
                <w:rStyle w:val="Hyperlink"/>
                <w:noProof/>
              </w:rPr>
              <w:delText>1.6</w:delText>
            </w:r>
            <w:r w:rsidR="00B1147C" w:rsidDel="0066774C">
              <w:rPr>
                <w:rFonts w:eastAsiaTheme="minorEastAsia"/>
                <w:noProof/>
              </w:rPr>
              <w:tab/>
            </w:r>
            <w:r w:rsidR="00B1147C" w:rsidRPr="00EB21FD" w:rsidDel="0066774C">
              <w:rPr>
                <w:rStyle w:val="Hyperlink"/>
                <w:noProof/>
              </w:rPr>
              <w:delText>Stakeholders and Interests:</w:delText>
            </w:r>
            <w:r w:rsidR="00B1147C" w:rsidDel="0066774C">
              <w:rPr>
                <w:noProof/>
                <w:webHidden/>
              </w:rPr>
              <w:tab/>
            </w:r>
            <w:r w:rsidR="00B1147C" w:rsidDel="0066774C">
              <w:rPr>
                <w:noProof/>
                <w:webHidden/>
              </w:rPr>
              <w:fldChar w:fldCharType="begin"/>
            </w:r>
            <w:r w:rsidR="00B1147C" w:rsidDel="0066774C">
              <w:rPr>
                <w:noProof/>
                <w:webHidden/>
              </w:rPr>
              <w:delInstrText xml:space="preserve"> PAGEREF _Toc50206414 \h </w:delInstrText>
            </w:r>
            <w:r w:rsidR="00B1147C" w:rsidDel="0066774C">
              <w:rPr>
                <w:noProof/>
                <w:webHidden/>
              </w:rPr>
            </w:r>
            <w:r w:rsidR="00B1147C" w:rsidDel="0066774C">
              <w:rPr>
                <w:noProof/>
                <w:webHidden/>
              </w:rPr>
              <w:fldChar w:fldCharType="separate"/>
            </w:r>
            <w:r w:rsidR="00B1147C" w:rsidDel="0066774C">
              <w:rPr>
                <w:noProof/>
                <w:webHidden/>
              </w:rPr>
              <w:delText>1</w:delText>
            </w:r>
            <w:r w:rsidR="00B1147C" w:rsidDel="0066774C">
              <w:rPr>
                <w:noProof/>
                <w:webHidden/>
              </w:rPr>
              <w:fldChar w:fldCharType="end"/>
            </w:r>
            <w:r w:rsidDel="0066774C">
              <w:rPr>
                <w:noProof/>
              </w:rPr>
              <w:fldChar w:fldCharType="end"/>
            </w:r>
          </w:del>
        </w:p>
        <w:p w14:paraId="00953A45" w14:textId="3F15FE94" w:rsidR="000F51F4" w:rsidRPr="000F51F4" w:rsidDel="0066774C" w:rsidRDefault="00602376" w:rsidP="000F51F4">
          <w:pPr>
            <w:pStyle w:val="TOC3"/>
            <w:rPr>
              <w:del w:id="262" w:author="Marcos, Nathan" w:date="2020-11-09T10:27:00Z"/>
              <w:noProof/>
              <w:rPrChange w:id="263" w:author="Nathan" w:date="2020-09-21T19:43:00Z">
                <w:rPr>
                  <w:del w:id="264" w:author="Marcos, Nathan" w:date="2020-11-09T10:27:00Z"/>
                  <w:rFonts w:eastAsiaTheme="minorEastAsia"/>
                  <w:noProof/>
                </w:rPr>
              </w:rPrChange>
            </w:rPr>
          </w:pPr>
          <w:del w:id="265" w:author="Marcos, Nathan" w:date="2020-11-09T10:27:00Z">
            <w:r w:rsidDel="0066774C">
              <w:rPr>
                <w:noProof/>
              </w:rPr>
              <w:fldChar w:fldCharType="begin"/>
            </w:r>
            <w:r w:rsidDel="0066774C">
              <w:rPr>
                <w:noProof/>
              </w:rPr>
              <w:delInstrText xml:space="preserve"> HYPERLINK \l "_Toc50206415" </w:delInstrText>
            </w:r>
            <w:r w:rsidDel="0066774C">
              <w:rPr>
                <w:noProof/>
              </w:rPr>
              <w:fldChar w:fldCharType="separate"/>
            </w:r>
          </w:del>
          <w:ins w:id="266" w:author="Marcos, Nathan" w:date="2020-11-09T10:27:00Z">
            <w:r w:rsidR="0066774C">
              <w:rPr>
                <w:b/>
                <w:bCs/>
                <w:noProof/>
              </w:rPr>
              <w:t>Error! Hyperlink reference not valid.</w:t>
            </w:r>
          </w:ins>
          <w:del w:id="267" w:author="Marcos, Nathan" w:date="2020-11-09T10:27:00Z">
            <w:r w:rsidR="00B1147C" w:rsidRPr="00EB21FD" w:rsidDel="0066774C">
              <w:rPr>
                <w:rStyle w:val="Hyperlink"/>
                <w:noProof/>
              </w:rPr>
              <w:delText>1.6.1</w:delText>
            </w:r>
            <w:r w:rsidR="00B1147C" w:rsidDel="0066774C">
              <w:rPr>
                <w:rFonts w:eastAsiaTheme="minorEastAsia"/>
                <w:noProof/>
              </w:rPr>
              <w:tab/>
            </w:r>
          </w:del>
          <w:ins w:id="268" w:author="Nathan" w:date="2020-09-23T16:10:00Z">
            <w:del w:id="269" w:author="Marcos, Nathan" w:date="2020-11-09T10:27:00Z">
              <w:r w:rsidR="007F0C5A" w:rsidDel="0066774C">
                <w:rPr>
                  <w:rStyle w:val="Hyperlink"/>
                  <w:noProof/>
                </w:rPr>
                <w:delText>Project Team</w:delText>
              </w:r>
            </w:del>
          </w:ins>
          <w:del w:id="270" w:author="Marcos, Nathan" w:date="2020-11-09T10:27:00Z">
            <w:r w:rsidR="00B1147C" w:rsidRPr="00EB21FD" w:rsidDel="0066774C">
              <w:rPr>
                <w:rStyle w:val="Hyperlink"/>
                <w:noProof/>
              </w:rPr>
              <w:delText>&lt;Stakeholder 1&gt;</w:delText>
            </w:r>
            <w:r w:rsidR="00B1147C" w:rsidDel="0066774C">
              <w:rPr>
                <w:noProof/>
                <w:webHidden/>
              </w:rPr>
              <w:tab/>
            </w:r>
            <w:r w:rsidR="00B1147C" w:rsidDel="0066774C">
              <w:rPr>
                <w:noProof/>
                <w:webHidden/>
              </w:rPr>
              <w:fldChar w:fldCharType="begin"/>
            </w:r>
            <w:r w:rsidR="00B1147C" w:rsidDel="0066774C">
              <w:rPr>
                <w:noProof/>
                <w:webHidden/>
              </w:rPr>
              <w:delInstrText xml:space="preserve"> PAGEREF _Toc50206415 \h </w:delInstrText>
            </w:r>
            <w:r w:rsidR="00B1147C" w:rsidDel="0066774C">
              <w:rPr>
                <w:noProof/>
                <w:webHidden/>
              </w:rPr>
            </w:r>
            <w:r w:rsidR="00B1147C" w:rsidDel="0066774C">
              <w:rPr>
                <w:noProof/>
                <w:webHidden/>
              </w:rPr>
              <w:fldChar w:fldCharType="separate"/>
            </w:r>
            <w:r w:rsidR="00B1147C" w:rsidDel="0066774C">
              <w:rPr>
                <w:noProof/>
                <w:webHidden/>
              </w:rPr>
              <w:delText>1</w:delText>
            </w:r>
            <w:r w:rsidR="00B1147C" w:rsidDel="0066774C">
              <w:rPr>
                <w:noProof/>
                <w:webHidden/>
              </w:rPr>
              <w:fldChar w:fldCharType="end"/>
            </w:r>
            <w:r w:rsidDel="0066774C">
              <w:rPr>
                <w:noProof/>
              </w:rPr>
              <w:fldChar w:fldCharType="end"/>
            </w:r>
          </w:del>
        </w:p>
        <w:p w14:paraId="42ECD1B0" w14:textId="6618E89A" w:rsidR="000F51F4" w:rsidRPr="00F573A6" w:rsidDel="0066774C" w:rsidRDefault="00602376" w:rsidP="000F51F4">
          <w:pPr>
            <w:pStyle w:val="TOC3"/>
            <w:rPr>
              <w:ins w:id="271" w:author="Nathan" w:date="2020-09-21T19:44:00Z"/>
              <w:del w:id="272" w:author="Marcos, Nathan" w:date="2020-11-09T10:27:00Z"/>
              <w:noProof/>
            </w:rPr>
          </w:pPr>
          <w:del w:id="273" w:author="Marcos, Nathan" w:date="2020-11-09T10:27:00Z">
            <w:r w:rsidDel="0066774C">
              <w:rPr>
                <w:noProof/>
              </w:rPr>
              <w:fldChar w:fldCharType="begin"/>
            </w:r>
            <w:r w:rsidDel="0066774C">
              <w:rPr>
                <w:noProof/>
              </w:rPr>
              <w:delInstrText xml:space="preserve"> HYPERLINK \l "_Toc50206416" </w:delInstrText>
            </w:r>
            <w:r w:rsidDel="0066774C">
              <w:rPr>
                <w:noProof/>
              </w:rPr>
              <w:fldChar w:fldCharType="separate"/>
            </w:r>
          </w:del>
          <w:ins w:id="274" w:author="Marcos, Nathan" w:date="2020-11-09T10:27:00Z">
            <w:r w:rsidR="0066774C">
              <w:rPr>
                <w:b/>
                <w:bCs/>
                <w:noProof/>
              </w:rPr>
              <w:t>Error! Hyperlink reference not valid.</w:t>
            </w:r>
          </w:ins>
          <w:del w:id="275" w:author="Marcos, Nathan" w:date="2020-11-09T10:27:00Z">
            <w:r w:rsidR="00B1147C" w:rsidRPr="00EB21FD" w:rsidDel="0066774C">
              <w:rPr>
                <w:rStyle w:val="Hyperlink"/>
                <w:noProof/>
              </w:rPr>
              <w:delText>1.6.2</w:delText>
            </w:r>
            <w:r w:rsidR="00B1147C" w:rsidDel="0066774C">
              <w:rPr>
                <w:rFonts w:eastAsiaTheme="minorEastAsia"/>
                <w:noProof/>
              </w:rPr>
              <w:tab/>
            </w:r>
            <w:r w:rsidR="00B1147C" w:rsidRPr="00EB21FD" w:rsidDel="0066774C">
              <w:rPr>
                <w:rStyle w:val="Hyperlink"/>
                <w:noProof/>
              </w:rPr>
              <w:delText>&lt;Stakeholder 2&gt;</w:delText>
            </w:r>
            <w:r w:rsidR="00B1147C" w:rsidDel="0066774C">
              <w:rPr>
                <w:noProof/>
                <w:webHidden/>
              </w:rPr>
              <w:tab/>
            </w:r>
            <w:r w:rsidR="00B1147C" w:rsidDel="0066774C">
              <w:rPr>
                <w:noProof/>
                <w:webHidden/>
              </w:rPr>
              <w:fldChar w:fldCharType="begin"/>
            </w:r>
            <w:r w:rsidR="00B1147C" w:rsidDel="0066774C">
              <w:rPr>
                <w:noProof/>
                <w:webHidden/>
              </w:rPr>
              <w:delInstrText xml:space="preserve"> PAGEREF _Toc50206416 \h </w:delInstrText>
            </w:r>
            <w:r w:rsidR="00B1147C" w:rsidDel="0066774C">
              <w:rPr>
                <w:noProof/>
                <w:webHidden/>
              </w:rPr>
            </w:r>
            <w:r w:rsidR="00B1147C" w:rsidDel="0066774C">
              <w:rPr>
                <w:noProof/>
                <w:webHidden/>
              </w:rPr>
              <w:fldChar w:fldCharType="separate"/>
            </w:r>
            <w:r w:rsidR="00B1147C" w:rsidDel="0066774C">
              <w:rPr>
                <w:noProof/>
                <w:webHidden/>
              </w:rPr>
              <w:delText>1</w:delText>
            </w:r>
            <w:r w:rsidR="00B1147C" w:rsidDel="0066774C">
              <w:rPr>
                <w:noProof/>
                <w:webHidden/>
              </w:rPr>
              <w:fldChar w:fldCharType="end"/>
            </w:r>
            <w:r w:rsidDel="0066774C">
              <w:rPr>
                <w:noProof/>
              </w:rPr>
              <w:fldChar w:fldCharType="end"/>
            </w:r>
          </w:del>
          <w:ins w:id="276" w:author="Nathan" w:date="2020-09-21T19:44:00Z">
            <w:del w:id="277" w:author="Marcos, Nathan" w:date="2020-11-09T10:27:00Z">
              <w:r w:rsidR="000F51F4" w:rsidDel="0066774C">
                <w:rPr>
                  <w:noProof/>
                </w:rPr>
                <w:fldChar w:fldCharType="begin"/>
              </w:r>
              <w:r w:rsidR="000F51F4" w:rsidDel="0066774C">
                <w:rPr>
                  <w:noProof/>
                </w:rPr>
                <w:delInstrText xml:space="preserve"> HYPERLINK \l "_Toc50206415" </w:delInstrText>
              </w:r>
              <w:r w:rsidR="000F51F4" w:rsidDel="0066774C">
                <w:rPr>
                  <w:noProof/>
                </w:rPr>
                <w:fldChar w:fldCharType="separate"/>
              </w:r>
            </w:del>
          </w:ins>
          <w:ins w:id="278" w:author="Marcos, Nathan" w:date="2020-11-09T10:27:00Z">
            <w:r w:rsidR="0066774C">
              <w:rPr>
                <w:b/>
                <w:bCs/>
                <w:noProof/>
              </w:rPr>
              <w:t>Error! Hyperlink reference not valid.</w:t>
            </w:r>
          </w:ins>
          <w:ins w:id="279" w:author="Nathan" w:date="2020-09-21T19:44:00Z">
            <w:del w:id="280" w:author="Marcos, Nathan" w:date="2020-11-09T10:27:00Z">
              <w:r w:rsidR="000F51F4" w:rsidRPr="00EB21FD" w:rsidDel="0066774C">
                <w:rPr>
                  <w:rStyle w:val="Hyperlink"/>
                  <w:noProof/>
                </w:rPr>
                <w:delText>1.6.</w:delText>
              </w:r>
              <w:r w:rsidR="000F51F4" w:rsidDel="0066774C">
                <w:rPr>
                  <w:rStyle w:val="Hyperlink"/>
                  <w:noProof/>
                </w:rPr>
                <w:delText>2</w:delText>
              </w:r>
              <w:r w:rsidR="000F51F4" w:rsidDel="0066774C">
                <w:rPr>
                  <w:rFonts w:eastAsiaTheme="minorEastAsia"/>
                  <w:noProof/>
                </w:rPr>
                <w:tab/>
              </w:r>
              <w:r w:rsidR="000F51F4" w:rsidDel="0066774C">
                <w:rPr>
                  <w:rStyle w:val="Hyperlink"/>
                  <w:noProof/>
                </w:rPr>
                <w:delText>Airline Ticket Commssioner</w:delText>
              </w:r>
              <w:r w:rsidR="000F51F4" w:rsidDel="0066774C">
                <w:rPr>
                  <w:noProof/>
                  <w:webHidden/>
                </w:rPr>
                <w:tab/>
              </w:r>
              <w:r w:rsidR="000F51F4" w:rsidDel="0066774C">
                <w:rPr>
                  <w:noProof/>
                  <w:webHidden/>
                </w:rPr>
                <w:fldChar w:fldCharType="begin"/>
              </w:r>
              <w:r w:rsidR="000F51F4" w:rsidDel="0066774C">
                <w:rPr>
                  <w:noProof/>
                  <w:webHidden/>
                </w:rPr>
                <w:delInstrText xml:space="preserve"> PAGEREF _Toc50206415 \h </w:delInstrText>
              </w:r>
            </w:del>
          </w:ins>
          <w:del w:id="281" w:author="Marcos, Nathan" w:date="2020-11-09T10:27:00Z">
            <w:r w:rsidR="000F51F4" w:rsidDel="0066774C">
              <w:rPr>
                <w:noProof/>
                <w:webHidden/>
              </w:rPr>
            </w:r>
          </w:del>
          <w:ins w:id="282" w:author="Nathan" w:date="2020-09-21T19:44:00Z">
            <w:del w:id="283" w:author="Marcos, Nathan" w:date="2020-11-09T10:27:00Z">
              <w:r w:rsidR="000F51F4" w:rsidDel="0066774C">
                <w:rPr>
                  <w:noProof/>
                  <w:webHidden/>
                </w:rPr>
                <w:fldChar w:fldCharType="separate"/>
              </w:r>
              <w:r w:rsidR="000F51F4" w:rsidDel="0066774C">
                <w:rPr>
                  <w:noProof/>
                  <w:webHidden/>
                </w:rPr>
                <w:delText>1</w:delText>
              </w:r>
              <w:r w:rsidR="000F51F4" w:rsidDel="0066774C">
                <w:rPr>
                  <w:noProof/>
                  <w:webHidden/>
                </w:rPr>
                <w:fldChar w:fldCharType="end"/>
              </w:r>
              <w:r w:rsidR="000F51F4" w:rsidDel="0066774C">
                <w:rPr>
                  <w:noProof/>
                </w:rPr>
                <w:fldChar w:fldCharType="end"/>
              </w:r>
            </w:del>
          </w:ins>
        </w:p>
        <w:p w14:paraId="6DA4CBA8" w14:textId="7521A4D0" w:rsidR="007F0C5A" w:rsidRPr="00E31753" w:rsidDel="0066774C" w:rsidRDefault="007F0C5A" w:rsidP="007F0C5A">
          <w:pPr>
            <w:pStyle w:val="TOC3"/>
            <w:rPr>
              <w:ins w:id="284" w:author="Nathan" w:date="2020-09-23T16:10:00Z"/>
              <w:del w:id="285" w:author="Marcos, Nathan" w:date="2020-11-09T10:27:00Z"/>
              <w:noProof/>
            </w:rPr>
          </w:pPr>
          <w:ins w:id="286" w:author="Nathan" w:date="2020-09-23T16:10:00Z">
            <w:del w:id="287" w:author="Marcos, Nathan" w:date="2020-11-09T10:27:00Z">
              <w:r w:rsidDel="0066774C">
                <w:rPr>
                  <w:noProof/>
                </w:rPr>
                <w:fldChar w:fldCharType="begin"/>
              </w:r>
              <w:r w:rsidDel="0066774C">
                <w:rPr>
                  <w:noProof/>
                </w:rPr>
                <w:delInstrText xml:space="preserve"> HYPERLINK \l "_Toc50206415" </w:delInstrText>
              </w:r>
              <w:r w:rsidDel="0066774C">
                <w:rPr>
                  <w:noProof/>
                </w:rPr>
                <w:fldChar w:fldCharType="separate"/>
              </w:r>
            </w:del>
          </w:ins>
          <w:ins w:id="288" w:author="Marcos, Nathan" w:date="2020-11-09T10:27:00Z">
            <w:r w:rsidR="0066774C">
              <w:rPr>
                <w:b/>
                <w:bCs/>
                <w:noProof/>
              </w:rPr>
              <w:t>Error! Hyperlink reference not valid.</w:t>
            </w:r>
          </w:ins>
          <w:ins w:id="289" w:author="Nathan" w:date="2020-09-23T16:10:00Z">
            <w:del w:id="290" w:author="Marcos, Nathan" w:date="2020-11-09T10:27:00Z">
              <w:r w:rsidRPr="00EB21FD" w:rsidDel="0066774C">
                <w:rPr>
                  <w:rStyle w:val="Hyperlink"/>
                  <w:noProof/>
                </w:rPr>
                <w:delText>1.6.1</w:delText>
              </w:r>
              <w:r w:rsidDel="0066774C">
                <w:rPr>
                  <w:rFonts w:eastAsiaTheme="minorEastAsia"/>
                  <w:noProof/>
                </w:rPr>
                <w:tab/>
                <w:delText>Hotel Promoter</w:delText>
              </w:r>
              <w:r w:rsidDel="0066774C">
                <w:rPr>
                  <w:noProof/>
                  <w:webHidden/>
                </w:rPr>
                <w:tab/>
              </w:r>
              <w:r w:rsidDel="0066774C">
                <w:rPr>
                  <w:noProof/>
                  <w:webHidden/>
                </w:rPr>
                <w:fldChar w:fldCharType="begin"/>
              </w:r>
              <w:r w:rsidDel="0066774C">
                <w:rPr>
                  <w:noProof/>
                  <w:webHidden/>
                </w:rPr>
                <w:delInstrText xml:space="preserve"> PAGEREF _Toc50206415 \h </w:delInstrText>
              </w:r>
            </w:del>
          </w:ins>
          <w:del w:id="291" w:author="Marcos, Nathan" w:date="2020-11-09T10:27:00Z">
            <w:r w:rsidDel="0066774C">
              <w:rPr>
                <w:noProof/>
                <w:webHidden/>
              </w:rPr>
            </w:r>
          </w:del>
          <w:ins w:id="292" w:author="Nathan" w:date="2020-09-23T16:10:00Z">
            <w:del w:id="293" w:author="Marcos, Nathan" w:date="2020-11-09T10:27:00Z">
              <w:r w:rsidDel="0066774C">
                <w:rPr>
                  <w:noProof/>
                  <w:webHidden/>
                </w:rPr>
                <w:fldChar w:fldCharType="separate"/>
              </w:r>
              <w:r w:rsidDel="0066774C">
                <w:rPr>
                  <w:noProof/>
                  <w:webHidden/>
                </w:rPr>
                <w:delText>1</w:delText>
              </w:r>
              <w:r w:rsidDel="0066774C">
                <w:rPr>
                  <w:noProof/>
                  <w:webHidden/>
                </w:rPr>
                <w:fldChar w:fldCharType="end"/>
              </w:r>
              <w:r w:rsidDel="0066774C">
                <w:rPr>
                  <w:noProof/>
                </w:rPr>
                <w:fldChar w:fldCharType="end"/>
              </w:r>
            </w:del>
          </w:ins>
        </w:p>
        <w:p w14:paraId="73C721D6" w14:textId="065CF725" w:rsidR="000F51F4" w:rsidRPr="000F51F4" w:rsidDel="0066774C" w:rsidRDefault="000F51F4" w:rsidP="000F51F4">
          <w:pPr>
            <w:pStyle w:val="TOC3"/>
            <w:rPr>
              <w:del w:id="294" w:author="Marcos, Nathan" w:date="2020-11-09T10:27:00Z"/>
              <w:noProof/>
              <w:rPrChange w:id="295" w:author="Nathan" w:date="2020-09-21T19:43:00Z">
                <w:rPr>
                  <w:del w:id="296" w:author="Marcos, Nathan" w:date="2020-11-09T10:27:00Z"/>
                  <w:rFonts w:eastAsiaTheme="minorEastAsia"/>
                  <w:noProof/>
                </w:rPr>
              </w:rPrChange>
            </w:rPr>
          </w:pPr>
        </w:p>
        <w:p w14:paraId="0610C1C0" w14:textId="306F06E3" w:rsidR="00B1147C" w:rsidDel="0066774C" w:rsidRDefault="00285664">
          <w:pPr>
            <w:pStyle w:val="TOC2"/>
            <w:rPr>
              <w:del w:id="297" w:author="Marcos, Nathan" w:date="2020-11-09T10:27:00Z"/>
              <w:rFonts w:eastAsiaTheme="minorEastAsia"/>
              <w:noProof/>
            </w:rPr>
          </w:pPr>
          <w:del w:id="298" w:author="Marcos, Nathan" w:date="2020-11-09T10:27:00Z">
            <w:r w:rsidDel="0066774C">
              <w:rPr>
                <w:noProof/>
              </w:rPr>
              <w:fldChar w:fldCharType="begin"/>
            </w:r>
            <w:r w:rsidDel="0066774C">
              <w:rPr>
                <w:noProof/>
              </w:rPr>
              <w:delInstrText xml:space="preserve"> HYPERLINK \l "_Toc50206417" </w:delInstrText>
            </w:r>
            <w:r w:rsidDel="0066774C">
              <w:rPr>
                <w:noProof/>
              </w:rPr>
              <w:fldChar w:fldCharType="separate"/>
            </w:r>
          </w:del>
          <w:ins w:id="299" w:author="Marcos, Nathan" w:date="2020-11-09T10:27:00Z">
            <w:r w:rsidR="0066774C">
              <w:rPr>
                <w:b/>
                <w:bCs/>
                <w:noProof/>
              </w:rPr>
              <w:t>Error! Hyperlink reference not valid.</w:t>
            </w:r>
          </w:ins>
          <w:del w:id="300" w:author="Marcos, Nathan" w:date="2020-11-09T10:27:00Z">
            <w:r w:rsidR="00B1147C" w:rsidRPr="00EB21FD" w:rsidDel="0066774C">
              <w:rPr>
                <w:rStyle w:val="Hyperlink"/>
                <w:noProof/>
              </w:rPr>
              <w:delText>1.7</w:delText>
            </w:r>
            <w:r w:rsidR="00B1147C" w:rsidDel="0066774C">
              <w:rPr>
                <w:rFonts w:eastAsiaTheme="minorEastAsia"/>
                <w:noProof/>
              </w:rPr>
              <w:tab/>
            </w:r>
            <w:r w:rsidR="00B1147C" w:rsidRPr="00EB21FD" w:rsidDel="0066774C">
              <w:rPr>
                <w:rStyle w:val="Hyperlink"/>
                <w:noProof/>
              </w:rPr>
              <w:delText>Preconditions (Entrance Criteria)</w:delText>
            </w:r>
            <w:r w:rsidR="00B1147C" w:rsidDel="0066774C">
              <w:rPr>
                <w:noProof/>
                <w:webHidden/>
              </w:rPr>
              <w:tab/>
            </w:r>
            <w:r w:rsidR="00B1147C" w:rsidDel="0066774C">
              <w:rPr>
                <w:noProof/>
                <w:webHidden/>
              </w:rPr>
              <w:fldChar w:fldCharType="begin"/>
            </w:r>
            <w:r w:rsidR="00B1147C" w:rsidDel="0066774C">
              <w:rPr>
                <w:noProof/>
                <w:webHidden/>
              </w:rPr>
              <w:delInstrText xml:space="preserve"> PAGEREF _Toc50206417 \h </w:delInstrText>
            </w:r>
            <w:r w:rsidR="00B1147C" w:rsidDel="0066774C">
              <w:rPr>
                <w:noProof/>
                <w:webHidden/>
              </w:rPr>
            </w:r>
            <w:r w:rsidR="00B1147C" w:rsidDel="0066774C">
              <w:rPr>
                <w:noProof/>
                <w:webHidden/>
              </w:rPr>
              <w:fldChar w:fldCharType="separate"/>
            </w:r>
            <w:r w:rsidR="00B1147C" w:rsidDel="0066774C">
              <w:rPr>
                <w:noProof/>
                <w:webHidden/>
              </w:rPr>
              <w:delText>1</w:delText>
            </w:r>
            <w:r w:rsidR="00B1147C" w:rsidDel="0066774C">
              <w:rPr>
                <w:noProof/>
                <w:webHidden/>
              </w:rPr>
              <w:fldChar w:fldCharType="end"/>
            </w:r>
            <w:r w:rsidDel="0066774C">
              <w:rPr>
                <w:noProof/>
              </w:rPr>
              <w:fldChar w:fldCharType="end"/>
            </w:r>
          </w:del>
        </w:p>
        <w:p w14:paraId="4BE596C0" w14:textId="67680C9F" w:rsidR="00B1147C" w:rsidDel="0066774C" w:rsidRDefault="00285664">
          <w:pPr>
            <w:pStyle w:val="TOC2"/>
            <w:rPr>
              <w:del w:id="301" w:author="Marcos, Nathan" w:date="2020-11-09T10:27:00Z"/>
              <w:rFonts w:eastAsiaTheme="minorEastAsia"/>
              <w:noProof/>
            </w:rPr>
          </w:pPr>
          <w:del w:id="302" w:author="Marcos, Nathan" w:date="2020-11-09T10:27:00Z">
            <w:r w:rsidDel="0066774C">
              <w:rPr>
                <w:noProof/>
              </w:rPr>
              <w:fldChar w:fldCharType="begin"/>
            </w:r>
            <w:r w:rsidDel="0066774C">
              <w:rPr>
                <w:noProof/>
              </w:rPr>
              <w:delInstrText xml:space="preserve"> HYPERLINK \l "_Toc50206418" </w:delInstrText>
            </w:r>
            <w:r w:rsidDel="0066774C">
              <w:rPr>
                <w:noProof/>
              </w:rPr>
              <w:fldChar w:fldCharType="separate"/>
            </w:r>
          </w:del>
          <w:ins w:id="303" w:author="Marcos, Nathan" w:date="2020-11-09T10:27:00Z">
            <w:r w:rsidR="0066774C">
              <w:rPr>
                <w:b/>
                <w:bCs/>
                <w:noProof/>
              </w:rPr>
              <w:t>Error! Hyperlink reference not valid.</w:t>
            </w:r>
          </w:ins>
          <w:del w:id="304" w:author="Marcos, Nathan" w:date="2020-11-09T10:27:00Z">
            <w:r w:rsidR="00B1147C" w:rsidRPr="00EB21FD" w:rsidDel="0066774C">
              <w:rPr>
                <w:rStyle w:val="Hyperlink"/>
                <w:noProof/>
              </w:rPr>
              <w:delText>1.8</w:delText>
            </w:r>
            <w:r w:rsidR="00B1147C" w:rsidDel="0066774C">
              <w:rPr>
                <w:rFonts w:eastAsiaTheme="minorEastAsia"/>
                <w:noProof/>
              </w:rPr>
              <w:tab/>
            </w:r>
            <w:r w:rsidR="00B1147C" w:rsidRPr="00EB21FD" w:rsidDel="0066774C">
              <w:rPr>
                <w:rStyle w:val="Hyperlink"/>
                <w:noProof/>
              </w:rPr>
              <w:delText>Success Guarantee (Exit State)</w:delText>
            </w:r>
            <w:r w:rsidR="00B1147C" w:rsidDel="0066774C">
              <w:rPr>
                <w:noProof/>
                <w:webHidden/>
              </w:rPr>
              <w:tab/>
            </w:r>
            <w:r w:rsidR="00B1147C" w:rsidDel="0066774C">
              <w:rPr>
                <w:noProof/>
                <w:webHidden/>
              </w:rPr>
              <w:fldChar w:fldCharType="begin"/>
            </w:r>
            <w:r w:rsidR="00B1147C" w:rsidDel="0066774C">
              <w:rPr>
                <w:noProof/>
                <w:webHidden/>
              </w:rPr>
              <w:delInstrText xml:space="preserve"> PAGEREF _Toc50206418 \h </w:delInstrText>
            </w:r>
            <w:r w:rsidR="00B1147C" w:rsidDel="0066774C">
              <w:rPr>
                <w:noProof/>
                <w:webHidden/>
              </w:rPr>
            </w:r>
            <w:r w:rsidR="00B1147C" w:rsidDel="0066774C">
              <w:rPr>
                <w:noProof/>
                <w:webHidden/>
              </w:rPr>
              <w:fldChar w:fldCharType="separate"/>
            </w:r>
            <w:r w:rsidR="00B1147C" w:rsidDel="0066774C">
              <w:rPr>
                <w:noProof/>
                <w:webHidden/>
              </w:rPr>
              <w:delText>1</w:delText>
            </w:r>
            <w:r w:rsidR="00B1147C" w:rsidDel="0066774C">
              <w:rPr>
                <w:noProof/>
                <w:webHidden/>
              </w:rPr>
              <w:fldChar w:fldCharType="end"/>
            </w:r>
            <w:r w:rsidDel="0066774C">
              <w:rPr>
                <w:noProof/>
              </w:rPr>
              <w:fldChar w:fldCharType="end"/>
            </w:r>
          </w:del>
        </w:p>
        <w:p w14:paraId="41D51FD6" w14:textId="5F6D0236" w:rsidR="00B1147C" w:rsidDel="0066774C" w:rsidRDefault="00285664">
          <w:pPr>
            <w:pStyle w:val="TOC2"/>
            <w:rPr>
              <w:del w:id="305" w:author="Marcos, Nathan" w:date="2020-11-09T10:27:00Z"/>
              <w:rFonts w:eastAsiaTheme="minorEastAsia"/>
              <w:noProof/>
            </w:rPr>
          </w:pPr>
          <w:del w:id="306" w:author="Marcos, Nathan" w:date="2020-11-09T10:27:00Z">
            <w:r w:rsidDel="0066774C">
              <w:rPr>
                <w:noProof/>
              </w:rPr>
              <w:fldChar w:fldCharType="begin"/>
            </w:r>
            <w:r w:rsidDel="0066774C">
              <w:rPr>
                <w:noProof/>
              </w:rPr>
              <w:delInstrText xml:space="preserve"> HYPERLINK \l "_Toc50206419" </w:delInstrText>
            </w:r>
            <w:r w:rsidDel="0066774C">
              <w:rPr>
                <w:noProof/>
              </w:rPr>
              <w:fldChar w:fldCharType="separate"/>
            </w:r>
          </w:del>
          <w:ins w:id="307" w:author="Marcos, Nathan" w:date="2020-11-09T10:27:00Z">
            <w:r w:rsidR="0066774C">
              <w:rPr>
                <w:b/>
                <w:bCs/>
                <w:noProof/>
              </w:rPr>
              <w:t>Error! Hyperlink reference not valid.</w:t>
            </w:r>
          </w:ins>
          <w:del w:id="308" w:author="Marcos, Nathan" w:date="2020-11-09T10:27:00Z">
            <w:r w:rsidR="00B1147C" w:rsidRPr="00EB21FD" w:rsidDel="0066774C">
              <w:rPr>
                <w:rStyle w:val="Hyperlink"/>
                <w:noProof/>
              </w:rPr>
              <w:delText>1.9</w:delText>
            </w:r>
            <w:r w:rsidR="00B1147C" w:rsidDel="0066774C">
              <w:rPr>
                <w:rFonts w:eastAsiaTheme="minorEastAsia"/>
                <w:noProof/>
              </w:rPr>
              <w:tab/>
            </w:r>
            <w:r w:rsidR="00B1147C" w:rsidRPr="00EB21FD" w:rsidDel="0066774C">
              <w:rPr>
                <w:rStyle w:val="Hyperlink"/>
                <w:noProof/>
              </w:rPr>
              <w:delText>Main Success Scenario:</w:delText>
            </w:r>
            <w:r w:rsidR="00B1147C" w:rsidDel="0066774C">
              <w:rPr>
                <w:noProof/>
                <w:webHidden/>
              </w:rPr>
              <w:tab/>
            </w:r>
            <w:r w:rsidR="00B1147C" w:rsidDel="0066774C">
              <w:rPr>
                <w:noProof/>
                <w:webHidden/>
              </w:rPr>
              <w:fldChar w:fldCharType="begin"/>
            </w:r>
            <w:r w:rsidR="00B1147C" w:rsidDel="0066774C">
              <w:rPr>
                <w:noProof/>
                <w:webHidden/>
              </w:rPr>
              <w:delInstrText xml:space="preserve"> PAGEREF _Toc50206419 \h </w:delInstrText>
            </w:r>
            <w:r w:rsidR="00B1147C" w:rsidDel="0066774C">
              <w:rPr>
                <w:noProof/>
                <w:webHidden/>
              </w:rPr>
            </w:r>
            <w:r w:rsidR="00B1147C" w:rsidDel="0066774C">
              <w:rPr>
                <w:noProof/>
                <w:webHidden/>
              </w:rPr>
              <w:fldChar w:fldCharType="separate"/>
            </w:r>
            <w:r w:rsidR="00B1147C" w:rsidDel="0066774C">
              <w:rPr>
                <w:noProof/>
                <w:webHidden/>
              </w:rPr>
              <w:delText>1</w:delText>
            </w:r>
            <w:r w:rsidR="00B1147C" w:rsidDel="0066774C">
              <w:rPr>
                <w:noProof/>
                <w:webHidden/>
              </w:rPr>
              <w:fldChar w:fldCharType="end"/>
            </w:r>
            <w:r w:rsidDel="0066774C">
              <w:rPr>
                <w:noProof/>
              </w:rPr>
              <w:fldChar w:fldCharType="end"/>
            </w:r>
          </w:del>
        </w:p>
        <w:p w14:paraId="283337A6" w14:textId="729918C9" w:rsidR="00B1147C" w:rsidDel="0066774C" w:rsidRDefault="00285664">
          <w:pPr>
            <w:pStyle w:val="TOC2"/>
            <w:rPr>
              <w:del w:id="309" w:author="Marcos, Nathan" w:date="2020-11-09T10:27:00Z"/>
              <w:rFonts w:eastAsiaTheme="minorEastAsia"/>
              <w:noProof/>
            </w:rPr>
          </w:pPr>
          <w:del w:id="310" w:author="Marcos, Nathan" w:date="2020-11-09T10:27:00Z">
            <w:r w:rsidDel="0066774C">
              <w:rPr>
                <w:noProof/>
              </w:rPr>
              <w:fldChar w:fldCharType="begin"/>
            </w:r>
            <w:r w:rsidDel="0066774C">
              <w:rPr>
                <w:noProof/>
              </w:rPr>
              <w:delInstrText xml:space="preserve"> HYPERLINK \l "_Toc50206420" </w:delInstrText>
            </w:r>
            <w:r w:rsidDel="0066774C">
              <w:rPr>
                <w:noProof/>
              </w:rPr>
              <w:fldChar w:fldCharType="separate"/>
            </w:r>
          </w:del>
          <w:ins w:id="311" w:author="Marcos, Nathan" w:date="2020-11-09T10:27:00Z">
            <w:r w:rsidR="0066774C">
              <w:rPr>
                <w:b/>
                <w:bCs/>
                <w:noProof/>
              </w:rPr>
              <w:t>Error! Hyperlink reference not valid.</w:t>
            </w:r>
          </w:ins>
          <w:del w:id="312" w:author="Marcos, Nathan" w:date="2020-11-09T10:27:00Z">
            <w:r w:rsidR="00B1147C" w:rsidRPr="00EB21FD" w:rsidDel="0066774C">
              <w:rPr>
                <w:rStyle w:val="Hyperlink"/>
                <w:noProof/>
              </w:rPr>
              <w:delText>1.10</w:delText>
            </w:r>
            <w:r w:rsidR="00B1147C" w:rsidDel="0066774C">
              <w:rPr>
                <w:rFonts w:eastAsiaTheme="minorEastAsia"/>
                <w:noProof/>
              </w:rPr>
              <w:tab/>
            </w:r>
            <w:r w:rsidR="00B1147C" w:rsidRPr="00EB21FD" w:rsidDel="0066774C">
              <w:rPr>
                <w:rStyle w:val="Hyperlink"/>
                <w:noProof/>
              </w:rPr>
              <w:delText>Extensions (Alternate paths)</w:delText>
            </w:r>
            <w:r w:rsidR="00B1147C" w:rsidDel="0066774C">
              <w:rPr>
                <w:noProof/>
                <w:webHidden/>
              </w:rPr>
              <w:tab/>
            </w:r>
            <w:r w:rsidR="00B1147C" w:rsidDel="0066774C">
              <w:rPr>
                <w:noProof/>
                <w:webHidden/>
              </w:rPr>
              <w:fldChar w:fldCharType="begin"/>
            </w:r>
            <w:r w:rsidR="00B1147C" w:rsidDel="0066774C">
              <w:rPr>
                <w:noProof/>
                <w:webHidden/>
              </w:rPr>
              <w:delInstrText xml:space="preserve"> PAGEREF _Toc50206420 \h </w:delInstrText>
            </w:r>
            <w:r w:rsidR="00B1147C" w:rsidDel="0066774C">
              <w:rPr>
                <w:noProof/>
                <w:webHidden/>
              </w:rPr>
            </w:r>
            <w:r w:rsidR="00B1147C" w:rsidDel="0066774C">
              <w:rPr>
                <w:noProof/>
                <w:webHidden/>
              </w:rPr>
              <w:fldChar w:fldCharType="separate"/>
            </w:r>
            <w:r w:rsidR="00B1147C" w:rsidDel="0066774C">
              <w:rPr>
                <w:noProof/>
                <w:webHidden/>
              </w:rPr>
              <w:delText>1</w:delText>
            </w:r>
            <w:r w:rsidR="00B1147C" w:rsidDel="0066774C">
              <w:rPr>
                <w:noProof/>
                <w:webHidden/>
              </w:rPr>
              <w:fldChar w:fldCharType="end"/>
            </w:r>
            <w:r w:rsidDel="0066774C">
              <w:rPr>
                <w:noProof/>
              </w:rPr>
              <w:fldChar w:fldCharType="end"/>
            </w:r>
          </w:del>
        </w:p>
        <w:p w14:paraId="4FEAAC27" w14:textId="475CCD70" w:rsidR="00B1147C" w:rsidDel="0066774C" w:rsidRDefault="00285664">
          <w:pPr>
            <w:pStyle w:val="TOC2"/>
            <w:rPr>
              <w:del w:id="313" w:author="Marcos, Nathan" w:date="2020-11-09T10:27:00Z"/>
              <w:rFonts w:eastAsiaTheme="minorEastAsia"/>
              <w:noProof/>
            </w:rPr>
          </w:pPr>
          <w:del w:id="314" w:author="Marcos, Nathan" w:date="2020-11-09T10:27:00Z">
            <w:r w:rsidDel="0066774C">
              <w:rPr>
                <w:noProof/>
              </w:rPr>
              <w:fldChar w:fldCharType="begin"/>
            </w:r>
            <w:r w:rsidDel="0066774C">
              <w:rPr>
                <w:noProof/>
              </w:rPr>
              <w:delInstrText xml:space="preserve"> HYPERLINK \l "_Toc50206421" </w:delInstrText>
            </w:r>
            <w:r w:rsidDel="0066774C">
              <w:rPr>
                <w:noProof/>
              </w:rPr>
              <w:fldChar w:fldCharType="separate"/>
            </w:r>
          </w:del>
          <w:ins w:id="315" w:author="Marcos, Nathan" w:date="2020-11-09T10:27:00Z">
            <w:r w:rsidR="0066774C">
              <w:rPr>
                <w:b/>
                <w:bCs/>
                <w:noProof/>
              </w:rPr>
              <w:t>Error! Hyperlink reference not valid.</w:t>
            </w:r>
          </w:ins>
          <w:del w:id="316" w:author="Marcos, Nathan" w:date="2020-11-09T10:27:00Z">
            <w:r w:rsidR="00B1147C" w:rsidRPr="00EB21FD" w:rsidDel="0066774C">
              <w:rPr>
                <w:rStyle w:val="Hyperlink"/>
                <w:noProof/>
              </w:rPr>
              <w:delText>1.11</w:delText>
            </w:r>
            <w:r w:rsidR="00B1147C" w:rsidDel="0066774C">
              <w:rPr>
                <w:rFonts w:eastAsiaTheme="minorEastAsia"/>
                <w:noProof/>
              </w:rPr>
              <w:tab/>
            </w:r>
            <w:r w:rsidR="00B1147C" w:rsidRPr="00EB21FD" w:rsidDel="0066774C">
              <w:rPr>
                <w:rStyle w:val="Hyperlink"/>
                <w:noProof/>
              </w:rPr>
              <w:delText>Special Requirements:</w:delText>
            </w:r>
            <w:r w:rsidR="00B1147C" w:rsidDel="0066774C">
              <w:rPr>
                <w:noProof/>
                <w:webHidden/>
              </w:rPr>
              <w:tab/>
            </w:r>
            <w:r w:rsidR="00B1147C" w:rsidDel="0066774C">
              <w:rPr>
                <w:noProof/>
                <w:webHidden/>
              </w:rPr>
              <w:fldChar w:fldCharType="begin"/>
            </w:r>
            <w:r w:rsidR="00B1147C" w:rsidDel="0066774C">
              <w:rPr>
                <w:noProof/>
                <w:webHidden/>
              </w:rPr>
              <w:delInstrText xml:space="preserve"> PAGEREF _Toc50206421 \h </w:delInstrText>
            </w:r>
            <w:r w:rsidR="00B1147C" w:rsidDel="0066774C">
              <w:rPr>
                <w:noProof/>
                <w:webHidden/>
              </w:rPr>
            </w:r>
            <w:r w:rsidR="00B1147C" w:rsidDel="0066774C">
              <w:rPr>
                <w:noProof/>
                <w:webHidden/>
              </w:rPr>
              <w:fldChar w:fldCharType="separate"/>
            </w:r>
            <w:r w:rsidR="00B1147C" w:rsidDel="0066774C">
              <w:rPr>
                <w:noProof/>
                <w:webHidden/>
              </w:rPr>
              <w:delText>2</w:delText>
            </w:r>
            <w:r w:rsidR="00B1147C" w:rsidDel="0066774C">
              <w:rPr>
                <w:noProof/>
                <w:webHidden/>
              </w:rPr>
              <w:fldChar w:fldCharType="end"/>
            </w:r>
            <w:r w:rsidDel="0066774C">
              <w:rPr>
                <w:noProof/>
              </w:rPr>
              <w:fldChar w:fldCharType="end"/>
            </w:r>
          </w:del>
        </w:p>
        <w:p w14:paraId="78DB2DA1" w14:textId="5BA4FF01" w:rsidR="00B1147C" w:rsidDel="0066774C" w:rsidRDefault="00285664">
          <w:pPr>
            <w:pStyle w:val="TOC2"/>
            <w:rPr>
              <w:del w:id="317" w:author="Marcos, Nathan" w:date="2020-11-09T10:27:00Z"/>
              <w:rFonts w:eastAsiaTheme="minorEastAsia"/>
              <w:noProof/>
            </w:rPr>
          </w:pPr>
          <w:del w:id="318" w:author="Marcos, Nathan" w:date="2020-11-09T10:27:00Z">
            <w:r w:rsidDel="0066774C">
              <w:rPr>
                <w:noProof/>
              </w:rPr>
              <w:fldChar w:fldCharType="begin"/>
            </w:r>
            <w:r w:rsidDel="0066774C">
              <w:rPr>
                <w:noProof/>
              </w:rPr>
              <w:delInstrText xml:space="preserve"> HYPERLINK \l "_Toc50206422" </w:delInstrText>
            </w:r>
            <w:r w:rsidDel="0066774C">
              <w:rPr>
                <w:noProof/>
              </w:rPr>
              <w:fldChar w:fldCharType="separate"/>
            </w:r>
          </w:del>
          <w:ins w:id="319" w:author="Marcos, Nathan" w:date="2020-11-09T10:27:00Z">
            <w:r w:rsidR="0066774C">
              <w:rPr>
                <w:b/>
                <w:bCs/>
                <w:noProof/>
              </w:rPr>
              <w:t>Error! Hyperlink reference not valid.</w:t>
            </w:r>
          </w:ins>
          <w:del w:id="320" w:author="Marcos, Nathan" w:date="2020-11-09T10:27:00Z">
            <w:r w:rsidR="00B1147C" w:rsidRPr="00EB21FD" w:rsidDel="0066774C">
              <w:rPr>
                <w:rStyle w:val="Hyperlink"/>
                <w:noProof/>
              </w:rPr>
              <w:delText>1.12</w:delText>
            </w:r>
            <w:r w:rsidR="00B1147C" w:rsidDel="0066774C">
              <w:rPr>
                <w:rFonts w:eastAsiaTheme="minorEastAsia"/>
                <w:noProof/>
              </w:rPr>
              <w:tab/>
            </w:r>
            <w:r w:rsidR="00B1147C" w:rsidRPr="00EB21FD" w:rsidDel="0066774C">
              <w:rPr>
                <w:rStyle w:val="Hyperlink"/>
                <w:noProof/>
              </w:rPr>
              <w:delText>Technology and Data Variations List:</w:delText>
            </w:r>
            <w:r w:rsidR="00B1147C" w:rsidDel="0066774C">
              <w:rPr>
                <w:noProof/>
                <w:webHidden/>
              </w:rPr>
              <w:tab/>
            </w:r>
            <w:r w:rsidR="00B1147C" w:rsidDel="0066774C">
              <w:rPr>
                <w:noProof/>
                <w:webHidden/>
              </w:rPr>
              <w:fldChar w:fldCharType="begin"/>
            </w:r>
            <w:r w:rsidR="00B1147C" w:rsidDel="0066774C">
              <w:rPr>
                <w:noProof/>
                <w:webHidden/>
              </w:rPr>
              <w:delInstrText xml:space="preserve"> PAGEREF _Toc50206422 \h </w:delInstrText>
            </w:r>
            <w:r w:rsidR="00B1147C" w:rsidDel="0066774C">
              <w:rPr>
                <w:noProof/>
                <w:webHidden/>
              </w:rPr>
            </w:r>
            <w:r w:rsidR="00B1147C" w:rsidDel="0066774C">
              <w:rPr>
                <w:noProof/>
                <w:webHidden/>
              </w:rPr>
              <w:fldChar w:fldCharType="separate"/>
            </w:r>
            <w:r w:rsidR="00B1147C" w:rsidDel="0066774C">
              <w:rPr>
                <w:noProof/>
                <w:webHidden/>
              </w:rPr>
              <w:delText>2</w:delText>
            </w:r>
            <w:r w:rsidR="00B1147C" w:rsidDel="0066774C">
              <w:rPr>
                <w:noProof/>
                <w:webHidden/>
              </w:rPr>
              <w:fldChar w:fldCharType="end"/>
            </w:r>
            <w:r w:rsidDel="0066774C">
              <w:rPr>
                <w:noProof/>
              </w:rPr>
              <w:fldChar w:fldCharType="end"/>
            </w:r>
          </w:del>
        </w:p>
        <w:p w14:paraId="0B72750C" w14:textId="636BCA40" w:rsidR="00B1147C" w:rsidDel="0066774C" w:rsidRDefault="00285664">
          <w:pPr>
            <w:pStyle w:val="TOC2"/>
            <w:rPr>
              <w:del w:id="321" w:author="Marcos, Nathan" w:date="2020-11-09T10:27:00Z"/>
              <w:rFonts w:eastAsiaTheme="minorEastAsia"/>
              <w:noProof/>
            </w:rPr>
          </w:pPr>
          <w:del w:id="322" w:author="Marcos, Nathan" w:date="2020-11-09T10:27:00Z">
            <w:r w:rsidDel="0066774C">
              <w:rPr>
                <w:noProof/>
              </w:rPr>
              <w:fldChar w:fldCharType="begin"/>
            </w:r>
            <w:r w:rsidDel="0066774C">
              <w:rPr>
                <w:noProof/>
              </w:rPr>
              <w:delInstrText xml:space="preserve"> HYPERLINK \l "_Toc50206423" </w:delInstrText>
            </w:r>
            <w:r w:rsidDel="0066774C">
              <w:rPr>
                <w:noProof/>
              </w:rPr>
              <w:fldChar w:fldCharType="separate"/>
            </w:r>
          </w:del>
          <w:ins w:id="323" w:author="Marcos, Nathan" w:date="2020-11-09T10:27:00Z">
            <w:r w:rsidR="0066774C">
              <w:rPr>
                <w:b/>
                <w:bCs/>
                <w:noProof/>
              </w:rPr>
              <w:t>Error! Hyperlink reference not valid.</w:t>
            </w:r>
          </w:ins>
          <w:del w:id="324" w:author="Marcos, Nathan" w:date="2020-11-09T10:27:00Z">
            <w:r w:rsidR="00B1147C" w:rsidRPr="00EB21FD" w:rsidDel="0066774C">
              <w:rPr>
                <w:rStyle w:val="Hyperlink"/>
                <w:noProof/>
              </w:rPr>
              <w:delText>1.13</w:delText>
            </w:r>
            <w:r w:rsidR="00B1147C" w:rsidDel="0066774C">
              <w:rPr>
                <w:rFonts w:eastAsiaTheme="minorEastAsia"/>
                <w:noProof/>
              </w:rPr>
              <w:tab/>
            </w:r>
            <w:r w:rsidR="00B1147C" w:rsidRPr="00EB21FD" w:rsidDel="0066774C">
              <w:rPr>
                <w:rStyle w:val="Hyperlink"/>
                <w:noProof/>
              </w:rPr>
              <w:delText>Frequency of Occurrence:</w:delText>
            </w:r>
            <w:r w:rsidR="00B1147C" w:rsidDel="0066774C">
              <w:rPr>
                <w:noProof/>
                <w:webHidden/>
              </w:rPr>
              <w:tab/>
            </w:r>
            <w:r w:rsidR="00B1147C" w:rsidDel="0066774C">
              <w:rPr>
                <w:noProof/>
                <w:webHidden/>
              </w:rPr>
              <w:fldChar w:fldCharType="begin"/>
            </w:r>
            <w:r w:rsidR="00B1147C" w:rsidDel="0066774C">
              <w:rPr>
                <w:noProof/>
                <w:webHidden/>
              </w:rPr>
              <w:delInstrText xml:space="preserve"> PAGEREF _Toc50206423 \h </w:delInstrText>
            </w:r>
            <w:r w:rsidR="00B1147C" w:rsidDel="0066774C">
              <w:rPr>
                <w:noProof/>
                <w:webHidden/>
              </w:rPr>
            </w:r>
            <w:r w:rsidR="00B1147C" w:rsidDel="0066774C">
              <w:rPr>
                <w:noProof/>
                <w:webHidden/>
              </w:rPr>
              <w:fldChar w:fldCharType="separate"/>
            </w:r>
            <w:r w:rsidR="00B1147C" w:rsidDel="0066774C">
              <w:rPr>
                <w:noProof/>
                <w:webHidden/>
              </w:rPr>
              <w:delText>2</w:delText>
            </w:r>
            <w:r w:rsidR="00B1147C" w:rsidDel="0066774C">
              <w:rPr>
                <w:noProof/>
                <w:webHidden/>
              </w:rPr>
              <w:fldChar w:fldCharType="end"/>
            </w:r>
            <w:r w:rsidDel="0066774C">
              <w:rPr>
                <w:noProof/>
              </w:rPr>
              <w:fldChar w:fldCharType="end"/>
            </w:r>
          </w:del>
        </w:p>
        <w:p w14:paraId="41011511" w14:textId="22369A38" w:rsidR="00B1147C" w:rsidDel="0066774C" w:rsidRDefault="00285664">
          <w:pPr>
            <w:pStyle w:val="TOC2"/>
            <w:rPr>
              <w:del w:id="325" w:author="Marcos, Nathan" w:date="2020-11-09T10:27:00Z"/>
              <w:rFonts w:eastAsiaTheme="minorEastAsia"/>
              <w:noProof/>
            </w:rPr>
          </w:pPr>
          <w:del w:id="326" w:author="Marcos, Nathan" w:date="2020-11-09T10:27:00Z">
            <w:r w:rsidDel="0066774C">
              <w:rPr>
                <w:noProof/>
              </w:rPr>
              <w:fldChar w:fldCharType="begin"/>
            </w:r>
            <w:r w:rsidDel="0066774C">
              <w:rPr>
                <w:noProof/>
              </w:rPr>
              <w:delInstrText xml:space="preserve"> HYPERLINK \l "_Toc50206424" </w:delInstrText>
            </w:r>
            <w:r w:rsidDel="0066774C">
              <w:rPr>
                <w:noProof/>
              </w:rPr>
              <w:fldChar w:fldCharType="separate"/>
            </w:r>
          </w:del>
          <w:ins w:id="327" w:author="Marcos, Nathan" w:date="2020-11-09T10:27:00Z">
            <w:r w:rsidR="0066774C">
              <w:rPr>
                <w:b/>
                <w:bCs/>
                <w:noProof/>
              </w:rPr>
              <w:t>Error! Hyperlink reference not valid.</w:t>
            </w:r>
          </w:ins>
          <w:del w:id="328" w:author="Marcos, Nathan" w:date="2020-11-09T10:27:00Z">
            <w:r w:rsidR="00B1147C" w:rsidRPr="00EB21FD" w:rsidDel="0066774C">
              <w:rPr>
                <w:rStyle w:val="Hyperlink"/>
                <w:noProof/>
              </w:rPr>
              <w:delText>1.14</w:delText>
            </w:r>
            <w:r w:rsidR="00B1147C" w:rsidDel="0066774C">
              <w:rPr>
                <w:rFonts w:eastAsiaTheme="minorEastAsia"/>
                <w:noProof/>
              </w:rPr>
              <w:tab/>
            </w:r>
            <w:r w:rsidR="00B1147C" w:rsidRPr="00EB21FD" w:rsidDel="0066774C">
              <w:rPr>
                <w:rStyle w:val="Hyperlink"/>
                <w:noProof/>
              </w:rPr>
              <w:delText>Miscellaneous:</w:delText>
            </w:r>
            <w:r w:rsidR="00B1147C" w:rsidDel="0066774C">
              <w:rPr>
                <w:noProof/>
                <w:webHidden/>
              </w:rPr>
              <w:tab/>
            </w:r>
            <w:r w:rsidR="00B1147C" w:rsidDel="0066774C">
              <w:rPr>
                <w:noProof/>
                <w:webHidden/>
              </w:rPr>
              <w:fldChar w:fldCharType="begin"/>
            </w:r>
            <w:r w:rsidR="00B1147C" w:rsidDel="0066774C">
              <w:rPr>
                <w:noProof/>
                <w:webHidden/>
              </w:rPr>
              <w:delInstrText xml:space="preserve"> PAGEREF _Toc50206424 \h </w:delInstrText>
            </w:r>
            <w:r w:rsidR="00B1147C" w:rsidDel="0066774C">
              <w:rPr>
                <w:noProof/>
                <w:webHidden/>
              </w:rPr>
            </w:r>
            <w:r w:rsidR="00B1147C" w:rsidDel="0066774C">
              <w:rPr>
                <w:noProof/>
                <w:webHidden/>
              </w:rPr>
              <w:fldChar w:fldCharType="separate"/>
            </w:r>
            <w:r w:rsidR="00B1147C" w:rsidDel="0066774C">
              <w:rPr>
                <w:noProof/>
                <w:webHidden/>
              </w:rPr>
              <w:delText>2</w:delText>
            </w:r>
            <w:r w:rsidR="00B1147C" w:rsidDel="0066774C">
              <w:rPr>
                <w:noProof/>
                <w:webHidden/>
              </w:rPr>
              <w:fldChar w:fldCharType="end"/>
            </w:r>
            <w:r w:rsidDel="0066774C">
              <w:rPr>
                <w:noProof/>
              </w:rPr>
              <w:fldChar w:fldCharType="end"/>
            </w:r>
          </w:del>
        </w:p>
        <w:p w14:paraId="6192007F" w14:textId="25F30D69" w:rsidR="00B1147C" w:rsidDel="0066774C" w:rsidRDefault="00285664">
          <w:pPr>
            <w:pStyle w:val="TOC1"/>
            <w:rPr>
              <w:del w:id="329" w:author="Marcos, Nathan" w:date="2020-11-09T10:27:00Z"/>
              <w:rFonts w:eastAsiaTheme="minorEastAsia"/>
              <w:sz w:val="22"/>
            </w:rPr>
          </w:pPr>
          <w:del w:id="330" w:author="Marcos, Nathan" w:date="2020-11-09T10:27:00Z">
            <w:r w:rsidDel="0066774C">
              <w:fldChar w:fldCharType="begin"/>
            </w:r>
            <w:r w:rsidDel="0066774C">
              <w:delInstrText xml:space="preserve"> HYPERLINK \l "_Toc50206425" </w:delInstrText>
            </w:r>
            <w:r w:rsidDel="0066774C">
              <w:fldChar w:fldCharType="separate"/>
            </w:r>
          </w:del>
          <w:ins w:id="331" w:author="Marcos, Nathan" w:date="2020-11-09T10:27:00Z">
            <w:r w:rsidR="0066774C">
              <w:rPr>
                <w:b/>
                <w:bCs/>
              </w:rPr>
              <w:t>Error! Hyperlink reference not valid.</w:t>
            </w:r>
          </w:ins>
          <w:del w:id="332" w:author="Marcos, Nathan" w:date="2020-11-09T10:27:00Z">
            <w:r w:rsidR="00B1147C" w:rsidRPr="00EB21FD" w:rsidDel="0066774C">
              <w:rPr>
                <w:rStyle w:val="Hyperlink"/>
              </w:rPr>
              <w:delText>2</w:delText>
            </w:r>
            <w:r w:rsidR="00B1147C" w:rsidDel="0066774C">
              <w:rPr>
                <w:rFonts w:eastAsiaTheme="minorEastAsia"/>
                <w:sz w:val="22"/>
              </w:rPr>
              <w:tab/>
            </w:r>
            <w:r w:rsidR="00B1147C" w:rsidRPr="00EB21FD" w:rsidDel="0066774C">
              <w:rPr>
                <w:rStyle w:val="Hyperlink"/>
              </w:rPr>
              <w:delText>System Sequence Diagrams</w:delText>
            </w:r>
            <w:r w:rsidR="00B1147C" w:rsidDel="0066774C">
              <w:rPr>
                <w:webHidden/>
              </w:rPr>
              <w:tab/>
            </w:r>
            <w:r w:rsidR="00B1147C" w:rsidDel="0066774C">
              <w:rPr>
                <w:webHidden/>
              </w:rPr>
              <w:fldChar w:fldCharType="begin"/>
            </w:r>
            <w:r w:rsidR="00B1147C" w:rsidDel="0066774C">
              <w:rPr>
                <w:webHidden/>
              </w:rPr>
              <w:delInstrText xml:space="preserve"> PAGEREF _Toc50206425 \h </w:delInstrText>
            </w:r>
            <w:r w:rsidR="00B1147C" w:rsidDel="0066774C">
              <w:rPr>
                <w:webHidden/>
              </w:rPr>
            </w:r>
            <w:r w:rsidR="00B1147C" w:rsidDel="0066774C">
              <w:rPr>
                <w:webHidden/>
              </w:rPr>
              <w:fldChar w:fldCharType="separate"/>
            </w:r>
            <w:r w:rsidR="00B1147C" w:rsidDel="0066774C">
              <w:rPr>
                <w:webHidden/>
              </w:rPr>
              <w:delText>3</w:delText>
            </w:r>
            <w:r w:rsidR="00B1147C" w:rsidDel="0066774C">
              <w:rPr>
                <w:webHidden/>
              </w:rPr>
              <w:fldChar w:fldCharType="end"/>
            </w:r>
            <w:r w:rsidDel="0066774C">
              <w:fldChar w:fldCharType="end"/>
            </w:r>
          </w:del>
        </w:p>
        <w:p w14:paraId="3929E161" w14:textId="20663F23" w:rsidR="00B1147C" w:rsidDel="0066774C" w:rsidRDefault="00381AEC">
          <w:pPr>
            <w:pStyle w:val="TOC2"/>
            <w:rPr>
              <w:del w:id="333" w:author="Marcos, Nathan" w:date="2020-11-09T10:27:00Z"/>
              <w:rFonts w:eastAsiaTheme="minorEastAsia"/>
              <w:noProof/>
            </w:rPr>
          </w:pPr>
          <w:del w:id="334" w:author="Marcos, Nathan" w:date="2020-11-09T10:27:00Z">
            <w:r w:rsidDel="0066774C">
              <w:rPr>
                <w:noProof/>
              </w:rPr>
              <w:fldChar w:fldCharType="begin"/>
            </w:r>
            <w:r w:rsidDel="0066774C">
              <w:rPr>
                <w:noProof/>
              </w:rPr>
              <w:delInstrText xml:space="preserve"> HYPERLINK \l "_Toc50206426" </w:delInstrText>
            </w:r>
            <w:r w:rsidDel="0066774C">
              <w:rPr>
                <w:noProof/>
              </w:rPr>
              <w:fldChar w:fldCharType="separate"/>
            </w:r>
          </w:del>
          <w:ins w:id="335" w:author="Marcos, Nathan" w:date="2020-11-09T10:27:00Z">
            <w:r w:rsidR="0066774C">
              <w:rPr>
                <w:b/>
                <w:bCs/>
                <w:noProof/>
              </w:rPr>
              <w:t>Error! Hyperlink reference not valid.</w:t>
            </w:r>
          </w:ins>
          <w:del w:id="336" w:author="Marcos, Nathan" w:date="2020-11-09T10:27:00Z">
            <w:r w:rsidR="00B1147C" w:rsidRPr="00EB21FD" w:rsidDel="0066774C">
              <w:rPr>
                <w:rStyle w:val="Hyperlink"/>
                <w:noProof/>
              </w:rPr>
              <w:delText>2.1</w:delText>
            </w:r>
            <w:r w:rsidR="00B1147C" w:rsidDel="0066774C">
              <w:rPr>
                <w:rFonts w:eastAsiaTheme="minorEastAsia"/>
                <w:noProof/>
              </w:rPr>
              <w:tab/>
            </w:r>
          </w:del>
          <w:del w:id="337" w:author="Marcos, Nathan" w:date="2020-11-09T00:09:00Z">
            <w:r w:rsidR="00B1147C" w:rsidRPr="00EB21FD" w:rsidDel="00AE0CA7">
              <w:rPr>
                <w:rStyle w:val="Hyperlink"/>
                <w:noProof/>
              </w:rPr>
              <w:delText>&lt;Scenario 1 Title&gt;</w:delText>
            </w:r>
          </w:del>
          <w:del w:id="338" w:author="Marcos, Nathan" w:date="2020-11-09T10:27:00Z">
            <w:r w:rsidR="00B1147C" w:rsidDel="0066774C">
              <w:rPr>
                <w:noProof/>
                <w:webHidden/>
              </w:rPr>
              <w:tab/>
            </w:r>
            <w:r w:rsidR="00B1147C" w:rsidDel="0066774C">
              <w:rPr>
                <w:noProof/>
                <w:webHidden/>
              </w:rPr>
              <w:fldChar w:fldCharType="begin"/>
            </w:r>
            <w:r w:rsidR="00B1147C" w:rsidDel="0066774C">
              <w:rPr>
                <w:noProof/>
                <w:webHidden/>
              </w:rPr>
              <w:delInstrText xml:space="preserve"> PAGEREF _Toc50206426 \h </w:delInstrText>
            </w:r>
            <w:r w:rsidR="00B1147C" w:rsidDel="0066774C">
              <w:rPr>
                <w:noProof/>
                <w:webHidden/>
              </w:rPr>
            </w:r>
            <w:r w:rsidR="00B1147C" w:rsidDel="0066774C">
              <w:rPr>
                <w:noProof/>
                <w:webHidden/>
              </w:rPr>
              <w:fldChar w:fldCharType="separate"/>
            </w:r>
            <w:r w:rsidR="00B1147C" w:rsidDel="0066774C">
              <w:rPr>
                <w:noProof/>
                <w:webHidden/>
              </w:rPr>
              <w:delText>3</w:delText>
            </w:r>
            <w:r w:rsidR="00B1147C" w:rsidDel="0066774C">
              <w:rPr>
                <w:noProof/>
                <w:webHidden/>
              </w:rPr>
              <w:fldChar w:fldCharType="end"/>
            </w:r>
            <w:r w:rsidDel="0066774C">
              <w:rPr>
                <w:noProof/>
              </w:rPr>
              <w:fldChar w:fldCharType="end"/>
            </w:r>
          </w:del>
        </w:p>
        <w:p w14:paraId="16B80688" w14:textId="0B5D674D" w:rsidR="00B1147C" w:rsidDel="0066774C" w:rsidRDefault="00285664">
          <w:pPr>
            <w:pStyle w:val="TOC3"/>
            <w:rPr>
              <w:del w:id="339" w:author="Marcos, Nathan" w:date="2020-11-09T10:27:00Z"/>
              <w:rFonts w:eastAsiaTheme="minorEastAsia"/>
              <w:noProof/>
            </w:rPr>
          </w:pPr>
          <w:del w:id="340" w:author="Marcos, Nathan" w:date="2020-11-09T10:27:00Z">
            <w:r w:rsidDel="0066774C">
              <w:rPr>
                <w:noProof/>
              </w:rPr>
              <w:fldChar w:fldCharType="begin"/>
            </w:r>
            <w:r w:rsidDel="0066774C">
              <w:rPr>
                <w:noProof/>
              </w:rPr>
              <w:delInstrText xml:space="preserve"> HYPERLINK \l "_Toc50206427" </w:delInstrText>
            </w:r>
            <w:r w:rsidDel="0066774C">
              <w:rPr>
                <w:noProof/>
              </w:rPr>
              <w:fldChar w:fldCharType="separate"/>
            </w:r>
          </w:del>
          <w:ins w:id="341" w:author="Marcos, Nathan" w:date="2020-11-09T10:27:00Z">
            <w:r w:rsidR="0066774C">
              <w:rPr>
                <w:b/>
                <w:bCs/>
                <w:noProof/>
              </w:rPr>
              <w:t>Error! Hyperlink reference not valid.</w:t>
            </w:r>
          </w:ins>
          <w:del w:id="342" w:author="Marcos, Nathan" w:date="2020-11-09T10:27:00Z">
            <w:r w:rsidR="00B1147C" w:rsidRPr="00EB21FD" w:rsidDel="0066774C">
              <w:rPr>
                <w:rStyle w:val="Hyperlink"/>
                <w:noProof/>
              </w:rPr>
              <w:delText>2.1.1</w:delText>
            </w:r>
            <w:r w:rsidR="00B1147C" w:rsidDel="0066774C">
              <w:rPr>
                <w:rFonts w:eastAsiaTheme="minorEastAsia"/>
                <w:noProof/>
              </w:rPr>
              <w:tab/>
            </w:r>
            <w:r w:rsidR="00B1147C" w:rsidRPr="00EB21FD" w:rsidDel="0066774C">
              <w:rPr>
                <w:rStyle w:val="Hyperlink"/>
                <w:noProof/>
              </w:rPr>
              <w:delText>Scenario Description</w:delText>
            </w:r>
            <w:r w:rsidR="00B1147C" w:rsidDel="0066774C">
              <w:rPr>
                <w:noProof/>
                <w:webHidden/>
              </w:rPr>
              <w:tab/>
            </w:r>
            <w:r w:rsidR="00B1147C" w:rsidDel="0066774C">
              <w:rPr>
                <w:noProof/>
                <w:webHidden/>
              </w:rPr>
              <w:fldChar w:fldCharType="begin"/>
            </w:r>
            <w:r w:rsidR="00B1147C" w:rsidDel="0066774C">
              <w:rPr>
                <w:noProof/>
                <w:webHidden/>
              </w:rPr>
              <w:delInstrText xml:space="preserve"> PAGEREF _Toc50206427 \h </w:delInstrText>
            </w:r>
            <w:r w:rsidR="00B1147C" w:rsidDel="0066774C">
              <w:rPr>
                <w:noProof/>
                <w:webHidden/>
              </w:rPr>
            </w:r>
            <w:r w:rsidR="00B1147C" w:rsidDel="0066774C">
              <w:rPr>
                <w:noProof/>
                <w:webHidden/>
              </w:rPr>
              <w:fldChar w:fldCharType="separate"/>
            </w:r>
            <w:r w:rsidR="00B1147C" w:rsidDel="0066774C">
              <w:rPr>
                <w:noProof/>
                <w:webHidden/>
              </w:rPr>
              <w:delText>3</w:delText>
            </w:r>
            <w:r w:rsidR="00B1147C" w:rsidDel="0066774C">
              <w:rPr>
                <w:noProof/>
                <w:webHidden/>
              </w:rPr>
              <w:fldChar w:fldCharType="end"/>
            </w:r>
            <w:r w:rsidDel="0066774C">
              <w:rPr>
                <w:noProof/>
              </w:rPr>
              <w:fldChar w:fldCharType="end"/>
            </w:r>
          </w:del>
        </w:p>
        <w:p w14:paraId="2CDF3D0A" w14:textId="4507E4B6" w:rsidR="00B1147C" w:rsidDel="0066774C" w:rsidRDefault="00285664">
          <w:pPr>
            <w:pStyle w:val="TOC3"/>
            <w:rPr>
              <w:del w:id="343" w:author="Marcos, Nathan" w:date="2020-11-09T10:27:00Z"/>
              <w:rFonts w:eastAsiaTheme="minorEastAsia"/>
              <w:noProof/>
            </w:rPr>
          </w:pPr>
          <w:del w:id="344" w:author="Marcos, Nathan" w:date="2020-11-09T10:27:00Z">
            <w:r w:rsidDel="0066774C">
              <w:rPr>
                <w:noProof/>
              </w:rPr>
              <w:fldChar w:fldCharType="begin"/>
            </w:r>
            <w:r w:rsidDel="0066774C">
              <w:rPr>
                <w:noProof/>
              </w:rPr>
              <w:delInstrText xml:space="preserve"> HYPERLINK \l "_Toc50206428" </w:delInstrText>
            </w:r>
            <w:r w:rsidDel="0066774C">
              <w:rPr>
                <w:noProof/>
              </w:rPr>
              <w:fldChar w:fldCharType="separate"/>
            </w:r>
          </w:del>
          <w:ins w:id="345" w:author="Marcos, Nathan" w:date="2020-11-09T10:27:00Z">
            <w:r w:rsidR="0066774C">
              <w:rPr>
                <w:b/>
                <w:bCs/>
                <w:noProof/>
              </w:rPr>
              <w:t>Error! Hyperlink reference not valid.</w:t>
            </w:r>
          </w:ins>
          <w:del w:id="346" w:author="Marcos, Nathan" w:date="2020-11-09T10:27:00Z">
            <w:r w:rsidR="00B1147C" w:rsidRPr="00EB21FD" w:rsidDel="0066774C">
              <w:rPr>
                <w:rStyle w:val="Hyperlink"/>
                <w:noProof/>
              </w:rPr>
              <w:delText>2.1.2</w:delText>
            </w:r>
            <w:r w:rsidR="00B1147C" w:rsidDel="0066774C">
              <w:rPr>
                <w:rFonts w:eastAsiaTheme="minorEastAsia"/>
                <w:noProof/>
              </w:rPr>
              <w:tab/>
            </w:r>
            <w:r w:rsidR="00B1147C" w:rsidRPr="00EB21FD" w:rsidDel="0066774C">
              <w:rPr>
                <w:rStyle w:val="Hyperlink"/>
                <w:noProof/>
              </w:rPr>
              <w:delText>System Sequence Diagram</w:delText>
            </w:r>
            <w:r w:rsidR="00B1147C" w:rsidDel="0066774C">
              <w:rPr>
                <w:noProof/>
                <w:webHidden/>
              </w:rPr>
              <w:tab/>
            </w:r>
            <w:r w:rsidR="00B1147C" w:rsidDel="0066774C">
              <w:rPr>
                <w:noProof/>
                <w:webHidden/>
              </w:rPr>
              <w:fldChar w:fldCharType="begin"/>
            </w:r>
            <w:r w:rsidR="00B1147C" w:rsidDel="0066774C">
              <w:rPr>
                <w:noProof/>
                <w:webHidden/>
              </w:rPr>
              <w:delInstrText xml:space="preserve"> PAGEREF _Toc50206428 \h </w:delInstrText>
            </w:r>
            <w:r w:rsidR="00B1147C" w:rsidDel="0066774C">
              <w:rPr>
                <w:noProof/>
                <w:webHidden/>
              </w:rPr>
            </w:r>
            <w:r w:rsidR="00B1147C" w:rsidDel="0066774C">
              <w:rPr>
                <w:noProof/>
                <w:webHidden/>
              </w:rPr>
              <w:fldChar w:fldCharType="separate"/>
            </w:r>
            <w:r w:rsidR="00B1147C" w:rsidDel="0066774C">
              <w:rPr>
                <w:noProof/>
                <w:webHidden/>
              </w:rPr>
              <w:delText>3</w:delText>
            </w:r>
            <w:r w:rsidR="00B1147C" w:rsidDel="0066774C">
              <w:rPr>
                <w:noProof/>
                <w:webHidden/>
              </w:rPr>
              <w:fldChar w:fldCharType="end"/>
            </w:r>
            <w:r w:rsidDel="0066774C">
              <w:rPr>
                <w:noProof/>
              </w:rPr>
              <w:fldChar w:fldCharType="end"/>
            </w:r>
          </w:del>
        </w:p>
        <w:p w14:paraId="0B3573DD" w14:textId="0DF665EC" w:rsidR="00B1147C" w:rsidDel="0066774C" w:rsidRDefault="00381AEC">
          <w:pPr>
            <w:pStyle w:val="TOC2"/>
            <w:rPr>
              <w:del w:id="347" w:author="Marcos, Nathan" w:date="2020-11-09T10:27:00Z"/>
              <w:rFonts w:eastAsiaTheme="minorEastAsia"/>
              <w:noProof/>
            </w:rPr>
          </w:pPr>
          <w:del w:id="348" w:author="Marcos, Nathan" w:date="2020-11-09T10:27:00Z">
            <w:r w:rsidDel="0066774C">
              <w:rPr>
                <w:noProof/>
              </w:rPr>
              <w:fldChar w:fldCharType="begin"/>
            </w:r>
            <w:r w:rsidDel="0066774C">
              <w:rPr>
                <w:noProof/>
              </w:rPr>
              <w:delInstrText xml:space="preserve"> HYPERLINK \l "_Toc50206429" </w:delInstrText>
            </w:r>
            <w:r w:rsidDel="0066774C">
              <w:rPr>
                <w:noProof/>
              </w:rPr>
              <w:fldChar w:fldCharType="separate"/>
            </w:r>
          </w:del>
          <w:ins w:id="349" w:author="Marcos, Nathan" w:date="2020-11-09T10:27:00Z">
            <w:r w:rsidR="0066774C">
              <w:rPr>
                <w:b/>
                <w:bCs/>
                <w:noProof/>
              </w:rPr>
              <w:t>Error! Hyperlink reference not valid.</w:t>
            </w:r>
          </w:ins>
          <w:del w:id="350" w:author="Marcos, Nathan" w:date="2020-11-09T10:27:00Z">
            <w:r w:rsidR="00B1147C" w:rsidRPr="00EB21FD" w:rsidDel="0066774C">
              <w:rPr>
                <w:rStyle w:val="Hyperlink"/>
                <w:noProof/>
              </w:rPr>
              <w:delText>2.2</w:delText>
            </w:r>
            <w:r w:rsidR="00B1147C" w:rsidDel="0066774C">
              <w:rPr>
                <w:rFonts w:eastAsiaTheme="minorEastAsia"/>
                <w:noProof/>
              </w:rPr>
              <w:tab/>
            </w:r>
          </w:del>
          <w:del w:id="351" w:author="Marcos, Nathan" w:date="2020-11-09T00:09:00Z">
            <w:r w:rsidR="00B1147C" w:rsidRPr="00EB21FD" w:rsidDel="00AE0CA7">
              <w:rPr>
                <w:rStyle w:val="Hyperlink"/>
                <w:noProof/>
              </w:rPr>
              <w:delText>&lt;Scenario 2 Title&gt;</w:delText>
            </w:r>
          </w:del>
          <w:del w:id="352" w:author="Marcos, Nathan" w:date="2020-11-09T10:27:00Z">
            <w:r w:rsidR="00B1147C" w:rsidDel="0066774C">
              <w:rPr>
                <w:noProof/>
                <w:webHidden/>
              </w:rPr>
              <w:tab/>
            </w:r>
            <w:r w:rsidR="00B1147C" w:rsidDel="0066774C">
              <w:rPr>
                <w:noProof/>
                <w:webHidden/>
              </w:rPr>
              <w:fldChar w:fldCharType="begin"/>
            </w:r>
            <w:r w:rsidR="00B1147C" w:rsidDel="0066774C">
              <w:rPr>
                <w:noProof/>
                <w:webHidden/>
              </w:rPr>
              <w:delInstrText xml:space="preserve"> PAGEREF _Toc50206429 \h </w:delInstrText>
            </w:r>
            <w:r w:rsidR="00B1147C" w:rsidDel="0066774C">
              <w:rPr>
                <w:noProof/>
                <w:webHidden/>
              </w:rPr>
            </w:r>
            <w:r w:rsidR="00B1147C" w:rsidDel="0066774C">
              <w:rPr>
                <w:noProof/>
                <w:webHidden/>
              </w:rPr>
              <w:fldChar w:fldCharType="separate"/>
            </w:r>
            <w:r w:rsidR="00B1147C" w:rsidDel="0066774C">
              <w:rPr>
                <w:noProof/>
                <w:webHidden/>
              </w:rPr>
              <w:delText>4</w:delText>
            </w:r>
            <w:r w:rsidR="00B1147C" w:rsidDel="0066774C">
              <w:rPr>
                <w:noProof/>
                <w:webHidden/>
              </w:rPr>
              <w:fldChar w:fldCharType="end"/>
            </w:r>
            <w:r w:rsidDel="0066774C">
              <w:rPr>
                <w:noProof/>
              </w:rPr>
              <w:fldChar w:fldCharType="end"/>
            </w:r>
          </w:del>
        </w:p>
        <w:p w14:paraId="1CAAA6DA" w14:textId="5AC38482" w:rsidR="00B1147C" w:rsidDel="0066774C" w:rsidRDefault="00285664">
          <w:pPr>
            <w:pStyle w:val="TOC3"/>
            <w:rPr>
              <w:del w:id="353" w:author="Marcos, Nathan" w:date="2020-11-09T10:27:00Z"/>
              <w:rFonts w:eastAsiaTheme="minorEastAsia"/>
              <w:noProof/>
            </w:rPr>
          </w:pPr>
          <w:del w:id="354" w:author="Marcos, Nathan" w:date="2020-11-09T10:27:00Z">
            <w:r w:rsidDel="0066774C">
              <w:rPr>
                <w:noProof/>
              </w:rPr>
              <w:fldChar w:fldCharType="begin"/>
            </w:r>
            <w:r w:rsidDel="0066774C">
              <w:rPr>
                <w:noProof/>
              </w:rPr>
              <w:delInstrText xml:space="preserve"> HYPERLINK \l "_Toc50206430" </w:delInstrText>
            </w:r>
            <w:r w:rsidDel="0066774C">
              <w:rPr>
                <w:noProof/>
              </w:rPr>
              <w:fldChar w:fldCharType="separate"/>
            </w:r>
          </w:del>
          <w:ins w:id="355" w:author="Marcos, Nathan" w:date="2020-11-09T10:27:00Z">
            <w:r w:rsidR="0066774C">
              <w:rPr>
                <w:b/>
                <w:bCs/>
                <w:noProof/>
              </w:rPr>
              <w:t>Error! Hyperlink reference not valid.</w:t>
            </w:r>
          </w:ins>
          <w:del w:id="356" w:author="Marcos, Nathan" w:date="2020-11-09T10:27:00Z">
            <w:r w:rsidR="00B1147C" w:rsidRPr="00EB21FD" w:rsidDel="0066774C">
              <w:rPr>
                <w:rStyle w:val="Hyperlink"/>
                <w:noProof/>
              </w:rPr>
              <w:delText>2.2.1</w:delText>
            </w:r>
            <w:r w:rsidR="00B1147C" w:rsidDel="0066774C">
              <w:rPr>
                <w:rFonts w:eastAsiaTheme="minorEastAsia"/>
                <w:noProof/>
              </w:rPr>
              <w:tab/>
            </w:r>
            <w:r w:rsidR="00B1147C" w:rsidRPr="00EB21FD" w:rsidDel="0066774C">
              <w:rPr>
                <w:rStyle w:val="Hyperlink"/>
                <w:noProof/>
              </w:rPr>
              <w:delText>Scenario Description</w:delText>
            </w:r>
            <w:r w:rsidR="00B1147C" w:rsidDel="0066774C">
              <w:rPr>
                <w:noProof/>
                <w:webHidden/>
              </w:rPr>
              <w:tab/>
            </w:r>
            <w:r w:rsidR="00B1147C" w:rsidDel="0066774C">
              <w:rPr>
                <w:noProof/>
                <w:webHidden/>
              </w:rPr>
              <w:fldChar w:fldCharType="begin"/>
            </w:r>
            <w:r w:rsidR="00B1147C" w:rsidDel="0066774C">
              <w:rPr>
                <w:noProof/>
                <w:webHidden/>
              </w:rPr>
              <w:delInstrText xml:space="preserve"> PAGEREF _Toc50206430 \h </w:delInstrText>
            </w:r>
            <w:r w:rsidR="00B1147C" w:rsidDel="0066774C">
              <w:rPr>
                <w:noProof/>
                <w:webHidden/>
              </w:rPr>
            </w:r>
            <w:r w:rsidR="00B1147C" w:rsidDel="0066774C">
              <w:rPr>
                <w:noProof/>
                <w:webHidden/>
              </w:rPr>
              <w:fldChar w:fldCharType="separate"/>
            </w:r>
            <w:r w:rsidR="00B1147C" w:rsidDel="0066774C">
              <w:rPr>
                <w:noProof/>
                <w:webHidden/>
              </w:rPr>
              <w:delText>4</w:delText>
            </w:r>
            <w:r w:rsidR="00B1147C" w:rsidDel="0066774C">
              <w:rPr>
                <w:noProof/>
                <w:webHidden/>
              </w:rPr>
              <w:fldChar w:fldCharType="end"/>
            </w:r>
            <w:r w:rsidDel="0066774C">
              <w:rPr>
                <w:noProof/>
              </w:rPr>
              <w:fldChar w:fldCharType="end"/>
            </w:r>
          </w:del>
        </w:p>
        <w:p w14:paraId="59CFAA32" w14:textId="5CCFC6E9" w:rsidR="00B1147C" w:rsidDel="0066774C" w:rsidRDefault="00285664">
          <w:pPr>
            <w:pStyle w:val="TOC3"/>
            <w:rPr>
              <w:del w:id="357" w:author="Marcos, Nathan" w:date="2020-11-09T10:27:00Z"/>
              <w:rFonts w:eastAsiaTheme="minorEastAsia"/>
              <w:noProof/>
            </w:rPr>
          </w:pPr>
          <w:del w:id="358" w:author="Marcos, Nathan" w:date="2020-11-09T10:27:00Z">
            <w:r w:rsidDel="0066774C">
              <w:rPr>
                <w:noProof/>
              </w:rPr>
              <w:fldChar w:fldCharType="begin"/>
            </w:r>
            <w:r w:rsidDel="0066774C">
              <w:rPr>
                <w:noProof/>
              </w:rPr>
              <w:delInstrText xml:space="preserve"> HYPERLINK \l "_Toc50206431" </w:delInstrText>
            </w:r>
            <w:r w:rsidDel="0066774C">
              <w:rPr>
                <w:noProof/>
              </w:rPr>
              <w:fldChar w:fldCharType="separate"/>
            </w:r>
          </w:del>
          <w:ins w:id="359" w:author="Marcos, Nathan" w:date="2020-11-09T10:27:00Z">
            <w:r w:rsidR="0066774C">
              <w:rPr>
                <w:b/>
                <w:bCs/>
                <w:noProof/>
              </w:rPr>
              <w:t>Error! Hyperlink reference not valid.</w:t>
            </w:r>
          </w:ins>
          <w:del w:id="360" w:author="Marcos, Nathan" w:date="2020-11-09T10:27:00Z">
            <w:r w:rsidR="00B1147C" w:rsidRPr="00EB21FD" w:rsidDel="0066774C">
              <w:rPr>
                <w:rStyle w:val="Hyperlink"/>
                <w:noProof/>
              </w:rPr>
              <w:delText>2.2.2</w:delText>
            </w:r>
            <w:r w:rsidR="00B1147C" w:rsidDel="0066774C">
              <w:rPr>
                <w:rFonts w:eastAsiaTheme="minorEastAsia"/>
                <w:noProof/>
              </w:rPr>
              <w:tab/>
            </w:r>
            <w:r w:rsidR="00B1147C" w:rsidRPr="00EB21FD" w:rsidDel="0066774C">
              <w:rPr>
                <w:rStyle w:val="Hyperlink"/>
                <w:noProof/>
              </w:rPr>
              <w:delText>System Sequence Diagram</w:delText>
            </w:r>
            <w:r w:rsidR="00B1147C" w:rsidDel="0066774C">
              <w:rPr>
                <w:noProof/>
                <w:webHidden/>
              </w:rPr>
              <w:tab/>
            </w:r>
            <w:r w:rsidR="00B1147C" w:rsidDel="0066774C">
              <w:rPr>
                <w:noProof/>
                <w:webHidden/>
              </w:rPr>
              <w:fldChar w:fldCharType="begin"/>
            </w:r>
            <w:r w:rsidR="00B1147C" w:rsidDel="0066774C">
              <w:rPr>
                <w:noProof/>
                <w:webHidden/>
              </w:rPr>
              <w:delInstrText xml:space="preserve"> PAGEREF _Toc50206431 \h </w:delInstrText>
            </w:r>
            <w:r w:rsidR="00B1147C" w:rsidDel="0066774C">
              <w:rPr>
                <w:noProof/>
                <w:webHidden/>
              </w:rPr>
            </w:r>
            <w:r w:rsidR="00B1147C" w:rsidDel="0066774C">
              <w:rPr>
                <w:noProof/>
                <w:webHidden/>
              </w:rPr>
              <w:fldChar w:fldCharType="separate"/>
            </w:r>
            <w:r w:rsidR="00B1147C" w:rsidDel="0066774C">
              <w:rPr>
                <w:noProof/>
                <w:webHidden/>
              </w:rPr>
              <w:delText>4</w:delText>
            </w:r>
            <w:r w:rsidR="00B1147C" w:rsidDel="0066774C">
              <w:rPr>
                <w:noProof/>
                <w:webHidden/>
              </w:rPr>
              <w:fldChar w:fldCharType="end"/>
            </w:r>
            <w:r w:rsidDel="0066774C">
              <w:rPr>
                <w:noProof/>
              </w:rPr>
              <w:fldChar w:fldCharType="end"/>
            </w:r>
          </w:del>
        </w:p>
        <w:p w14:paraId="1EFE7559" w14:textId="0EC1386D" w:rsidR="00C20764" w:rsidRDefault="000C530D" w:rsidP="00D73986">
          <w:r>
            <w:fldChar w:fldCharType="end"/>
          </w:r>
        </w:p>
      </w:sdtContent>
    </w:sdt>
    <w:p w14:paraId="559FCBAD" w14:textId="77777777" w:rsidR="00FF4070" w:rsidRPr="00656E0B" w:rsidRDefault="00FF4070" w:rsidP="00656E0B">
      <w:pPr>
        <w:spacing w:after="0"/>
        <w:rPr>
          <w:sz w:val="16"/>
          <w:szCs w:val="16"/>
        </w:rPr>
      </w:pPr>
      <w:bookmarkStart w:id="361" w:name="EndOfTOC"/>
    </w:p>
    <w:p w14:paraId="5055C55E" w14:textId="4FCBC54E" w:rsidR="00FF4070" w:rsidRPr="00656E0B" w:rsidRDefault="00FF4070" w:rsidP="00656E0B">
      <w:pPr>
        <w:spacing w:after="0"/>
        <w:rPr>
          <w:sz w:val="16"/>
          <w:szCs w:val="16"/>
        </w:rPr>
        <w:sectPr w:rsidR="00FF4070" w:rsidRPr="00656E0B" w:rsidSect="000246CF">
          <w:headerReference w:type="default" r:id="rId13"/>
          <w:footerReference w:type="default" r:id="rId14"/>
          <w:headerReference w:type="first" r:id="rId15"/>
          <w:type w:val="oddPage"/>
          <w:pgSz w:w="12240" w:h="15840"/>
          <w:pgMar w:top="720" w:right="720" w:bottom="720" w:left="720" w:header="360" w:footer="360" w:gutter="0"/>
          <w:pgNumType w:start="1"/>
          <w:cols w:space="720"/>
          <w:docGrid w:linePitch="360"/>
        </w:sectPr>
      </w:pPr>
    </w:p>
    <w:bookmarkEnd w:id="361"/>
    <w:p w14:paraId="52D8DA31" w14:textId="16C64BC7" w:rsidR="00EA16FE" w:rsidRPr="005C2960" w:rsidRDefault="00EA16FE" w:rsidP="00D73986"/>
    <w:p w14:paraId="5E36283A" w14:textId="1A8A4ECF" w:rsidR="00817FE2" w:rsidRDefault="00817FE2" w:rsidP="00C73210">
      <w:pPr>
        <w:pStyle w:val="Heading1"/>
      </w:pPr>
      <w:bookmarkStart w:id="372" w:name="_Toc55810057"/>
      <w:r>
        <w:t>Use Case Description</w:t>
      </w:r>
      <w:bookmarkEnd w:id="372"/>
    </w:p>
    <w:p w14:paraId="6094E8F3" w14:textId="77777777" w:rsidR="00817FE2" w:rsidRDefault="00817FE2" w:rsidP="00817FE2">
      <w:pPr>
        <w:spacing w:after="0"/>
        <w:rPr>
          <w:highlight w:val="yellow"/>
        </w:rPr>
      </w:pPr>
      <w:del w:id="373" w:author="Nathan" w:date="2020-09-22T15:49:00Z">
        <w:r w:rsidRPr="00AA538F" w:rsidDel="0048600B">
          <w:rPr>
            <w:highlight w:val="yellow"/>
          </w:rPr>
          <w:delText xml:space="preserve">NOTE TO STUDENTS:  </w:delText>
        </w:r>
      </w:del>
    </w:p>
    <w:p w14:paraId="4BB99B07" w14:textId="52FA0C32" w:rsidR="00817FE2" w:rsidDel="0048600B" w:rsidRDefault="00817FE2" w:rsidP="00817FE2">
      <w:pPr>
        <w:pStyle w:val="ListParagraph"/>
        <w:numPr>
          <w:ilvl w:val="0"/>
          <w:numId w:val="5"/>
        </w:numPr>
        <w:rPr>
          <w:del w:id="374" w:author="Nathan" w:date="2020-09-22T15:49:00Z"/>
        </w:rPr>
      </w:pPr>
      <w:del w:id="375" w:author="Nathan" w:date="2020-09-22T15:49:00Z">
        <w:r w:rsidRPr="00B1147C" w:rsidDel="0048600B">
          <w:rPr>
            <w:highlight w:val="yellow"/>
          </w:rPr>
          <w:delText xml:space="preserve">See Larman </w:delText>
        </w:r>
        <w:r w:rsidR="008B526A" w:rsidDel="0048600B">
          <w:rPr>
            <w:highlight w:val="yellow"/>
          </w:rPr>
          <w:delText>Chapter 6</w:delText>
        </w:r>
        <w:r w:rsidR="00C171B0" w:rsidDel="0048600B">
          <w:rPr>
            <w:highlight w:val="yellow"/>
          </w:rPr>
          <w:delText xml:space="preserve"> in entirety</w:delText>
        </w:r>
        <w:r w:rsidR="008B526A" w:rsidDel="0048600B">
          <w:rPr>
            <w:highlight w:val="yellow"/>
          </w:rPr>
          <w:delText xml:space="preserve">, especially </w:delText>
        </w:r>
        <w:r w:rsidRPr="00B1147C" w:rsidDel="0048600B">
          <w:rPr>
            <w:rFonts w:cstheme="minorHAnsi"/>
            <w:highlight w:val="yellow"/>
          </w:rPr>
          <w:delText>§</w:delText>
        </w:r>
        <w:r w:rsidRPr="00B1147C" w:rsidDel="0048600B">
          <w:rPr>
            <w:highlight w:val="yellow"/>
          </w:rPr>
          <w:delText>6</w:delText>
        </w:r>
        <w:r w:rsidR="00B1147C" w:rsidRPr="00B1147C" w:rsidDel="0048600B">
          <w:rPr>
            <w:highlight w:val="yellow"/>
          </w:rPr>
          <w:delText xml:space="preserve">.7 Notation, </w:delText>
        </w:r>
        <w:r w:rsidR="00B1147C" w:rsidRPr="00B1147C" w:rsidDel="0048600B">
          <w:rPr>
            <w:rFonts w:cstheme="minorHAnsi"/>
            <w:highlight w:val="yellow"/>
          </w:rPr>
          <w:delText>§</w:delText>
        </w:r>
        <w:r w:rsidR="00B1147C" w:rsidRPr="00B1147C" w:rsidDel="0048600B">
          <w:rPr>
            <w:highlight w:val="yellow"/>
          </w:rPr>
          <w:delText>6.8 Fully Dressed Style</w:delText>
        </w:r>
        <w:bookmarkStart w:id="376" w:name="_Toc55810058"/>
        <w:bookmarkEnd w:id="376"/>
      </w:del>
    </w:p>
    <w:p w14:paraId="2DD2E62A" w14:textId="6AC111DC" w:rsidR="00BF54F6" w:rsidRPr="00866B44" w:rsidDel="0048600B" w:rsidRDefault="00BF54F6" w:rsidP="00817FE2">
      <w:pPr>
        <w:pStyle w:val="ListParagraph"/>
        <w:numPr>
          <w:ilvl w:val="0"/>
          <w:numId w:val="5"/>
        </w:numPr>
        <w:rPr>
          <w:del w:id="377" w:author="Nathan" w:date="2020-09-22T15:49:00Z"/>
        </w:rPr>
      </w:pPr>
      <w:del w:id="378" w:author="Nathan" w:date="2020-09-22T15:49:00Z">
        <w:r w:rsidRPr="00BF54F6" w:rsidDel="0048600B">
          <w:rPr>
            <w:highlight w:val="yellow"/>
          </w:rPr>
          <w:delText>Yes, this Use-Case must appear in your Brief Use-Case document and in the Use-Case Diagram within that document.</w:delText>
        </w:r>
        <w:bookmarkStart w:id="379" w:name="_Toc55810059"/>
        <w:bookmarkEnd w:id="379"/>
      </w:del>
    </w:p>
    <w:p w14:paraId="2A7D32D6" w14:textId="1EF8D256" w:rsidR="00817FE2" w:rsidDel="0048600B" w:rsidRDefault="00817FE2" w:rsidP="00817FE2">
      <w:pPr>
        <w:pStyle w:val="ListParagraph"/>
        <w:numPr>
          <w:ilvl w:val="0"/>
          <w:numId w:val="5"/>
        </w:numPr>
        <w:rPr>
          <w:del w:id="380" w:author="Nathan" w:date="2020-09-22T15:49:00Z"/>
        </w:rPr>
      </w:pPr>
      <w:del w:id="381" w:author="Nathan" w:date="2020-09-22T15:49:00Z">
        <w:r w:rsidDel="0048600B">
          <w:rPr>
            <w:highlight w:val="yellow"/>
          </w:rPr>
          <w:delText>D</w:delText>
        </w:r>
        <w:r w:rsidRPr="00866B44" w:rsidDel="0048600B">
          <w:rPr>
            <w:highlight w:val="yellow"/>
          </w:rPr>
          <w:delText xml:space="preserve">elete this </w:delText>
        </w:r>
        <w:r w:rsidDel="0048600B">
          <w:rPr>
            <w:highlight w:val="yellow"/>
          </w:rPr>
          <w:delText xml:space="preserve">NOTE </w:delText>
        </w:r>
        <w:r w:rsidRPr="00866B44" w:rsidDel="0048600B">
          <w:rPr>
            <w:highlight w:val="yellow"/>
          </w:rPr>
          <w:delText>before you deliver</w:delText>
        </w:r>
        <w:bookmarkStart w:id="382" w:name="_Toc55810060"/>
        <w:bookmarkEnd w:id="382"/>
      </w:del>
    </w:p>
    <w:p w14:paraId="629F22B6" w14:textId="502014EF" w:rsidR="00BA74EE" w:rsidRDefault="00BA74EE" w:rsidP="00BA74EE">
      <w:pPr>
        <w:pStyle w:val="Heading2"/>
      </w:pPr>
      <w:bookmarkStart w:id="383" w:name="_Toc55810061"/>
      <w:r w:rsidRPr="00BA74EE">
        <w:t>Use Case Title</w:t>
      </w:r>
      <w:bookmarkEnd w:id="383"/>
    </w:p>
    <w:p w14:paraId="79CFE718" w14:textId="1E05C633" w:rsidR="00BA74EE" w:rsidRDefault="00963DBF" w:rsidP="00BA74EE">
      <w:pPr>
        <w:pStyle w:val="NormalL2"/>
      </w:pPr>
      <w:ins w:id="384" w:author="Nathan" w:date="2020-09-23T15:04:00Z">
        <w:del w:id="385" w:author="Marcos, Nathan" w:date="2020-12-06T12:29:00Z">
          <w:r w:rsidDel="002A357F">
            <w:delText>View Hotel Advertisement</w:delText>
          </w:r>
        </w:del>
      </w:ins>
      <w:del w:id="386" w:author="Marcos, Nathan" w:date="2020-12-06T12:29:00Z">
        <w:r w:rsidR="00BA74EE" w:rsidDel="002A357F">
          <w:delText>&lt;UC Title here&gt;</w:delText>
        </w:r>
      </w:del>
      <w:ins w:id="387" w:author="Marcos, Nathan" w:date="2020-12-06T12:29:00Z">
        <w:r w:rsidR="002A357F">
          <w:t>Receive Hotel Recommendation</w:t>
        </w:r>
      </w:ins>
    </w:p>
    <w:p w14:paraId="7EB88106" w14:textId="0773B877" w:rsidR="00BA74EE" w:rsidRDefault="00BA74EE" w:rsidP="00BA74EE">
      <w:pPr>
        <w:pStyle w:val="Heading2"/>
      </w:pPr>
      <w:bookmarkStart w:id="388" w:name="_Toc55810062"/>
      <w:r w:rsidRPr="00BA74EE">
        <w:t>Scope</w:t>
      </w:r>
      <w:bookmarkEnd w:id="388"/>
    </w:p>
    <w:p w14:paraId="7D787010" w14:textId="7628D0C8" w:rsidR="00BA74EE" w:rsidRDefault="003B5D48" w:rsidP="00BA74EE">
      <w:pPr>
        <w:pStyle w:val="NormalL2"/>
      </w:pPr>
      <w:ins w:id="389" w:author="Nathan" w:date="2020-09-21T18:57:00Z">
        <w:r>
          <w:t>Tuffy Flights</w:t>
        </w:r>
      </w:ins>
      <w:del w:id="390" w:author="Nathan" w:date="2020-09-21T18:57:00Z">
        <w:r w:rsidR="00BA74EE" w:rsidDel="003B5D48">
          <w:delText>…</w:delText>
        </w:r>
      </w:del>
    </w:p>
    <w:p w14:paraId="2D5BD775" w14:textId="3F6E53BC" w:rsidR="006F7219" w:rsidRDefault="006F7219" w:rsidP="00BA74EE">
      <w:pPr>
        <w:pStyle w:val="Heading2"/>
      </w:pPr>
      <w:bookmarkStart w:id="391" w:name="_Toc55810063"/>
      <w:r>
        <w:t>Category</w:t>
      </w:r>
      <w:bookmarkEnd w:id="391"/>
    </w:p>
    <w:p w14:paraId="068F2BA4" w14:textId="2EAC1CA0" w:rsidR="006F7219" w:rsidRDefault="006F7219" w:rsidP="006F7219">
      <w:pPr>
        <w:pStyle w:val="NormalL2"/>
      </w:pPr>
      <w:del w:id="392" w:author="Nathan" w:date="2020-09-21T18:54:00Z">
        <w:r w:rsidDel="003B5D48">
          <w:delText xml:space="preserve">&lt; Pick one:   Architecturally Significant | </w:delText>
        </w:r>
      </w:del>
      <w:r>
        <w:t>Highest Business Value</w:t>
      </w:r>
      <w:del w:id="393" w:author="Nathan" w:date="2020-09-21T18:54:00Z">
        <w:r w:rsidDel="003B5D48">
          <w:delText xml:space="preserve"> | Greatest Risk&gt;</w:delText>
        </w:r>
      </w:del>
    </w:p>
    <w:p w14:paraId="47839D45" w14:textId="5F6DE5DF" w:rsidR="006F7219" w:rsidRDefault="006F7219" w:rsidP="006F7219">
      <w:pPr>
        <w:pStyle w:val="Heading3"/>
      </w:pPr>
      <w:bookmarkStart w:id="394" w:name="_Toc55810064"/>
      <w:r>
        <w:t>Risks addressed</w:t>
      </w:r>
      <w:bookmarkEnd w:id="394"/>
    </w:p>
    <w:p w14:paraId="16188E94" w14:textId="1B059694" w:rsidR="006F7219" w:rsidRPr="006F7219" w:rsidRDefault="00051F1D" w:rsidP="006F7219">
      <w:pPr>
        <w:pStyle w:val="NormalL2"/>
        <w:numPr>
          <w:ilvl w:val="0"/>
          <w:numId w:val="10"/>
        </w:numPr>
        <w:ind w:left="1080"/>
      </w:pPr>
      <w:ins w:id="395" w:author="Nathan" w:date="2020-09-27T23:10:00Z">
        <w:r>
          <w:t>System failure</w:t>
        </w:r>
      </w:ins>
      <w:del w:id="396" w:author="Nathan" w:date="2020-09-27T23:10:00Z">
        <w:r w:rsidR="006F7219" w:rsidDel="00051F1D">
          <w:delText>&lt;reference to Risk Registry ID and Title&gt;</w:delText>
        </w:r>
      </w:del>
    </w:p>
    <w:p w14:paraId="709C4879" w14:textId="4EBC6AD9" w:rsidR="00BA74EE" w:rsidRDefault="00BA74EE" w:rsidP="00BA74EE">
      <w:pPr>
        <w:pStyle w:val="Heading2"/>
      </w:pPr>
      <w:bookmarkStart w:id="397" w:name="_Toc55810065"/>
      <w:r w:rsidRPr="00BA74EE">
        <w:t>Level</w:t>
      </w:r>
      <w:bookmarkEnd w:id="397"/>
    </w:p>
    <w:p w14:paraId="32BB4C66" w14:textId="77910F6E" w:rsidR="00AB11A4" w:rsidRPr="00AB11A4" w:rsidRDefault="00AE57CC" w:rsidP="00AB11A4">
      <w:pPr>
        <w:pStyle w:val="NormalL2"/>
      </w:pPr>
      <w:ins w:id="398" w:author="Nathan" w:date="2020-09-21T19:02:00Z">
        <w:r>
          <w:t xml:space="preserve">User </w:t>
        </w:r>
      </w:ins>
      <w:ins w:id="399" w:author="Nathan" w:date="2020-09-21T19:04:00Z">
        <w:r w:rsidR="00BC65F6">
          <w:t>g</w:t>
        </w:r>
      </w:ins>
      <w:ins w:id="400" w:author="Nathan" w:date="2020-09-21T19:02:00Z">
        <w:r>
          <w:t>oal</w:t>
        </w:r>
      </w:ins>
      <w:del w:id="401" w:author="Nathan" w:date="2020-09-21T19:02:00Z">
        <w:r w:rsidR="00AB11A4" w:rsidDel="00AE57CC">
          <w:delText>…</w:delText>
        </w:r>
      </w:del>
    </w:p>
    <w:p w14:paraId="6D305D54" w14:textId="7AF3A8B6" w:rsidR="00BA74EE" w:rsidRDefault="00BA74EE" w:rsidP="00BA74EE">
      <w:pPr>
        <w:pStyle w:val="Heading2"/>
      </w:pPr>
      <w:bookmarkStart w:id="402" w:name="_Toc55810066"/>
      <w:r w:rsidRPr="00BA74EE">
        <w:t>Primary Actor(s)</w:t>
      </w:r>
      <w:bookmarkEnd w:id="402"/>
    </w:p>
    <w:p w14:paraId="42CBFB35" w14:textId="2F5C2EF7" w:rsidR="00BA74EE" w:rsidRDefault="00BC65F6" w:rsidP="00BA74EE">
      <w:pPr>
        <w:pStyle w:val="NormalL2"/>
        <w:numPr>
          <w:ilvl w:val="0"/>
          <w:numId w:val="1"/>
        </w:numPr>
        <w:ind w:left="900" w:hanging="180"/>
        <w:rPr>
          <w:ins w:id="403" w:author="Nathan" w:date="2020-09-21T19:53:00Z"/>
        </w:rPr>
      </w:pPr>
      <w:ins w:id="404" w:author="Nathan" w:date="2020-09-21T19:02:00Z">
        <w:r>
          <w:t>Custo</w:t>
        </w:r>
      </w:ins>
      <w:ins w:id="405" w:author="Nathan" w:date="2020-09-21T19:53:00Z">
        <w:r w:rsidR="006A5586">
          <w:t>mer</w:t>
        </w:r>
      </w:ins>
      <w:del w:id="406" w:author="Nathan" w:date="2020-09-21T19:02:00Z">
        <w:r w:rsidR="00BA74EE" w:rsidDel="00BC65F6">
          <w:delText>…</w:delText>
        </w:r>
      </w:del>
    </w:p>
    <w:p w14:paraId="7E8280D5" w14:textId="2DB1876A" w:rsidR="006A5586" w:rsidDel="006A5586" w:rsidRDefault="006A5586" w:rsidP="00BA74EE">
      <w:pPr>
        <w:pStyle w:val="NormalL2"/>
        <w:numPr>
          <w:ilvl w:val="0"/>
          <w:numId w:val="1"/>
        </w:numPr>
        <w:ind w:left="900" w:hanging="180"/>
        <w:rPr>
          <w:del w:id="407" w:author="Nathan" w:date="2020-09-21T19:53:00Z"/>
        </w:rPr>
      </w:pPr>
      <w:bookmarkStart w:id="408" w:name="_Toc55810067"/>
      <w:bookmarkEnd w:id="408"/>
    </w:p>
    <w:p w14:paraId="135A1937" w14:textId="3B7C46C0" w:rsidR="00BA74EE" w:rsidRDefault="00BA74EE" w:rsidP="00BA74EE">
      <w:pPr>
        <w:pStyle w:val="Heading2"/>
      </w:pPr>
      <w:bookmarkStart w:id="409" w:name="_Toc55810068"/>
      <w:r w:rsidRPr="00BA74EE">
        <w:t>Stakeholders and Interests:</w:t>
      </w:r>
      <w:bookmarkEnd w:id="409"/>
    </w:p>
    <w:p w14:paraId="50BAF5BA" w14:textId="77777777" w:rsidR="002D4BD4" w:rsidRPr="002D4BD4" w:rsidDel="0048600B" w:rsidRDefault="002D4BD4" w:rsidP="002D4BD4">
      <w:pPr>
        <w:spacing w:after="0"/>
        <w:rPr>
          <w:del w:id="410" w:author="Nathan" w:date="2020-09-22T15:49:00Z"/>
          <w:highlight w:val="yellow"/>
        </w:rPr>
      </w:pPr>
      <w:del w:id="411" w:author="Nathan" w:date="2020-09-22T15:49:00Z">
        <w:r w:rsidRPr="002D4BD4" w:rsidDel="0048600B">
          <w:rPr>
            <w:highlight w:val="yellow"/>
          </w:rPr>
          <w:delText xml:space="preserve">NOTE TO STUDENTS:  </w:delText>
        </w:r>
      </w:del>
    </w:p>
    <w:p w14:paraId="60B047D6" w14:textId="6FE76082" w:rsidR="002D4BD4" w:rsidRPr="0048600B" w:rsidDel="0048600B" w:rsidRDefault="002D4BD4">
      <w:pPr>
        <w:rPr>
          <w:del w:id="412" w:author="Nathan" w:date="2020-09-22T15:49:00Z"/>
          <w:highlight w:val="yellow"/>
          <w:rPrChange w:id="413" w:author="Nathan" w:date="2020-09-22T15:49:00Z">
            <w:rPr>
              <w:del w:id="414" w:author="Nathan" w:date="2020-09-22T15:49:00Z"/>
              <w:highlight w:val="yellow"/>
            </w:rPr>
          </w:rPrChange>
        </w:rPr>
        <w:pPrChange w:id="415" w:author="Nathan" w:date="2020-09-22T15:49:00Z">
          <w:pPr>
            <w:pStyle w:val="ListParagraph"/>
            <w:numPr>
              <w:numId w:val="11"/>
            </w:numPr>
            <w:ind w:hanging="360"/>
          </w:pPr>
        </w:pPrChange>
      </w:pPr>
      <w:del w:id="416" w:author="Nathan" w:date="2020-09-22T15:49:00Z">
        <w:r w:rsidRPr="00ED5AA0" w:rsidDel="0048600B">
          <w:rPr>
            <w:highlight w:val="yellow"/>
          </w:rPr>
          <w:delText>Cross walk this with your Vision and Business Case document.  All of, and only the stakeholders listed in Vision and Business Case document appear in the following subparagraphs.  There should be a 1-to-1 map</w:delText>
        </w:r>
        <w:r w:rsidRPr="0048600B" w:rsidDel="0048600B">
          <w:rPr>
            <w:highlight w:val="yellow"/>
            <w:rPrChange w:id="417" w:author="Nathan" w:date="2020-09-22T15:49:00Z">
              <w:rPr>
                <w:highlight w:val="yellow"/>
              </w:rPr>
            </w:rPrChange>
          </w:rPr>
          <w:delText>ping</w:delText>
        </w:r>
      </w:del>
    </w:p>
    <w:p w14:paraId="3FCF8C58" w14:textId="77777777" w:rsidR="002D4BD4" w:rsidRPr="0048600B" w:rsidRDefault="002D4BD4">
      <w:pPr>
        <w:spacing w:after="0"/>
        <w:rPr>
          <w:highlight w:val="yellow"/>
          <w:rPrChange w:id="418" w:author="Nathan" w:date="2020-09-22T15:49:00Z">
            <w:rPr>
              <w:highlight w:val="yellow"/>
            </w:rPr>
          </w:rPrChange>
        </w:rPr>
        <w:pPrChange w:id="419" w:author="Nathan" w:date="2020-09-22T15:49:00Z">
          <w:pPr>
            <w:pStyle w:val="ListParagraph"/>
            <w:numPr>
              <w:numId w:val="11"/>
            </w:numPr>
            <w:ind w:hanging="360"/>
          </w:pPr>
        </w:pPrChange>
      </w:pPr>
      <w:del w:id="420" w:author="Nathan" w:date="2020-09-22T15:49:00Z">
        <w:r w:rsidRPr="0048600B" w:rsidDel="0048600B">
          <w:rPr>
            <w:highlight w:val="yellow"/>
            <w:rPrChange w:id="421" w:author="Nathan" w:date="2020-09-22T15:49:00Z">
              <w:rPr>
                <w:highlight w:val="yellow"/>
              </w:rPr>
            </w:rPrChange>
          </w:rPr>
          <w:delText>Delete this NOTE before you deliver</w:delText>
        </w:r>
      </w:del>
    </w:p>
    <w:p w14:paraId="13ED294A" w14:textId="0B7B7F97" w:rsidR="00BA74EE" w:rsidRDefault="00EE5EBB" w:rsidP="00BA74EE">
      <w:pPr>
        <w:pStyle w:val="Heading3"/>
      </w:pPr>
      <w:bookmarkStart w:id="422" w:name="_Toc55810069"/>
      <w:ins w:id="423" w:author="Nathan" w:date="2020-09-23T15:28:00Z">
        <w:r>
          <w:t>Project Team</w:t>
        </w:r>
      </w:ins>
      <w:bookmarkEnd w:id="422"/>
      <w:del w:id="424" w:author="Nathan" w:date="2020-09-21T19:23:00Z">
        <w:r w:rsidR="00BA74EE" w:rsidRPr="00BA74EE" w:rsidDel="003934A2">
          <w:delText>&lt;Stakeholder 1&gt;</w:delText>
        </w:r>
      </w:del>
    </w:p>
    <w:p w14:paraId="62B75ED4" w14:textId="311F699E" w:rsidR="00BA74EE" w:rsidRDefault="00EE5EBB" w:rsidP="00BA74EE">
      <w:pPr>
        <w:pStyle w:val="NormalL2"/>
      </w:pPr>
      <w:ins w:id="425" w:author="Nathan" w:date="2020-09-23T15:28:00Z">
        <w:r>
          <w:t xml:space="preserve">The project team wants to earn commission through the </w:t>
        </w:r>
      </w:ins>
      <w:ins w:id="426" w:author="Nathan" w:date="2020-09-23T15:29:00Z">
        <w:r>
          <w:t>ticket sells and advertisement clicks.</w:t>
        </w:r>
      </w:ins>
      <w:del w:id="427" w:author="Nathan" w:date="2020-09-21T19:31:00Z">
        <w:r w:rsidR="00BA74EE" w:rsidRPr="00817FE2" w:rsidDel="00FB4321">
          <w:delText>&lt;Stake in this use case&gt;</w:delText>
        </w:r>
      </w:del>
    </w:p>
    <w:p w14:paraId="5A27CB32" w14:textId="498CD629" w:rsidR="00BA74EE" w:rsidRDefault="003934A2" w:rsidP="00BA74EE">
      <w:pPr>
        <w:pStyle w:val="Heading3"/>
      </w:pPr>
      <w:bookmarkStart w:id="428" w:name="_Toc55810070"/>
      <w:ins w:id="429" w:author="Nathan" w:date="2020-09-21T19:24:00Z">
        <w:r>
          <w:t>Airline Ticket Commissioner</w:t>
        </w:r>
      </w:ins>
      <w:bookmarkEnd w:id="428"/>
      <w:del w:id="430" w:author="Nathan" w:date="2020-09-21T19:24:00Z">
        <w:r w:rsidR="00BA74EE" w:rsidRPr="00BA74EE" w:rsidDel="003934A2">
          <w:delText xml:space="preserve">&lt;Stakeholder </w:delText>
        </w:r>
        <w:r w:rsidR="00BA74EE" w:rsidDel="003934A2">
          <w:delText>2</w:delText>
        </w:r>
        <w:r w:rsidR="00BA74EE" w:rsidRPr="00BA74EE" w:rsidDel="003934A2">
          <w:delText>&gt;</w:delText>
        </w:r>
      </w:del>
    </w:p>
    <w:p w14:paraId="64305B16" w14:textId="4D7B6A78" w:rsidR="00BA74EE" w:rsidRDefault="00FA2CF4" w:rsidP="00BA74EE">
      <w:pPr>
        <w:pStyle w:val="NormalL2"/>
        <w:rPr>
          <w:ins w:id="431" w:author="Nathan" w:date="2020-09-21T19:27:00Z"/>
        </w:rPr>
      </w:pPr>
      <w:ins w:id="432" w:author="Nathan" w:date="2020-09-23T15:33:00Z">
        <w:r>
          <w:t xml:space="preserve">Wants to satisfy customer interests with a </w:t>
        </w:r>
      </w:ins>
      <w:ins w:id="433" w:author="Nathan" w:date="2020-09-23T15:34:00Z">
        <w:r w:rsidR="00760413">
          <w:t>user-friendly</w:t>
        </w:r>
      </w:ins>
      <w:ins w:id="434" w:author="Nathan" w:date="2020-09-23T15:33:00Z">
        <w:r>
          <w:t xml:space="preserve"> flight booking system to increase ticket sells.</w:t>
        </w:r>
      </w:ins>
      <w:del w:id="435" w:author="Nathan" w:date="2020-09-21T19:33:00Z">
        <w:r w:rsidR="00BA74EE" w:rsidRPr="00817FE2" w:rsidDel="00FB4321">
          <w:delText>&lt;Stake in this use case&gt;</w:delText>
        </w:r>
      </w:del>
    </w:p>
    <w:p w14:paraId="0BCEFCE9" w14:textId="022C21A6" w:rsidR="003934A2" w:rsidRDefault="003934A2" w:rsidP="003934A2">
      <w:pPr>
        <w:pStyle w:val="Heading3"/>
        <w:rPr>
          <w:ins w:id="436" w:author="Nathan" w:date="2020-09-21T19:27:00Z"/>
        </w:rPr>
      </w:pPr>
      <w:bookmarkStart w:id="437" w:name="_Toc55810071"/>
      <w:ins w:id="438" w:author="Nathan" w:date="2020-09-21T19:28:00Z">
        <w:r>
          <w:t xml:space="preserve">Hotel </w:t>
        </w:r>
      </w:ins>
      <w:ins w:id="439" w:author="Nathan" w:date="2020-09-21T20:14:00Z">
        <w:r w:rsidR="00B92628">
          <w:t>Promot</w:t>
        </w:r>
      </w:ins>
      <w:ins w:id="440" w:author="Nathan" w:date="2020-09-21T20:15:00Z">
        <w:r w:rsidR="00B92628">
          <w:t>er</w:t>
        </w:r>
      </w:ins>
      <w:bookmarkEnd w:id="437"/>
    </w:p>
    <w:p w14:paraId="4C00C09B" w14:textId="5858A834" w:rsidR="00427DB9" w:rsidRDefault="000F51F4" w:rsidP="00427DB9">
      <w:pPr>
        <w:pStyle w:val="NormalL2"/>
      </w:pPr>
      <w:ins w:id="441" w:author="Nathan" w:date="2020-09-21T19:46:00Z">
        <w:r>
          <w:t xml:space="preserve">Wants to </w:t>
        </w:r>
      </w:ins>
      <w:ins w:id="442" w:author="Nathan" w:date="2020-09-21T20:19:00Z">
        <w:r w:rsidR="00B92628">
          <w:t>promote</w:t>
        </w:r>
      </w:ins>
      <w:ins w:id="443" w:author="Nathan" w:date="2020-09-21T20:20:00Z">
        <w:r w:rsidR="00B92628">
          <w:t xml:space="preserve"> a</w:t>
        </w:r>
      </w:ins>
      <w:ins w:id="444" w:author="Nathan" w:date="2020-09-21T20:19:00Z">
        <w:r w:rsidR="00B92628">
          <w:t xml:space="preserve"> </w:t>
        </w:r>
      </w:ins>
      <w:ins w:id="445" w:author="Nathan" w:date="2020-09-21T19:46:00Z">
        <w:r>
          <w:t xml:space="preserve">hotel </w:t>
        </w:r>
      </w:ins>
      <w:ins w:id="446" w:author="Nathan" w:date="2020-09-21T20:19:00Z">
        <w:r w:rsidR="00B92628">
          <w:t xml:space="preserve">on the flight booking system. Wants </w:t>
        </w:r>
      </w:ins>
      <w:ins w:id="447" w:author="Nathan" w:date="2020-09-21T20:20:00Z">
        <w:r w:rsidR="00B92628">
          <w:t>to increase reservation sales through interested traveling customers.</w:t>
        </w:r>
      </w:ins>
    </w:p>
    <w:p w14:paraId="0EDBC081" w14:textId="32287AC0" w:rsidR="00BA74EE" w:rsidRDefault="00BA74EE" w:rsidP="00BA74EE">
      <w:pPr>
        <w:pStyle w:val="Heading2"/>
      </w:pPr>
      <w:bookmarkStart w:id="448" w:name="_Toc55810072"/>
      <w:r w:rsidRPr="00BA74EE">
        <w:t>Preconditions</w:t>
      </w:r>
      <w:r>
        <w:t xml:space="preserve"> </w:t>
      </w:r>
      <w:r w:rsidRPr="00BA74EE">
        <w:t>(Entrance Criteria)</w:t>
      </w:r>
      <w:bookmarkEnd w:id="448"/>
    </w:p>
    <w:p w14:paraId="55F9DDCF" w14:textId="147B6C38" w:rsidR="00BA74EE" w:rsidRDefault="006A5586" w:rsidP="00BA74EE">
      <w:pPr>
        <w:pStyle w:val="NormalL2"/>
      </w:pPr>
      <w:ins w:id="449" w:author="Nathan" w:date="2020-09-21T19:50:00Z">
        <w:r>
          <w:t>Customer</w:t>
        </w:r>
      </w:ins>
      <w:ins w:id="450" w:author="Nathan" w:date="2020-09-21T19:54:00Z">
        <w:r>
          <w:t xml:space="preserve"> has account and is authenticated.</w:t>
        </w:r>
      </w:ins>
      <w:del w:id="451" w:author="Nathan" w:date="2020-09-21T19:50:00Z">
        <w:r w:rsidR="00BA74EE" w:rsidDel="006A5586">
          <w:delText>…</w:delText>
        </w:r>
      </w:del>
    </w:p>
    <w:p w14:paraId="2975DACB" w14:textId="1BD521C5" w:rsidR="00BA74EE" w:rsidRDefault="00BA74EE" w:rsidP="00BA74EE">
      <w:pPr>
        <w:pStyle w:val="Heading2"/>
      </w:pPr>
      <w:bookmarkStart w:id="452" w:name="_Toc55810073"/>
      <w:r>
        <w:t>Success Guarantee (Exit State)</w:t>
      </w:r>
      <w:bookmarkEnd w:id="452"/>
    </w:p>
    <w:p w14:paraId="5A7D4A32" w14:textId="71AFA343" w:rsidR="00BA74EE" w:rsidRDefault="006A5586" w:rsidP="00BA74EE">
      <w:pPr>
        <w:pStyle w:val="NormalL2"/>
      </w:pPr>
      <w:ins w:id="453" w:author="Nathan" w:date="2020-09-21T19:51:00Z">
        <w:r>
          <w:t xml:space="preserve">Flight ticket sale is saved. Hotel </w:t>
        </w:r>
      </w:ins>
      <w:ins w:id="454" w:author="Nathan" w:date="2020-09-21T20:21:00Z">
        <w:r w:rsidR="0013489D">
          <w:t>is promoted through advertisement</w:t>
        </w:r>
      </w:ins>
      <w:ins w:id="455" w:author="Nathan" w:date="2020-09-21T19:51:00Z">
        <w:r>
          <w:t xml:space="preserve">. Tax is applied and correctly calculated. Flight reservation log is </w:t>
        </w:r>
      </w:ins>
      <w:ins w:id="456" w:author="Nathan" w:date="2020-09-21T19:52:00Z">
        <w:r>
          <w:t>updated</w:t>
        </w:r>
      </w:ins>
      <w:ins w:id="457" w:author="Nathan" w:date="2020-09-21T19:51:00Z">
        <w:r>
          <w:t xml:space="preserve">. </w:t>
        </w:r>
      </w:ins>
      <w:ins w:id="458" w:author="Nathan" w:date="2020-09-21T19:52:00Z">
        <w:r>
          <w:t xml:space="preserve">Plane ticket and receipt is generated. </w:t>
        </w:r>
      </w:ins>
      <w:ins w:id="459" w:author="Nathan" w:date="2020-09-21T20:53:00Z">
        <w:r w:rsidR="003A1DF9">
          <w:t>Commission and p</w:t>
        </w:r>
      </w:ins>
      <w:ins w:id="460" w:author="Nathan" w:date="2020-09-21T19:52:00Z">
        <w:r>
          <w:t>ayment authorizations are recorded.</w:t>
        </w:r>
      </w:ins>
      <w:del w:id="461" w:author="Nathan" w:date="2020-09-21T19:50:00Z">
        <w:r w:rsidR="00BA74EE" w:rsidDel="006A5586">
          <w:delText>…</w:delText>
        </w:r>
      </w:del>
    </w:p>
    <w:p w14:paraId="278C41AC" w14:textId="4B436D07" w:rsidR="00BA74EE" w:rsidRPr="00BA74EE" w:rsidRDefault="00BA74EE" w:rsidP="00BA74EE">
      <w:pPr>
        <w:pStyle w:val="Heading2"/>
      </w:pPr>
      <w:bookmarkStart w:id="462" w:name="_Toc55810074"/>
      <w:r w:rsidRPr="00BA74EE">
        <w:t>Main Success Scenario:</w:t>
      </w:r>
      <w:bookmarkEnd w:id="462"/>
    </w:p>
    <w:p w14:paraId="6C2CD2CB" w14:textId="69D78BA7" w:rsidR="00BA74EE" w:rsidDel="00083FD9" w:rsidRDefault="00602376" w:rsidP="00BA74EE">
      <w:pPr>
        <w:pStyle w:val="NormalL2"/>
        <w:numPr>
          <w:ilvl w:val="0"/>
          <w:numId w:val="8"/>
        </w:numPr>
        <w:ind w:left="1080"/>
        <w:rPr>
          <w:del w:id="463" w:author="Nathan" w:date="2020-09-26T14:08:00Z"/>
        </w:rPr>
      </w:pPr>
      <w:ins w:id="464" w:author="Nathan" w:date="2020-09-21T20:00:00Z">
        <w:r>
          <w:t>Customer requests authentication to the system</w:t>
        </w:r>
      </w:ins>
      <w:ins w:id="465" w:author="Nathan" w:date="2020-09-22T15:50:00Z">
        <w:r w:rsidR="0048600B">
          <w:t>.</w:t>
        </w:r>
      </w:ins>
      <w:del w:id="466" w:author="Nathan" w:date="2020-09-21T20:00:00Z">
        <w:r w:rsidR="00BA74EE" w:rsidDel="00602376">
          <w:delText>&lt;the actor requests … the system responds with …&gt;</w:delText>
        </w:r>
      </w:del>
      <w:ins w:id="467" w:author="Nathan" w:date="2020-09-26T14:08:00Z">
        <w:r w:rsidR="00083FD9">
          <w:t xml:space="preserve"> </w:t>
        </w:r>
      </w:ins>
    </w:p>
    <w:p w14:paraId="74BA8D04" w14:textId="08B16D0C" w:rsidR="00BA74EE" w:rsidRDefault="00602376">
      <w:pPr>
        <w:pStyle w:val="NormalL2"/>
        <w:numPr>
          <w:ilvl w:val="0"/>
          <w:numId w:val="8"/>
        </w:numPr>
        <w:ind w:left="1080"/>
      </w:pPr>
      <w:ins w:id="468" w:author="Nathan" w:date="2020-09-21T20:00:00Z">
        <w:r>
          <w:t>System</w:t>
        </w:r>
      </w:ins>
      <w:ins w:id="469" w:author="Nathan" w:date="2020-09-21T20:01:00Z">
        <w:r>
          <w:t xml:space="preserve"> authenticates </w:t>
        </w:r>
      </w:ins>
      <w:ins w:id="470" w:author="Nathan" w:date="2020-09-21T20:02:00Z">
        <w:r>
          <w:t>customer</w:t>
        </w:r>
      </w:ins>
      <w:ins w:id="471" w:author="Nathan" w:date="2020-09-22T15:50:00Z">
        <w:r w:rsidR="0048600B">
          <w:t xml:space="preserve"> and responds with a flight catal</w:t>
        </w:r>
      </w:ins>
      <w:ins w:id="472" w:author="Nathan" w:date="2020-09-22T15:51:00Z">
        <w:r w:rsidR="0048600B">
          <w:t>o</w:t>
        </w:r>
      </w:ins>
      <w:ins w:id="473" w:author="Nathan" w:date="2020-09-22T15:50:00Z">
        <w:r w:rsidR="0048600B">
          <w:t>g</w:t>
        </w:r>
      </w:ins>
      <w:ins w:id="474" w:author="Nathan" w:date="2020-09-26T17:24:00Z">
        <w:r w:rsidR="00BE376F">
          <w:t>.</w:t>
        </w:r>
      </w:ins>
      <w:del w:id="475" w:author="Nathan" w:date="2020-09-21T20:00:00Z">
        <w:r w:rsidR="00BA74EE" w:rsidDel="00602376">
          <w:delText>&lt;the actor requests … the system responds with …&gt;</w:delText>
        </w:r>
      </w:del>
    </w:p>
    <w:p w14:paraId="36119C32" w14:textId="28A443B7" w:rsidR="00BA74EE" w:rsidRDefault="00602376" w:rsidP="00BA74EE">
      <w:pPr>
        <w:pStyle w:val="NormalL2"/>
        <w:numPr>
          <w:ilvl w:val="0"/>
          <w:numId w:val="8"/>
        </w:numPr>
        <w:ind w:left="1080"/>
        <w:rPr>
          <w:ins w:id="476" w:author="Nathan" w:date="2020-09-21T20:03:00Z"/>
        </w:rPr>
      </w:pPr>
      <w:ins w:id="477" w:author="Nathan" w:date="2020-09-21T20:02:00Z">
        <w:r>
          <w:t xml:space="preserve">Customer </w:t>
        </w:r>
      </w:ins>
      <w:ins w:id="478" w:author="Nathan" w:date="2020-09-23T15:39:00Z">
        <w:r w:rsidR="005F6291">
          <w:t>requests a fli</w:t>
        </w:r>
      </w:ins>
      <w:ins w:id="479" w:author="Nathan" w:date="2020-09-23T15:40:00Z">
        <w:r w:rsidR="005F6291">
          <w:t xml:space="preserve">ght </w:t>
        </w:r>
      </w:ins>
      <w:ins w:id="480" w:author="Nathan" w:date="2020-09-26T14:08:00Z">
        <w:r w:rsidR="00083FD9">
          <w:t xml:space="preserve">based on airline, </w:t>
        </w:r>
      </w:ins>
      <w:ins w:id="481" w:author="Nathan" w:date="2020-09-26T14:09:00Z">
        <w:r w:rsidR="00083FD9">
          <w:t xml:space="preserve">departure dates, and arrival dates. The system responds with </w:t>
        </w:r>
      </w:ins>
      <w:ins w:id="482" w:author="Nathan" w:date="2020-09-26T14:10:00Z">
        <w:r w:rsidR="00083FD9">
          <w:t>a</w:t>
        </w:r>
      </w:ins>
      <w:ins w:id="483" w:author="Nathan" w:date="2020-09-26T14:09:00Z">
        <w:r w:rsidR="00083FD9">
          <w:t xml:space="preserve"> filtered list of flights.</w:t>
        </w:r>
      </w:ins>
      <w:del w:id="484" w:author="Nathan" w:date="2020-09-21T20:02:00Z">
        <w:r w:rsidR="00BA74EE" w:rsidDel="00602376">
          <w:delText>…</w:delText>
        </w:r>
      </w:del>
    </w:p>
    <w:p w14:paraId="3043C609" w14:textId="12D39FFF" w:rsidR="00602376" w:rsidRDefault="00083FD9" w:rsidP="00BA74EE">
      <w:pPr>
        <w:pStyle w:val="NormalL2"/>
        <w:numPr>
          <w:ilvl w:val="0"/>
          <w:numId w:val="8"/>
        </w:numPr>
        <w:ind w:left="1080"/>
        <w:rPr>
          <w:ins w:id="485" w:author="Nathan" w:date="2020-09-21T20:22:00Z"/>
        </w:rPr>
      </w:pPr>
      <w:ins w:id="486" w:author="Nathan" w:date="2020-09-26T14:10:00Z">
        <w:r>
          <w:t xml:space="preserve">Customer requests a specified flight with </w:t>
        </w:r>
      </w:ins>
      <w:ins w:id="487" w:author="Nathan" w:date="2020-09-26T14:11:00Z">
        <w:r>
          <w:t>seat preferences</w:t>
        </w:r>
      </w:ins>
      <w:ins w:id="488" w:author="Nathan" w:date="2020-10-10T14:02:00Z">
        <w:r w:rsidR="00E27294">
          <w:t xml:space="preserve">, meal choices, </w:t>
        </w:r>
      </w:ins>
      <w:ins w:id="489" w:author="Nathan" w:date="2020-10-10T14:03:00Z">
        <w:r w:rsidR="00E27294">
          <w:t>baggage,</w:t>
        </w:r>
      </w:ins>
      <w:ins w:id="490" w:author="Nathan" w:date="2020-09-26T14:11:00Z">
        <w:r>
          <w:t xml:space="preserve"> and flight number. The system responds with digital ticket(s) and cost </w:t>
        </w:r>
      </w:ins>
      <w:ins w:id="491" w:author="Nathan" w:date="2020-09-26T14:12:00Z">
        <w:r>
          <w:t>summary and</w:t>
        </w:r>
      </w:ins>
      <w:ins w:id="492" w:author="Nathan" w:date="2020-09-26T14:11:00Z">
        <w:r>
          <w:t xml:space="preserve"> </w:t>
        </w:r>
      </w:ins>
      <w:ins w:id="493" w:author="Nathan" w:date="2020-09-26T14:12:00Z">
        <w:r>
          <w:t>waits</w:t>
        </w:r>
      </w:ins>
      <w:ins w:id="494" w:author="Nathan" w:date="2020-09-26T14:11:00Z">
        <w:r>
          <w:t xml:space="preserve"> for p</w:t>
        </w:r>
      </w:ins>
      <w:ins w:id="495" w:author="Nathan" w:date="2020-09-26T14:12:00Z">
        <w:r>
          <w:t>ayment information to be entered.</w:t>
        </w:r>
      </w:ins>
    </w:p>
    <w:p w14:paraId="2FF2674B" w14:textId="1E413E81" w:rsidR="00496B9F" w:rsidRDefault="00C50A28" w:rsidP="00496B9F">
      <w:pPr>
        <w:pStyle w:val="NormalL2"/>
        <w:numPr>
          <w:ilvl w:val="0"/>
          <w:numId w:val="8"/>
        </w:numPr>
        <w:ind w:left="1080"/>
        <w:rPr>
          <w:ins w:id="496" w:author="Nathan" w:date="2020-09-23T15:46:00Z"/>
        </w:rPr>
      </w:pPr>
      <w:ins w:id="497" w:author="Nathan" w:date="2020-09-21T20:22:00Z">
        <w:r>
          <w:lastRenderedPageBreak/>
          <w:t>Customer</w:t>
        </w:r>
      </w:ins>
      <w:ins w:id="498" w:author="Nathan" w:date="2020-09-26T14:12:00Z">
        <w:r w:rsidR="00083FD9">
          <w:t xml:space="preserve"> requests to view hotel </w:t>
        </w:r>
      </w:ins>
      <w:ins w:id="499" w:author="Marcos, Nathan" w:date="2020-12-06T12:33:00Z">
        <w:r w:rsidR="007E23EA">
          <w:t>recommendation</w:t>
        </w:r>
      </w:ins>
      <w:ins w:id="500" w:author="Nathan" w:date="2020-09-26T14:12:00Z">
        <w:del w:id="501" w:author="Marcos, Nathan" w:date="2020-12-06T12:33:00Z">
          <w:r w:rsidR="00083FD9" w:rsidDel="007E23EA">
            <w:delText>adve</w:delText>
          </w:r>
        </w:del>
        <w:del w:id="502" w:author="Marcos, Nathan" w:date="2020-12-06T12:32:00Z">
          <w:r w:rsidR="00083FD9" w:rsidDel="007E23EA">
            <w:delText>rtisement</w:delText>
          </w:r>
        </w:del>
        <w:r w:rsidR="00083FD9">
          <w:t xml:space="preserve"> that meets the flight criteria. The system responds with </w:t>
        </w:r>
      </w:ins>
      <w:ins w:id="503" w:author="Nathan" w:date="2020-09-26T14:13:00Z">
        <w:r w:rsidR="00083FD9">
          <w:t>a list of</w:t>
        </w:r>
      </w:ins>
      <w:ins w:id="504" w:author="Nathan" w:date="2020-09-26T17:22:00Z">
        <w:r w:rsidR="00BE376F">
          <w:t xml:space="preserve"> available </w:t>
        </w:r>
      </w:ins>
      <w:ins w:id="505" w:author="Nathan" w:date="2020-09-26T14:13:00Z">
        <w:r w:rsidR="00083FD9">
          <w:t>hotel</w:t>
        </w:r>
      </w:ins>
      <w:ins w:id="506" w:author="Nathan" w:date="2020-09-26T17:22:00Z">
        <w:r w:rsidR="00BE376F">
          <w:t xml:space="preserve"> rooms</w:t>
        </w:r>
      </w:ins>
      <w:ins w:id="507" w:author="Nathan" w:date="2020-09-26T14:13:00Z">
        <w:r w:rsidR="00083FD9">
          <w:t>.</w:t>
        </w:r>
      </w:ins>
    </w:p>
    <w:p w14:paraId="3FE95B55" w14:textId="40985091" w:rsidR="005F6291" w:rsidRDefault="00083FD9">
      <w:pPr>
        <w:pStyle w:val="NormalL2"/>
        <w:numPr>
          <w:ilvl w:val="0"/>
          <w:numId w:val="8"/>
        </w:numPr>
        <w:ind w:left="1080"/>
        <w:rPr>
          <w:ins w:id="508" w:author="Nathan" w:date="2020-09-23T15:47:00Z"/>
        </w:rPr>
      </w:pPr>
      <w:ins w:id="509" w:author="Nathan" w:date="2020-09-26T14:13:00Z">
        <w:r>
          <w:t xml:space="preserve">Customer requests a hotel to be booked with the flight. The system responds with a hotel reservation </w:t>
        </w:r>
      </w:ins>
      <w:ins w:id="510" w:author="Nathan" w:date="2020-09-26T14:14:00Z">
        <w:r>
          <w:t>code</w:t>
        </w:r>
      </w:ins>
      <w:ins w:id="511" w:author="Nathan" w:date="2020-09-26T17:23:00Z">
        <w:r w:rsidR="00BE376F">
          <w:t xml:space="preserve"> and updates the cost summary</w:t>
        </w:r>
      </w:ins>
      <w:ins w:id="512" w:author="Nathan" w:date="2020-09-26T14:14:00Z">
        <w:r>
          <w:t>.</w:t>
        </w:r>
      </w:ins>
    </w:p>
    <w:p w14:paraId="76943FD9" w14:textId="45DCE777" w:rsidR="005F6291" w:rsidRDefault="005F6291">
      <w:pPr>
        <w:pStyle w:val="NormalL2"/>
        <w:numPr>
          <w:ilvl w:val="0"/>
          <w:numId w:val="8"/>
        </w:numPr>
        <w:ind w:left="1080"/>
        <w:rPr>
          <w:ins w:id="513" w:author="Nathan" w:date="2020-09-26T14:14:00Z"/>
        </w:rPr>
      </w:pPr>
      <w:ins w:id="514" w:author="Nathan" w:date="2020-09-23T15:47:00Z">
        <w:r>
          <w:t xml:space="preserve">Customer requests to </w:t>
        </w:r>
      </w:ins>
      <w:ins w:id="515" w:author="Nathan" w:date="2020-09-26T14:13:00Z">
        <w:r w:rsidR="00083FD9">
          <w:t>pay for the flight ticket and hotel room</w:t>
        </w:r>
      </w:ins>
      <w:ins w:id="516" w:author="Nathan" w:date="2020-09-26T14:14:00Z">
        <w:r w:rsidR="00083FD9">
          <w:t xml:space="preserve"> by providing payment information. The system responds with a receipt</w:t>
        </w:r>
      </w:ins>
      <w:ins w:id="517" w:author="Nathan" w:date="2020-09-28T10:41:00Z">
        <w:r w:rsidR="00346460">
          <w:t xml:space="preserve"> and updated flight points</w:t>
        </w:r>
      </w:ins>
      <w:ins w:id="518" w:author="Nathan" w:date="2020-09-28T10:42:00Z">
        <w:r w:rsidR="00346460">
          <w:t xml:space="preserve"> information</w:t>
        </w:r>
      </w:ins>
      <w:ins w:id="519" w:author="Nathan" w:date="2020-09-26T14:14:00Z">
        <w:r w:rsidR="00083FD9">
          <w:t>.</w:t>
        </w:r>
      </w:ins>
    </w:p>
    <w:p w14:paraId="4EB8A48D" w14:textId="2E4B1957" w:rsidR="00104F88" w:rsidRDefault="00104F88">
      <w:pPr>
        <w:pStyle w:val="NormalL2"/>
        <w:numPr>
          <w:ilvl w:val="0"/>
          <w:numId w:val="8"/>
        </w:numPr>
        <w:ind w:left="1080"/>
        <w:rPr>
          <w:ins w:id="520" w:author="Nathan" w:date="2020-09-23T15:47:00Z"/>
        </w:rPr>
      </w:pPr>
      <w:ins w:id="521" w:author="Nathan" w:date="2020-09-26T14:14:00Z">
        <w:r>
          <w:t>Customer logs out of the system.</w:t>
        </w:r>
      </w:ins>
    </w:p>
    <w:p w14:paraId="4D735A63" w14:textId="7A3A5D79" w:rsidR="00C50A28" w:rsidDel="00104F88" w:rsidRDefault="00C50A28" w:rsidP="00C50A28">
      <w:pPr>
        <w:pStyle w:val="NormalL2"/>
        <w:numPr>
          <w:ilvl w:val="0"/>
          <w:numId w:val="8"/>
        </w:numPr>
        <w:ind w:left="1080"/>
        <w:rPr>
          <w:del w:id="522" w:author="Nathan" w:date="2020-09-26T14:14:00Z"/>
        </w:rPr>
      </w:pPr>
      <w:bookmarkStart w:id="523" w:name="_Toc55810075"/>
      <w:bookmarkEnd w:id="523"/>
    </w:p>
    <w:p w14:paraId="79FD855F" w14:textId="6261FFD9" w:rsidR="00BA74EE" w:rsidRDefault="00BA74EE" w:rsidP="00BA74EE">
      <w:pPr>
        <w:pStyle w:val="Heading2"/>
        <w:rPr>
          <w:ins w:id="524" w:author="Nathan" w:date="2020-09-27T23:04:00Z"/>
        </w:rPr>
      </w:pPr>
      <w:bookmarkStart w:id="525" w:name="_Toc55810076"/>
      <w:r>
        <w:t>Extensions (Alternate paths)</w:t>
      </w:r>
      <w:bookmarkEnd w:id="525"/>
    </w:p>
    <w:p w14:paraId="21637FF2" w14:textId="28208853" w:rsidR="00157A15" w:rsidRDefault="00157A15" w:rsidP="00157A15">
      <w:pPr>
        <w:pStyle w:val="NormalL2"/>
        <w:rPr>
          <w:ins w:id="526" w:author="Nathan" w:date="2020-09-27T23:05:00Z"/>
        </w:rPr>
      </w:pPr>
      <w:ins w:id="527" w:author="Nathan" w:date="2020-09-27T23:04:00Z">
        <w:r>
          <w:t>*a. At any time, if System fails:</w:t>
        </w:r>
      </w:ins>
    </w:p>
    <w:p w14:paraId="47E2598C" w14:textId="57AA3D72" w:rsidR="00157A15" w:rsidRDefault="00157A15" w:rsidP="00157A15">
      <w:pPr>
        <w:pStyle w:val="NormalL2"/>
        <w:numPr>
          <w:ilvl w:val="0"/>
          <w:numId w:val="35"/>
        </w:numPr>
        <w:ind w:left="1440"/>
        <w:rPr>
          <w:ins w:id="528" w:author="Nathan" w:date="2020-09-27T23:08:00Z"/>
        </w:rPr>
      </w:pPr>
      <w:ins w:id="529" w:author="Nathan" w:date="2020-09-27T23:07:00Z">
        <w:r>
          <w:t>Customer requests to restart. System responds with previous saved state.</w:t>
        </w:r>
      </w:ins>
    </w:p>
    <w:p w14:paraId="39042823" w14:textId="03A3CBB1" w:rsidR="00157A15" w:rsidRDefault="00157A15" w:rsidP="00157A15">
      <w:pPr>
        <w:pStyle w:val="NormalL2"/>
        <w:ind w:left="1440"/>
        <w:rPr>
          <w:ins w:id="530" w:author="Nathan" w:date="2020-09-27T23:09:00Z"/>
        </w:rPr>
      </w:pPr>
      <w:ins w:id="531" w:author="Nathan" w:date="2020-09-27T23:08:00Z">
        <w:r>
          <w:t>1a. If System is unable respond with previous</w:t>
        </w:r>
      </w:ins>
      <w:ins w:id="532" w:author="Nathan" w:date="2020-09-27T23:09:00Z">
        <w:r>
          <w:t xml:space="preserve"> state.</w:t>
        </w:r>
      </w:ins>
    </w:p>
    <w:p w14:paraId="3DC9EBD0" w14:textId="3FAFF47B" w:rsidR="00157A15" w:rsidRPr="00157A15" w:rsidRDefault="00157A15">
      <w:pPr>
        <w:pStyle w:val="NormalL2"/>
        <w:numPr>
          <w:ilvl w:val="0"/>
          <w:numId w:val="36"/>
        </w:numPr>
        <w:rPr>
          <w:ins w:id="533" w:author="Nathan" w:date="2020-09-26T17:26:00Z"/>
        </w:rPr>
        <w:pPrChange w:id="534" w:author="Nathan" w:date="2020-09-27T23:09:00Z">
          <w:pPr>
            <w:pStyle w:val="Heading2"/>
          </w:pPr>
        </w:pPrChange>
      </w:pPr>
      <w:ins w:id="535" w:author="Nathan" w:date="2020-09-27T23:09:00Z">
        <w:r>
          <w:t>Customer requests to save progress and exit. System responds with save confirmation and exits.</w:t>
        </w:r>
      </w:ins>
    </w:p>
    <w:p w14:paraId="338C16CC" w14:textId="6CA80B91" w:rsidR="00C702E3" w:rsidRDefault="00C702E3" w:rsidP="00C702E3">
      <w:pPr>
        <w:pStyle w:val="NormalL2"/>
        <w:rPr>
          <w:ins w:id="536" w:author="Nathan" w:date="2020-09-26T17:27:00Z"/>
        </w:rPr>
      </w:pPr>
      <w:ins w:id="537" w:author="Nathan" w:date="2020-09-26T17:27:00Z">
        <w:r>
          <w:t xml:space="preserve">6a. If customer wants to </w:t>
        </w:r>
      </w:ins>
      <w:ins w:id="538" w:author="Nathan" w:date="2020-09-26T17:29:00Z">
        <w:r>
          <w:t xml:space="preserve">pay </w:t>
        </w:r>
      </w:ins>
      <w:ins w:id="539" w:author="Nathan" w:date="2020-09-26T17:27:00Z">
        <w:r>
          <w:t>with debit.</w:t>
        </w:r>
      </w:ins>
    </w:p>
    <w:p w14:paraId="086BA848" w14:textId="0E639389" w:rsidR="00C702E3" w:rsidRDefault="00C702E3" w:rsidP="00C702E3">
      <w:pPr>
        <w:pStyle w:val="NormalL2"/>
        <w:numPr>
          <w:ilvl w:val="0"/>
          <w:numId w:val="30"/>
        </w:numPr>
        <w:ind w:left="1440"/>
        <w:rPr>
          <w:ins w:id="540" w:author="Nathan" w:date="2020-09-26T17:29:00Z"/>
        </w:rPr>
      </w:pPr>
      <w:ins w:id="541" w:author="Nathan" w:date="2020-09-26T17:28:00Z">
        <w:r>
          <w:t xml:space="preserve">Customer requests to pay with </w:t>
        </w:r>
      </w:ins>
      <w:ins w:id="542" w:author="Nathan" w:date="2020-09-26T17:29:00Z">
        <w:r>
          <w:t>debit</w:t>
        </w:r>
      </w:ins>
      <w:ins w:id="543" w:author="Nathan" w:date="2020-09-26T17:28:00Z">
        <w:r>
          <w:t xml:space="preserve"> card </w:t>
        </w:r>
      </w:ins>
      <w:ins w:id="544" w:author="Nathan" w:date="2020-09-26T17:29:00Z">
        <w:r>
          <w:t xml:space="preserve">by entering </w:t>
        </w:r>
      </w:ins>
      <w:ins w:id="545" w:author="Nathan" w:date="2020-09-26T17:31:00Z">
        <w:r w:rsidR="008C15D1">
          <w:t xml:space="preserve">card </w:t>
        </w:r>
      </w:ins>
      <w:ins w:id="546" w:author="Nathan" w:date="2020-09-26T17:29:00Z">
        <w:r>
          <w:t>information</w:t>
        </w:r>
      </w:ins>
      <w:ins w:id="547" w:author="Nathan" w:date="2020-09-26T17:31:00Z">
        <w:r w:rsidR="008C15D1">
          <w:t xml:space="preserve"> and pin</w:t>
        </w:r>
      </w:ins>
      <w:ins w:id="548" w:author="Nathan" w:date="2020-09-26T17:29:00Z">
        <w:r>
          <w:t>. System responds with a receipt.</w:t>
        </w:r>
      </w:ins>
    </w:p>
    <w:p w14:paraId="479DB7D6" w14:textId="1D4778E0" w:rsidR="00C702E3" w:rsidRDefault="00C702E3" w:rsidP="00C702E3">
      <w:pPr>
        <w:pStyle w:val="NormalL2"/>
        <w:rPr>
          <w:ins w:id="549" w:author="Nathan" w:date="2020-09-26T17:29:00Z"/>
        </w:rPr>
      </w:pPr>
      <w:ins w:id="550" w:author="Nathan" w:date="2020-09-26T17:29:00Z">
        <w:r>
          <w:t>6b. If customer wants to pay with credit.</w:t>
        </w:r>
      </w:ins>
    </w:p>
    <w:p w14:paraId="59F4E205" w14:textId="198B437F" w:rsidR="00C702E3" w:rsidRDefault="00C702E3" w:rsidP="00C702E3">
      <w:pPr>
        <w:pStyle w:val="NormalL2"/>
        <w:numPr>
          <w:ilvl w:val="0"/>
          <w:numId w:val="31"/>
        </w:numPr>
        <w:ind w:left="1440"/>
        <w:rPr>
          <w:ins w:id="551" w:author="Nathan" w:date="2020-09-26T17:31:00Z"/>
        </w:rPr>
      </w:pPr>
      <w:ins w:id="552" w:author="Nathan" w:date="2020-09-26T17:30:00Z">
        <w:r>
          <w:t>Customer requests to pay with credit card by entering</w:t>
        </w:r>
      </w:ins>
      <w:ins w:id="553" w:author="Nathan" w:date="2020-09-26T17:31:00Z">
        <w:r w:rsidR="008C15D1">
          <w:t xml:space="preserve"> card information and zip code. System responds with a receipt.</w:t>
        </w:r>
      </w:ins>
    </w:p>
    <w:p w14:paraId="65244FF0" w14:textId="62237A32" w:rsidR="008C15D1" w:rsidRDefault="008C15D1" w:rsidP="008C15D1">
      <w:pPr>
        <w:pStyle w:val="NormalL2"/>
        <w:rPr>
          <w:ins w:id="554" w:author="Nathan" w:date="2020-09-26T17:32:00Z"/>
        </w:rPr>
      </w:pPr>
      <w:ins w:id="555" w:author="Nathan" w:date="2020-09-26T17:31:00Z">
        <w:r>
          <w:t>6c. If customer</w:t>
        </w:r>
      </w:ins>
      <w:ins w:id="556" w:author="Nathan" w:date="2020-09-26T17:32:00Z">
        <w:r>
          <w:t xml:space="preserve"> payment is denied.</w:t>
        </w:r>
      </w:ins>
    </w:p>
    <w:p w14:paraId="0613C787" w14:textId="31C2F46D" w:rsidR="008C15D1" w:rsidRDefault="008C15D1" w:rsidP="008C15D1">
      <w:pPr>
        <w:pStyle w:val="NormalL2"/>
        <w:numPr>
          <w:ilvl w:val="0"/>
          <w:numId w:val="32"/>
        </w:numPr>
        <w:ind w:left="1440"/>
        <w:rPr>
          <w:ins w:id="557" w:author="Nathan" w:date="2020-09-26T17:34:00Z"/>
        </w:rPr>
      </w:pPr>
      <w:ins w:id="558" w:author="Nathan" w:date="2020-09-26T17:32:00Z">
        <w:r>
          <w:t>Customer request to pay with credit or debit card by providing card information and pin or zip code. System responds with</w:t>
        </w:r>
      </w:ins>
      <w:ins w:id="559" w:author="Nathan" w:date="2020-09-26T17:33:00Z">
        <w:r>
          <w:t xml:space="preserve"> payment declined information and the option to cancel transaction </w:t>
        </w:r>
      </w:ins>
      <w:ins w:id="560" w:author="Nathan" w:date="2020-09-26T17:34:00Z">
        <w:r>
          <w:t>or enter new payment information.</w:t>
        </w:r>
      </w:ins>
    </w:p>
    <w:p w14:paraId="1F27D696" w14:textId="454A6FEE" w:rsidR="008C15D1" w:rsidRDefault="008C15D1">
      <w:pPr>
        <w:pStyle w:val="NormalL2"/>
        <w:numPr>
          <w:ilvl w:val="0"/>
          <w:numId w:val="32"/>
        </w:numPr>
        <w:ind w:left="1440"/>
        <w:rPr>
          <w:ins w:id="561" w:author="Nathan" w:date="2020-09-27T23:00:00Z"/>
        </w:rPr>
      </w:pPr>
      <w:ins w:id="562" w:author="Nathan" w:date="2020-09-26T17:34:00Z">
        <w:r>
          <w:t>Customer requests to pay with new card information by entering card information and pin or zip code. System responds</w:t>
        </w:r>
      </w:ins>
      <w:ins w:id="563" w:author="Nathan" w:date="2020-09-26T17:35:00Z">
        <w:r>
          <w:t xml:space="preserve"> with a receipt.</w:t>
        </w:r>
      </w:ins>
    </w:p>
    <w:p w14:paraId="53B4DB7F" w14:textId="120FCDB0" w:rsidR="008E7BFA" w:rsidRDefault="008E7BFA" w:rsidP="008E7BFA">
      <w:pPr>
        <w:pStyle w:val="NormalL2"/>
        <w:rPr>
          <w:ins w:id="564" w:author="Nathan" w:date="2020-09-27T23:00:00Z"/>
        </w:rPr>
      </w:pPr>
      <w:ins w:id="565" w:author="Nathan" w:date="2020-09-27T23:00:00Z">
        <w:r>
          <w:t>6d. If customer wants to pay with gift card.</w:t>
        </w:r>
      </w:ins>
    </w:p>
    <w:p w14:paraId="03528453" w14:textId="591F6064" w:rsidR="008E7BFA" w:rsidRDefault="008E7BFA" w:rsidP="008E7BFA">
      <w:pPr>
        <w:pStyle w:val="NormalL2"/>
        <w:numPr>
          <w:ilvl w:val="0"/>
          <w:numId w:val="33"/>
        </w:numPr>
        <w:ind w:left="1440"/>
        <w:rPr>
          <w:ins w:id="566" w:author="Nathan" w:date="2020-09-27T23:01:00Z"/>
        </w:rPr>
      </w:pPr>
      <w:ins w:id="567" w:author="Nathan" w:date="2020-09-27T23:00:00Z">
        <w:r>
          <w:t>Customer request to pay with gift card by entering gift card information</w:t>
        </w:r>
      </w:ins>
      <w:ins w:id="568" w:author="Nathan" w:date="2020-09-27T23:01:00Z">
        <w:r>
          <w:t xml:space="preserve"> and pays remaining total with debit or credit. System responds with a receipt.</w:t>
        </w:r>
      </w:ins>
    </w:p>
    <w:p w14:paraId="23C1BFE9" w14:textId="3AD03F36" w:rsidR="008E7BFA" w:rsidRDefault="008E7BFA" w:rsidP="008E7BFA">
      <w:pPr>
        <w:pStyle w:val="NormalL2"/>
        <w:rPr>
          <w:ins w:id="569" w:author="Nathan" w:date="2020-09-27T23:02:00Z"/>
        </w:rPr>
      </w:pPr>
      <w:ins w:id="570" w:author="Nathan" w:date="2020-09-27T23:02:00Z">
        <w:r>
          <w:t>6e. If customer wants to apply flight points.</w:t>
        </w:r>
      </w:ins>
    </w:p>
    <w:p w14:paraId="6215D8A7" w14:textId="22E1E58E" w:rsidR="008E7BFA" w:rsidRPr="008E7BFA" w:rsidRDefault="008E7BFA">
      <w:pPr>
        <w:pStyle w:val="NormalL2"/>
        <w:numPr>
          <w:ilvl w:val="0"/>
          <w:numId w:val="34"/>
        </w:numPr>
        <w:ind w:left="1440"/>
        <w:rPr>
          <w:ins w:id="571" w:author="Nathan" w:date="2020-09-22T16:05:00Z"/>
        </w:rPr>
        <w:pPrChange w:id="572" w:author="Nathan" w:date="2020-09-27T23:03:00Z">
          <w:pPr>
            <w:pStyle w:val="Heading2"/>
          </w:pPr>
        </w:pPrChange>
      </w:pPr>
      <w:ins w:id="573" w:author="Nathan" w:date="2020-09-27T23:02:00Z">
        <w:r>
          <w:t>Customer requests to apply flight points pay for flight and pays remaining total with debit or credit. System responds with a receipt.</w:t>
        </w:r>
      </w:ins>
    </w:p>
    <w:p w14:paraId="58F35CAA" w14:textId="79757661" w:rsidR="00D347AE" w:rsidRPr="00E214A1" w:rsidDel="005E685A" w:rsidRDefault="00D347AE">
      <w:pPr>
        <w:pStyle w:val="NormalL2"/>
        <w:numPr>
          <w:ilvl w:val="0"/>
          <w:numId w:val="18"/>
        </w:numPr>
        <w:rPr>
          <w:del w:id="574" w:author="Nathan" w:date="2020-09-26T17:25:00Z"/>
        </w:rPr>
        <w:pPrChange w:id="575" w:author="Nathan" w:date="2020-09-22T16:09:00Z">
          <w:pPr>
            <w:pStyle w:val="Heading2"/>
          </w:pPr>
        </w:pPrChange>
      </w:pPr>
      <w:bookmarkStart w:id="576" w:name="_Toc55810077"/>
      <w:bookmarkEnd w:id="576"/>
    </w:p>
    <w:p w14:paraId="505E9306" w14:textId="1C4DD979" w:rsidR="00BA74EE" w:rsidRPr="00BA74EE" w:rsidDel="005E685A" w:rsidRDefault="00BA74EE">
      <w:pPr>
        <w:pStyle w:val="NormalL2"/>
        <w:rPr>
          <w:del w:id="577" w:author="Nathan" w:date="2020-09-26T17:25:00Z"/>
        </w:rPr>
      </w:pPr>
      <w:del w:id="578" w:author="Nathan" w:date="2020-09-21T20:41:00Z">
        <w:r w:rsidRPr="00BA74EE" w:rsidDel="00A15593">
          <w:delText>&lt;</w:delText>
        </w:r>
      </w:del>
      <w:del w:id="579" w:author="Nathan" w:date="2020-09-21T20:39:00Z">
        <w:r w:rsidRPr="00BA74EE" w:rsidDel="00A15593">
          <w:delText>step #&gt;</w:delText>
        </w:r>
      </w:del>
      <w:del w:id="580" w:author="Nathan" w:date="2020-09-23T15:52:00Z">
        <w:r w:rsidRPr="00BA74EE" w:rsidDel="00330D1C">
          <w:delText xml:space="preserve">  </w:delText>
        </w:r>
      </w:del>
      <w:del w:id="581" w:author="Nathan" w:date="2020-09-22T15:41:00Z">
        <w:r w:rsidRPr="00BA74EE" w:rsidDel="003D61FD">
          <w:delText>&lt;condition triggering alternate path&gt;</w:delText>
        </w:r>
      </w:del>
      <w:bookmarkStart w:id="582" w:name="_Toc55810078"/>
      <w:bookmarkEnd w:id="582"/>
    </w:p>
    <w:p w14:paraId="573B3721" w14:textId="4A0BADB0" w:rsidR="00BA74EE" w:rsidDel="00330D1C" w:rsidRDefault="00BA74EE">
      <w:pPr>
        <w:pStyle w:val="NormalL2"/>
        <w:rPr>
          <w:del w:id="583" w:author="Nathan" w:date="2020-09-23T15:53:00Z"/>
        </w:rPr>
        <w:pPrChange w:id="584" w:author="Nathan" w:date="2020-09-26T17:25:00Z">
          <w:pPr>
            <w:pStyle w:val="NormalL2"/>
            <w:numPr>
              <w:numId w:val="20"/>
            </w:numPr>
            <w:ind w:left="1530" w:hanging="360"/>
          </w:pPr>
        </w:pPrChange>
      </w:pPr>
      <w:del w:id="585" w:author="Nathan" w:date="2020-09-22T15:42:00Z">
        <w:r w:rsidRPr="00BA74EE" w:rsidDel="003D61FD">
          <w:delText>&lt;step #</w:delText>
        </w:r>
      </w:del>
      <w:del w:id="586" w:author="Nathan" w:date="2020-09-23T15:52:00Z">
        <w:r w:rsidRPr="00BA74EE" w:rsidDel="00330D1C">
          <w:delText>a</w:delText>
        </w:r>
      </w:del>
      <w:del w:id="587" w:author="Nathan" w:date="2020-09-22T15:42:00Z">
        <w:r w:rsidRPr="00BA74EE" w:rsidDel="003D61FD">
          <w:delText>&gt;.</w:delText>
        </w:r>
      </w:del>
      <w:del w:id="588" w:author="Nathan" w:date="2020-09-22T15:55:00Z">
        <w:r w:rsidRPr="00BA74EE" w:rsidDel="006D583D">
          <w:delText xml:space="preserve"> </w:delText>
        </w:r>
      </w:del>
      <w:del w:id="589" w:author="Nathan" w:date="2020-09-23T15:52:00Z">
        <w:r w:rsidRPr="00BA74EE" w:rsidDel="00330D1C">
          <w:delText xml:space="preserve"> </w:delText>
        </w:r>
      </w:del>
      <w:del w:id="590" w:author="Nathan" w:date="2020-09-22T15:44:00Z">
        <w:r w:rsidRPr="00BA74EE" w:rsidDel="003D61FD">
          <w:delText>&lt;request / response ste</w:delText>
        </w:r>
      </w:del>
      <w:del w:id="591" w:author="Nathan" w:date="2020-09-22T15:42:00Z">
        <w:r w:rsidRPr="00BA74EE" w:rsidDel="003D61FD">
          <w:delText>p a&gt;</w:delText>
        </w:r>
      </w:del>
      <w:bookmarkStart w:id="592" w:name="_Toc55810079"/>
      <w:bookmarkEnd w:id="592"/>
    </w:p>
    <w:p w14:paraId="672373F6" w14:textId="37B2118E" w:rsidR="00993195" w:rsidDel="00A24957" w:rsidRDefault="00BA74EE">
      <w:pPr>
        <w:pStyle w:val="NormalL2"/>
        <w:rPr>
          <w:del w:id="593" w:author="Nathan" w:date="2020-09-22T16:14:00Z"/>
        </w:rPr>
      </w:pPr>
      <w:del w:id="594" w:author="Nathan" w:date="2020-09-22T15:47:00Z">
        <w:r w:rsidRPr="00BA74EE" w:rsidDel="003D61FD">
          <w:delText>&lt;step #b&gt;.  &lt;request / response step b</w:delText>
        </w:r>
      </w:del>
      <w:del w:id="595" w:author="Nathan" w:date="2020-09-22T15:46:00Z">
        <w:r w:rsidRPr="00BA74EE" w:rsidDel="003D61FD">
          <w:delText>&gt;</w:delText>
        </w:r>
      </w:del>
      <w:bookmarkStart w:id="596" w:name="_Toc55810080"/>
      <w:bookmarkEnd w:id="596"/>
    </w:p>
    <w:p w14:paraId="5502676C" w14:textId="2A03F05D" w:rsidR="00533C3E" w:rsidDel="005E685A" w:rsidRDefault="00BA74EE">
      <w:pPr>
        <w:pStyle w:val="NormalL2"/>
        <w:numPr>
          <w:ilvl w:val="0"/>
          <w:numId w:val="29"/>
        </w:numPr>
        <w:ind w:left="1440"/>
        <w:rPr>
          <w:del w:id="597" w:author="Nathan" w:date="2020-09-26T17:25:00Z"/>
        </w:rPr>
        <w:pPrChange w:id="598" w:author="Nathan" w:date="2020-09-23T16:36:00Z">
          <w:pPr>
            <w:pStyle w:val="NormalL2"/>
          </w:pPr>
        </w:pPrChange>
      </w:pPr>
      <w:del w:id="599" w:author="Nathan" w:date="2020-09-22T16:14:00Z">
        <w:r w:rsidRPr="00BA74EE" w:rsidDel="00993195">
          <w:delText>…</w:delText>
        </w:r>
      </w:del>
      <w:bookmarkStart w:id="600" w:name="_Toc55810081"/>
      <w:bookmarkEnd w:id="600"/>
    </w:p>
    <w:p w14:paraId="59D78806" w14:textId="56621242" w:rsidR="00BA74EE" w:rsidRDefault="00BA74EE" w:rsidP="00BA74EE">
      <w:pPr>
        <w:pStyle w:val="Heading2"/>
      </w:pPr>
      <w:bookmarkStart w:id="601" w:name="_Toc55810082"/>
      <w:r w:rsidRPr="00BA74EE">
        <w:t>Special Requirements:</w:t>
      </w:r>
      <w:bookmarkEnd w:id="601"/>
    </w:p>
    <w:p w14:paraId="28841981" w14:textId="3ADAD374" w:rsidR="007051B6" w:rsidRDefault="007051B6" w:rsidP="0045550D">
      <w:pPr>
        <w:pStyle w:val="NormalL2"/>
        <w:numPr>
          <w:ilvl w:val="0"/>
          <w:numId w:val="17"/>
        </w:numPr>
        <w:rPr>
          <w:ins w:id="602" w:author="Nathan" w:date="2020-09-22T17:00:00Z"/>
        </w:rPr>
      </w:pPr>
      <w:ins w:id="603" w:author="Nathan" w:date="2020-09-22T17:00:00Z">
        <w:r>
          <w:t xml:space="preserve">Customer receives receipt for </w:t>
        </w:r>
      </w:ins>
      <w:ins w:id="604" w:author="Nathan" w:date="2020-09-22T17:01:00Z">
        <w:r w:rsidR="00925722">
          <w:t>all</w:t>
        </w:r>
      </w:ins>
      <w:ins w:id="605" w:author="Nathan" w:date="2020-09-22T17:00:00Z">
        <w:r>
          <w:t xml:space="preserve"> purchases.</w:t>
        </w:r>
      </w:ins>
    </w:p>
    <w:p w14:paraId="225C3F03" w14:textId="245650D5" w:rsidR="0045550D" w:rsidRDefault="0045550D" w:rsidP="005E685A">
      <w:pPr>
        <w:pStyle w:val="NormalL2"/>
        <w:numPr>
          <w:ilvl w:val="0"/>
          <w:numId w:val="17"/>
        </w:numPr>
        <w:rPr>
          <w:ins w:id="606" w:author="Nathan" w:date="2020-09-26T17:26:00Z"/>
        </w:rPr>
      </w:pPr>
      <w:ins w:id="607" w:author="Nathan" w:date="2020-09-22T16:04:00Z">
        <w:r>
          <w:t xml:space="preserve">Commission for flight sales </w:t>
        </w:r>
      </w:ins>
      <w:ins w:id="608" w:author="Nathan" w:date="2020-09-26T17:26:00Z">
        <w:r w:rsidR="005E685A">
          <w:t>and advertisement clicks is recorded.</w:t>
        </w:r>
      </w:ins>
      <w:del w:id="609" w:author="Nathan" w:date="2020-09-22T16:04:00Z">
        <w:r w:rsidR="00AB11A4" w:rsidDel="0045550D">
          <w:delText>…</w:delText>
        </w:r>
      </w:del>
    </w:p>
    <w:p w14:paraId="1E67C6FC" w14:textId="60F62A25" w:rsidR="00C702E3" w:rsidRDefault="00C702E3">
      <w:pPr>
        <w:pStyle w:val="NormalL2"/>
        <w:numPr>
          <w:ilvl w:val="0"/>
          <w:numId w:val="17"/>
        </w:numPr>
        <w:pPrChange w:id="610" w:author="Nathan" w:date="2020-09-26T17:26:00Z">
          <w:pPr>
            <w:pStyle w:val="NormalL2"/>
          </w:pPr>
        </w:pPrChange>
      </w:pPr>
      <w:ins w:id="611" w:author="Nathan" w:date="2020-09-26T17:27:00Z">
        <w:r>
          <w:t>Sales tax is applied properly.</w:t>
        </w:r>
      </w:ins>
    </w:p>
    <w:p w14:paraId="263DD402" w14:textId="44DA223C" w:rsidR="00AB11A4" w:rsidRDefault="00AB11A4" w:rsidP="00AB11A4">
      <w:pPr>
        <w:pStyle w:val="Heading2"/>
      </w:pPr>
      <w:bookmarkStart w:id="612" w:name="_Toc55810083"/>
      <w:r>
        <w:lastRenderedPageBreak/>
        <w:t>Technology and Data Variations List:</w:t>
      </w:r>
      <w:bookmarkEnd w:id="612"/>
    </w:p>
    <w:p w14:paraId="44D71966" w14:textId="645A252E" w:rsidR="00AB11A4" w:rsidRDefault="0048600B" w:rsidP="00AB11A4">
      <w:pPr>
        <w:pStyle w:val="NormalL2"/>
      </w:pPr>
      <w:ins w:id="613" w:author="Nathan" w:date="2020-09-22T15:48:00Z">
        <w:r>
          <w:t>N/A</w:t>
        </w:r>
      </w:ins>
      <w:del w:id="614" w:author="Nathan" w:date="2020-09-22T15:48:00Z">
        <w:r w:rsidR="00AB11A4" w:rsidDel="0048600B">
          <w:delText>…</w:delText>
        </w:r>
      </w:del>
    </w:p>
    <w:p w14:paraId="1C9820AC" w14:textId="49F298F7" w:rsidR="00AB11A4" w:rsidRDefault="00AB11A4" w:rsidP="00AB11A4">
      <w:pPr>
        <w:pStyle w:val="Heading2"/>
      </w:pPr>
      <w:bookmarkStart w:id="615" w:name="_Toc55810084"/>
      <w:r w:rsidRPr="00AB11A4">
        <w:t>Frequency of Occurrence:</w:t>
      </w:r>
      <w:bookmarkEnd w:id="615"/>
    </w:p>
    <w:p w14:paraId="7AE309BA" w14:textId="1D477E52" w:rsidR="00AB11A4" w:rsidRDefault="004202AB" w:rsidP="00AB11A4">
      <w:pPr>
        <w:pStyle w:val="NormalL2"/>
      </w:pPr>
      <w:ins w:id="616" w:author="Nathan" w:date="2020-09-21T19:55:00Z">
        <w:r>
          <w:t>100 per minute</w:t>
        </w:r>
      </w:ins>
      <w:del w:id="617" w:author="Nathan" w:date="2020-09-21T19:55:00Z">
        <w:r w:rsidR="00AB11A4" w:rsidRPr="00AB11A4" w:rsidDel="004202AB">
          <w:delText>&lt;number of occurrences per some time period&gt;</w:delText>
        </w:r>
      </w:del>
    </w:p>
    <w:p w14:paraId="6D30BDF1" w14:textId="549FC567" w:rsidR="00AB11A4" w:rsidRDefault="00AB11A4" w:rsidP="00AB11A4">
      <w:pPr>
        <w:pStyle w:val="Heading2"/>
      </w:pPr>
      <w:bookmarkStart w:id="618" w:name="_Toc55810085"/>
      <w:r w:rsidRPr="00AB11A4">
        <w:t>Miscellaneous:</w:t>
      </w:r>
      <w:bookmarkEnd w:id="618"/>
    </w:p>
    <w:p w14:paraId="1064D2B1" w14:textId="44042E82" w:rsidR="00AB11A4" w:rsidRPr="00AB11A4" w:rsidRDefault="0048600B" w:rsidP="00AB11A4">
      <w:pPr>
        <w:pStyle w:val="NormalL2"/>
      </w:pPr>
      <w:ins w:id="619" w:author="Nathan" w:date="2020-09-22T15:48:00Z">
        <w:r>
          <w:t>N/A</w:t>
        </w:r>
      </w:ins>
      <w:del w:id="620" w:author="Nathan" w:date="2020-09-22T15:48:00Z">
        <w:r w:rsidR="00AB11A4" w:rsidDel="0048600B">
          <w:delText>…</w:delText>
        </w:r>
      </w:del>
    </w:p>
    <w:p w14:paraId="06F0D418" w14:textId="252A2E12" w:rsidR="00C73210" w:rsidRDefault="00A85E6D" w:rsidP="00BB619C">
      <w:pPr>
        <w:pStyle w:val="Heading1"/>
        <w:pageBreakBefore/>
      </w:pPr>
      <w:bookmarkStart w:id="621" w:name="_Toc55810086"/>
      <w:r>
        <w:lastRenderedPageBreak/>
        <w:t>System Sequence Diagrams</w:t>
      </w:r>
      <w:bookmarkEnd w:id="621"/>
    </w:p>
    <w:p w14:paraId="3C84809A" w14:textId="52C4F6D4" w:rsidR="00817FE2" w:rsidDel="004025C3" w:rsidRDefault="00817FE2" w:rsidP="00817FE2">
      <w:pPr>
        <w:spacing w:after="0"/>
        <w:rPr>
          <w:del w:id="622" w:author="Marcos, Nathan" w:date="2020-11-09T00:14:00Z"/>
          <w:highlight w:val="yellow"/>
        </w:rPr>
      </w:pPr>
      <w:del w:id="623" w:author="Marcos, Nathan" w:date="2020-11-09T00:14:00Z">
        <w:r w:rsidRPr="00AA538F" w:rsidDel="004025C3">
          <w:rPr>
            <w:highlight w:val="yellow"/>
          </w:rPr>
          <w:delText xml:space="preserve">NOTE TO STUDENTS:  </w:delText>
        </w:r>
        <w:bookmarkStart w:id="624" w:name="_Toc55810087"/>
        <w:bookmarkEnd w:id="624"/>
      </w:del>
    </w:p>
    <w:p w14:paraId="42465A87" w14:textId="30C01353" w:rsidR="00817FE2" w:rsidDel="004025C3" w:rsidRDefault="00817FE2" w:rsidP="002D4BD4">
      <w:pPr>
        <w:pStyle w:val="ListParagraph"/>
        <w:numPr>
          <w:ilvl w:val="0"/>
          <w:numId w:val="11"/>
        </w:numPr>
        <w:rPr>
          <w:del w:id="625" w:author="Marcos, Nathan" w:date="2020-11-09T00:14:00Z"/>
        </w:rPr>
      </w:pPr>
      <w:del w:id="626" w:author="Marcos, Nathan" w:date="2020-11-09T00:14:00Z">
        <w:r w:rsidRPr="00866B44" w:rsidDel="004025C3">
          <w:rPr>
            <w:highlight w:val="yellow"/>
          </w:rPr>
          <w:delText xml:space="preserve">See </w:delText>
        </w:r>
        <w:r w:rsidRPr="00665C74" w:rsidDel="004025C3">
          <w:rPr>
            <w:highlight w:val="yellow"/>
          </w:rPr>
          <w:delText xml:space="preserve">Larman </w:delText>
        </w:r>
        <w:r w:rsidR="00665C74" w:rsidRPr="00665C74" w:rsidDel="004025C3">
          <w:rPr>
            <w:rFonts w:cstheme="minorHAnsi"/>
            <w:highlight w:val="yellow"/>
          </w:rPr>
          <w:delText>Chapter 10 in entirety</w:delText>
        </w:r>
        <w:r w:rsidR="00665C74" w:rsidDel="004025C3">
          <w:rPr>
            <w:rFonts w:cstheme="minorHAnsi"/>
          </w:rPr>
          <w:delText xml:space="preserve"> </w:delText>
        </w:r>
        <w:bookmarkStart w:id="627" w:name="_Toc55810088"/>
        <w:bookmarkEnd w:id="627"/>
      </w:del>
    </w:p>
    <w:p w14:paraId="200BCAEE" w14:textId="2E2E64B3" w:rsidR="00817FE2" w:rsidDel="004025C3" w:rsidRDefault="00817FE2" w:rsidP="002D4BD4">
      <w:pPr>
        <w:pStyle w:val="ListParagraph"/>
        <w:numPr>
          <w:ilvl w:val="0"/>
          <w:numId w:val="11"/>
        </w:numPr>
        <w:rPr>
          <w:del w:id="628" w:author="Marcos, Nathan" w:date="2020-11-09T00:14:00Z"/>
        </w:rPr>
      </w:pPr>
      <w:del w:id="629" w:author="Marcos, Nathan" w:date="2020-11-09T00:14:00Z">
        <w:r w:rsidDel="004025C3">
          <w:rPr>
            <w:highlight w:val="yellow"/>
          </w:rPr>
          <w:delText>D</w:delText>
        </w:r>
        <w:r w:rsidRPr="00866B44" w:rsidDel="004025C3">
          <w:rPr>
            <w:highlight w:val="yellow"/>
          </w:rPr>
          <w:delText xml:space="preserve">elete this </w:delText>
        </w:r>
        <w:r w:rsidDel="004025C3">
          <w:rPr>
            <w:highlight w:val="yellow"/>
          </w:rPr>
          <w:delText xml:space="preserve">NOTE </w:delText>
        </w:r>
        <w:r w:rsidRPr="00866B44" w:rsidDel="004025C3">
          <w:rPr>
            <w:highlight w:val="yellow"/>
          </w:rPr>
          <w:delText>before you deliver</w:delText>
        </w:r>
        <w:bookmarkStart w:id="630" w:name="_Toc55810089"/>
        <w:bookmarkEnd w:id="630"/>
      </w:del>
    </w:p>
    <w:p w14:paraId="7B0F3F10" w14:textId="04A5A746" w:rsidR="00A85E6D" w:rsidRDefault="00A336C8" w:rsidP="00A85E6D">
      <w:pPr>
        <w:pStyle w:val="Heading2"/>
      </w:pPr>
      <w:bookmarkStart w:id="631" w:name="_Toc55810090"/>
      <w:ins w:id="632" w:author="Marcos, Nathan" w:date="2020-11-09T00:08:00Z">
        <w:r>
          <w:t xml:space="preserve">View Hotel </w:t>
        </w:r>
      </w:ins>
      <w:bookmarkEnd w:id="631"/>
      <w:ins w:id="633" w:author="Marcos, Nathan" w:date="2020-12-06T12:31:00Z">
        <w:r w:rsidR="00645764">
          <w:t>Recommendation</w:t>
        </w:r>
      </w:ins>
      <w:del w:id="634" w:author="Marcos, Nathan" w:date="2020-11-09T00:08:00Z">
        <w:r w:rsidR="00A85E6D" w:rsidDel="00A336C8">
          <w:delText>&lt;Scenario 1 Title&gt;</w:delText>
        </w:r>
      </w:del>
    </w:p>
    <w:p w14:paraId="5CA37815" w14:textId="2F637BEC" w:rsidR="00A85E6D" w:rsidRDefault="00A85E6D" w:rsidP="00A85E6D">
      <w:pPr>
        <w:pStyle w:val="Heading3"/>
      </w:pPr>
      <w:bookmarkStart w:id="635" w:name="_Toc55810091"/>
      <w:r>
        <w:t>Scenario Description</w:t>
      </w:r>
      <w:bookmarkEnd w:id="635"/>
    </w:p>
    <w:p w14:paraId="1695D126" w14:textId="65B4F1F0" w:rsidR="00A85E6D" w:rsidRDefault="00AC37B0" w:rsidP="00A85E6D">
      <w:pPr>
        <w:pStyle w:val="NormalL2"/>
      </w:pPr>
      <w:ins w:id="636" w:author="Marcos, Nathan" w:date="2020-11-09T00:09:00Z">
        <w:r>
          <w:t xml:space="preserve">The user requests to find roles, then the system responds with Customer and Administrator. The user requests to create </w:t>
        </w:r>
      </w:ins>
      <w:ins w:id="637" w:author="Marcos, Nathan" w:date="2020-11-09T00:10:00Z">
        <w:r>
          <w:t>a customer session. The system responds with a customer session. The user requests to get commands. The system responds with Search Flight, Book Flight, Show Ticket, Pay with Credit Card, Help, Log Off, and View Ad.</w:t>
        </w:r>
        <w:r w:rsidR="00406107">
          <w:t xml:space="preserve"> The customer requests to search a flight. The system responds with a flight. The customer requ</w:t>
        </w:r>
      </w:ins>
      <w:ins w:id="638" w:author="Marcos, Nathan" w:date="2020-11-09T00:11:00Z">
        <w:r w:rsidR="00406107">
          <w:t>ests to view a hotel advertisement based on the flight searched. The external system responds with an ad. The customer requests to get external syste</w:t>
        </w:r>
      </w:ins>
      <w:ins w:id="639" w:author="Marcos, Nathan" w:date="2020-11-09T00:12:00Z">
        <w:r w:rsidR="00406107">
          <w:t>m commands. The system responds with Exit A</w:t>
        </w:r>
      </w:ins>
      <w:ins w:id="640" w:author="Marcos, Nathan" w:date="2020-12-06T12:32:00Z">
        <w:r w:rsidR="00645764">
          <w:t>d</w:t>
        </w:r>
      </w:ins>
      <w:ins w:id="641" w:author="Marcos, Nathan" w:date="2020-11-09T00:12:00Z">
        <w:r w:rsidR="00406107">
          <w:t>. The customer requests to exit the ad. The external system responds with the sess</w:t>
        </w:r>
      </w:ins>
      <w:ins w:id="642" w:author="Marcos, Nathan" w:date="2020-11-09T00:13:00Z">
        <w:r w:rsidR="00406107">
          <w:t>ionControl commands. The customer requests to log off.</w:t>
        </w:r>
      </w:ins>
      <w:del w:id="643" w:author="Marcos, Nathan" w:date="2020-11-09T00:09:00Z">
        <w:r w:rsidR="00A85E6D" w:rsidDel="00AC37B0">
          <w:delText>…</w:delText>
        </w:r>
      </w:del>
    </w:p>
    <w:p w14:paraId="2F3220EE" w14:textId="0B1910AF" w:rsidR="00A85E6D" w:rsidRDefault="00A85E6D" w:rsidP="00A85E6D">
      <w:pPr>
        <w:pStyle w:val="Heading3"/>
      </w:pPr>
      <w:bookmarkStart w:id="644" w:name="_Toc55810092"/>
      <w:r>
        <w:t>System Sequence Diagram</w:t>
      </w:r>
      <w:bookmarkEnd w:id="644"/>
    </w:p>
    <w:p w14:paraId="5BA1B82E" w14:textId="0F12A5DD" w:rsidR="00A85E6D" w:rsidRPr="00A85E6D" w:rsidRDefault="007217E4" w:rsidP="00A85E6D">
      <w:pPr>
        <w:pStyle w:val="NormalL2"/>
      </w:pPr>
      <w:ins w:id="645" w:author="Marcos, Nathan" w:date="2020-12-06T12:41:00Z">
        <w:r>
          <w:rPr>
            <w:noProof/>
          </w:rPr>
          <w:drawing>
            <wp:inline distT="0" distB="0" distL="0" distR="0" wp14:anchorId="57E795B8" wp14:editId="7F4EDA1E">
              <wp:extent cx="6331585" cy="49599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1585" cy="4959985"/>
                      </a:xfrm>
                      <a:prstGeom prst="rect">
                        <a:avLst/>
                      </a:prstGeom>
                      <a:noFill/>
                      <a:ln>
                        <a:noFill/>
                      </a:ln>
                    </pic:spPr>
                  </pic:pic>
                </a:graphicData>
              </a:graphic>
            </wp:inline>
          </w:drawing>
        </w:r>
      </w:ins>
      <w:del w:id="646" w:author="Marcos, Nathan" w:date="2020-11-09T00:07:00Z">
        <w:r w:rsidR="00A85E6D" w:rsidDel="00A336C8">
          <w:delText>…</w:delText>
        </w:r>
      </w:del>
    </w:p>
    <w:p w14:paraId="4EB3D577" w14:textId="135B6221" w:rsidR="00A85E6D" w:rsidRDefault="00A336C8" w:rsidP="00BB619C">
      <w:pPr>
        <w:pStyle w:val="Heading2"/>
        <w:pageBreakBefore/>
      </w:pPr>
      <w:bookmarkStart w:id="647" w:name="_Toc55810093"/>
      <w:ins w:id="648" w:author="Marcos, Nathan" w:date="2020-11-09T00:08:00Z">
        <w:r>
          <w:lastRenderedPageBreak/>
          <w:t>Ignore Hotel</w:t>
        </w:r>
      </w:ins>
      <w:bookmarkEnd w:id="647"/>
      <w:ins w:id="649" w:author="Marcos, Nathan" w:date="2020-12-06T12:31:00Z">
        <w:r w:rsidR="00645764">
          <w:t xml:space="preserve"> Recommendation</w:t>
        </w:r>
      </w:ins>
      <w:del w:id="650" w:author="Marcos, Nathan" w:date="2020-11-09T00:08:00Z">
        <w:r w:rsidR="00A85E6D" w:rsidDel="00A336C8">
          <w:delText>&lt;Scenario 2 Title&gt;</w:delText>
        </w:r>
      </w:del>
    </w:p>
    <w:p w14:paraId="6DE340B5" w14:textId="77777777" w:rsidR="00A85E6D" w:rsidRDefault="00A85E6D" w:rsidP="00A85E6D">
      <w:pPr>
        <w:pStyle w:val="Heading3"/>
      </w:pPr>
      <w:bookmarkStart w:id="651" w:name="_Toc55810094"/>
      <w:r>
        <w:t>Scenario Description</w:t>
      </w:r>
      <w:bookmarkEnd w:id="651"/>
    </w:p>
    <w:p w14:paraId="10DF2F39" w14:textId="54E59381" w:rsidR="00406107" w:rsidRDefault="00406107" w:rsidP="00406107">
      <w:pPr>
        <w:pStyle w:val="NormalL2"/>
        <w:rPr>
          <w:ins w:id="652" w:author="Marcos, Nathan" w:date="2020-11-09T00:13:00Z"/>
        </w:rPr>
      </w:pPr>
      <w:ins w:id="653" w:author="Marcos, Nathan" w:date="2020-11-09T00:13:00Z">
        <w:r>
          <w:t>The user requests to find roles, then the system responds with Customer and Administrator. The user requests to create a customer session. The system responds with a customer session. The user requests to get commands. The system responds with Search Flight, Book Flight, Show Ticket, Pay with Credit Card, Help, Log Off, and View Ad. The customer requests to search a flight. The system responds with a flight. The customer requests to not view a hotel advertisement based on the flight searched. The external system responds with the sessionControl commands. The customer requests to log off.</w:t>
        </w:r>
      </w:ins>
    </w:p>
    <w:p w14:paraId="42366042" w14:textId="77777777" w:rsidR="00A85E6D" w:rsidRDefault="00A85E6D" w:rsidP="00A85E6D">
      <w:pPr>
        <w:pStyle w:val="NormalL2"/>
      </w:pPr>
      <w:del w:id="654" w:author="Marcos, Nathan" w:date="2020-11-09T00:13:00Z">
        <w:r w:rsidDel="00406107">
          <w:delText>…</w:delText>
        </w:r>
      </w:del>
    </w:p>
    <w:p w14:paraId="3B178B3C" w14:textId="77777777" w:rsidR="00A85E6D" w:rsidRDefault="00A85E6D" w:rsidP="00A85E6D">
      <w:pPr>
        <w:pStyle w:val="Heading3"/>
      </w:pPr>
      <w:bookmarkStart w:id="655" w:name="_Toc55810095"/>
      <w:r>
        <w:t>System Sequence Diagram</w:t>
      </w:r>
      <w:bookmarkEnd w:id="655"/>
    </w:p>
    <w:p w14:paraId="11454CAC" w14:textId="22F6E3F0" w:rsidR="00A85E6D" w:rsidRPr="00A85E6D" w:rsidRDefault="007217E4" w:rsidP="00A85E6D">
      <w:pPr>
        <w:pStyle w:val="NormalL2"/>
      </w:pPr>
      <w:ins w:id="656" w:author="Marcos, Nathan" w:date="2020-12-06T12:41:00Z">
        <w:r>
          <w:rPr>
            <w:noProof/>
          </w:rPr>
          <w:drawing>
            <wp:inline distT="0" distB="0" distL="0" distR="0" wp14:anchorId="7D26C670" wp14:editId="61FC3129">
              <wp:extent cx="6331585" cy="5038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1585" cy="5038090"/>
                      </a:xfrm>
                      <a:prstGeom prst="rect">
                        <a:avLst/>
                      </a:prstGeom>
                      <a:noFill/>
                      <a:ln>
                        <a:noFill/>
                      </a:ln>
                    </pic:spPr>
                  </pic:pic>
                </a:graphicData>
              </a:graphic>
            </wp:inline>
          </w:drawing>
        </w:r>
      </w:ins>
      <w:del w:id="657" w:author="Marcos, Nathan" w:date="2020-11-09T00:08:00Z">
        <w:r w:rsidR="00A85E6D" w:rsidDel="00A336C8">
          <w:delText>…</w:delText>
        </w:r>
      </w:del>
    </w:p>
    <w:p w14:paraId="4984BDC9" w14:textId="77777777" w:rsidR="00A85E6D" w:rsidRPr="00A85E6D" w:rsidRDefault="00A85E6D" w:rsidP="001A314E">
      <w:pPr>
        <w:pStyle w:val="NormalL2"/>
        <w:ind w:left="0"/>
      </w:pPr>
    </w:p>
    <w:sectPr w:rsidR="00A85E6D" w:rsidRPr="00A85E6D" w:rsidSect="00372871">
      <w:headerReference w:type="default" r:id="rId18"/>
      <w:footerReference w:type="default" r:id="rId19"/>
      <w:type w:val="oddPage"/>
      <w:pgSz w:w="12240" w:h="15840"/>
      <w:pgMar w:top="720" w:right="720" w:bottom="720" w:left="720" w:header="360" w:footer="36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41D56A" w14:textId="77777777" w:rsidR="00F84682" w:rsidRDefault="00F84682" w:rsidP="00D73986">
      <w:r>
        <w:separator/>
      </w:r>
    </w:p>
  </w:endnote>
  <w:endnote w:type="continuationSeparator" w:id="0">
    <w:p w14:paraId="441AFAB0" w14:textId="77777777" w:rsidR="00F84682" w:rsidRDefault="00F84682" w:rsidP="00D739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7778F1" w14:textId="77777777" w:rsidR="007217E4" w:rsidRDefault="007217E4" w:rsidP="00067A15">
    <w:pPr>
      <w:pStyle w:val="Footer"/>
      <w:pBdr>
        <w:top w:val="none" w:sz="0" w:space="0"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5CA077" w14:textId="5CFD39E1" w:rsidR="007217E4" w:rsidRPr="00E11F13" w:rsidRDefault="007217E4" w:rsidP="007F7193">
    <w:pPr>
      <w:pStyle w:val="Footer"/>
      <w:pBdr>
        <w:top w:val="thickThinMediumGap" w:sz="4" w:space="1" w:color="auto"/>
      </w:pBdr>
    </w:pPr>
    <w:r w:rsidRPr="00E11F13">
      <w:fldChar w:fldCharType="begin"/>
    </w:r>
    <w:r w:rsidRPr="00E11F13">
      <w:instrText xml:space="preserve"> REF ProjectName \h  \* MERGEFORMAT </w:instrText>
    </w:r>
    <w:r w:rsidRPr="00E11F13">
      <w:fldChar w:fldCharType="separate"/>
    </w:r>
    <w:ins w:id="370" w:author="Marcos, Nathan" w:date="2020-12-06T12:29:00Z">
      <w:r>
        <w:t>Tuffy Flight</w:t>
      </w:r>
    </w:ins>
    <w:del w:id="371" w:author="Marcos, Nathan" w:date="2020-12-06T12:29:00Z">
      <w:r w:rsidRPr="00EC7326" w:rsidDel="002A357F">
        <w:delText>&lt;Your Project Title here</w:delText>
      </w:r>
      <w:r w:rsidDel="002A357F">
        <w:delText>&gt;</w:delText>
      </w:r>
    </w:del>
    <w:r>
      <w:t xml:space="preserve"> </w:t>
    </w:r>
    <w:r w:rsidRPr="00E11F13">
      <w:fldChar w:fldCharType="end"/>
    </w:r>
    <w:r w:rsidRPr="00E11F13">
      <w:tab/>
    </w:r>
    <w:r w:rsidRPr="00E11F13">
      <w:tab/>
      <w:t xml:space="preserve">Page </w:t>
    </w:r>
    <w:r w:rsidRPr="00E11F13">
      <w:fldChar w:fldCharType="begin"/>
    </w:r>
    <w:r w:rsidRPr="00E11F13">
      <w:instrText xml:space="preserve"> PAGE  \* roman  \* MERGEFORMAT </w:instrText>
    </w:r>
    <w:r w:rsidRPr="00E11F13">
      <w:fldChar w:fldCharType="separate"/>
    </w:r>
    <w:r w:rsidRPr="00E11F13">
      <w:t>i</w:t>
    </w:r>
    <w:r w:rsidRPr="00E11F13">
      <w:fldChar w:fldCharType="end"/>
    </w:r>
    <w:r w:rsidRPr="00E11F13">
      <w:t xml:space="preserve"> of </w:t>
    </w:r>
    <w:fldSimple w:instr=" SECTIONPAGES  \* roman  \* MERGEFORMAT ">
      <w:r w:rsidR="00170A49">
        <w:rPr>
          <w:noProof/>
        </w:rPr>
        <w:t>ii</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5FDF29" w14:textId="62B6520B" w:rsidR="007217E4" w:rsidRDefault="007217E4" w:rsidP="007F7193">
    <w:pPr>
      <w:pStyle w:val="Footer"/>
      <w:pBdr>
        <w:top w:val="thickThinMediumGap" w:sz="4" w:space="1" w:color="auto"/>
      </w:pBdr>
    </w:pPr>
    <w:ins w:id="670" w:author="Nathan" w:date="2020-09-22T16:20:00Z">
      <w:r>
        <w:t>Tuffy Flights</w:t>
      </w:r>
    </w:ins>
    <w:del w:id="671" w:author="Nathan" w:date="2020-09-22T16:20:00Z">
      <w:r w:rsidRPr="007C6B90" w:rsidDel="007C4E00">
        <w:fldChar w:fldCharType="begin"/>
      </w:r>
      <w:r w:rsidRPr="007C6B90" w:rsidDel="007C4E00">
        <w:delInstrText xml:space="preserve"> REF ProjectName \h  \* MERGEFORMAT </w:delInstrText>
      </w:r>
      <w:r w:rsidRPr="007C6B90" w:rsidDel="007C4E00">
        <w:fldChar w:fldCharType="separate"/>
      </w:r>
      <w:r w:rsidRPr="00EC7326" w:rsidDel="007C4E00">
        <w:delText>&lt;Your Project Title here</w:delText>
      </w:r>
      <w:r w:rsidDel="007C4E00">
        <w:delText xml:space="preserve">&gt; </w:delText>
      </w:r>
      <w:r w:rsidRPr="007C6B90" w:rsidDel="007C4E00">
        <w:fldChar w:fldCharType="end"/>
      </w:r>
    </w:del>
    <w:r w:rsidRPr="007C6B90">
      <w:tab/>
    </w:r>
    <w:r w:rsidRPr="007C6B90">
      <w:tab/>
      <w:t xml:space="preserve">Page </w:t>
    </w:r>
    <w:r>
      <w:fldChar w:fldCharType="begin"/>
    </w:r>
    <w:r>
      <w:instrText xml:space="preserve"> PAGE  \* Arabic  \* MERGEFORMAT </w:instrText>
    </w:r>
    <w:r>
      <w:fldChar w:fldCharType="separate"/>
    </w:r>
    <w:r>
      <w:rPr>
        <w:noProof/>
      </w:rPr>
      <w:t>1</w:t>
    </w:r>
    <w:r>
      <w:fldChar w:fldCharType="end"/>
    </w:r>
    <w:r w:rsidRPr="007C6B90">
      <w:t xml:space="preserve"> of </w:t>
    </w:r>
    <w:r>
      <w:fldChar w:fldCharType="begin"/>
    </w:r>
    <w:r>
      <w:instrText xml:space="preserve"> =</w:instrText>
    </w:r>
    <w:fldSimple w:instr=" NUMPAGES   \* MERGEFORMAT ">
      <w:r w:rsidR="00170A49">
        <w:rPr>
          <w:noProof/>
        </w:rPr>
        <w:instrText>8</w:instrText>
      </w:r>
    </w:fldSimple>
    <w:r>
      <w:instrText xml:space="preserve"> - </w:instrText>
    </w:r>
    <w:fldSimple w:instr=" PAGEREF  EndOfTOC  \* MERGEFORMAT ">
      <w:r w:rsidR="00170A49">
        <w:rPr>
          <w:noProof/>
        </w:rPr>
        <w:instrText>2</w:instrText>
      </w:r>
    </w:fldSimple>
    <w:r>
      <w:instrText xml:space="preserve"> - 1 </w:instrText>
    </w:r>
    <w:r>
      <w:fldChar w:fldCharType="separate"/>
    </w:r>
    <w:r w:rsidR="00170A49">
      <w:rPr>
        <w:noProof/>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8A8E02" w14:textId="77777777" w:rsidR="00F84682" w:rsidRDefault="00F84682" w:rsidP="00D73986">
      <w:r>
        <w:separator/>
      </w:r>
    </w:p>
  </w:footnote>
  <w:footnote w:type="continuationSeparator" w:id="0">
    <w:p w14:paraId="26253DCC" w14:textId="77777777" w:rsidR="00F84682" w:rsidRDefault="00F84682" w:rsidP="00D739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DFAA86" w14:textId="77777777" w:rsidR="007217E4" w:rsidRDefault="007217E4" w:rsidP="00067A15">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33C14E" w14:textId="504A47E9" w:rsidR="007217E4" w:rsidRPr="00C237FA" w:rsidRDefault="007217E4" w:rsidP="00D73986">
    <w:pPr>
      <w:pStyle w:val="Header"/>
    </w:pPr>
    <w:r w:rsidRPr="00C237FA">
      <w:fldChar w:fldCharType="begin"/>
    </w:r>
    <w:r w:rsidRPr="00C237FA">
      <w:instrText xml:space="preserve"> REF DocumentTitle \h  \* MERGEFORMAT </w:instrText>
    </w:r>
    <w:r w:rsidRPr="00C237FA">
      <w:fldChar w:fldCharType="separate"/>
    </w:r>
    <w:r>
      <w:t xml:space="preserve">Use Case Model – Annex 1 </w:t>
    </w:r>
    <w:r w:rsidRPr="00C237FA">
      <w:fldChar w:fldCharType="end"/>
    </w:r>
    <w:r>
      <w:t xml:space="preserve">: </w:t>
    </w:r>
    <w:del w:id="362" w:author="Nathan" w:date="2020-09-22T16:18:00Z">
      <w:r w:rsidDel="00E558E5">
        <w:fldChar w:fldCharType="begin"/>
      </w:r>
      <w:r w:rsidDel="00E558E5">
        <w:delInstrText xml:space="preserve"> REF UseCaseTitle \h </w:delInstrText>
      </w:r>
      <w:r w:rsidDel="00E558E5">
        <w:fldChar w:fldCharType="separate"/>
      </w:r>
      <w:r w:rsidDel="00E558E5">
        <w:delText xml:space="preserve">&lt;UC Title here&gt; </w:delText>
      </w:r>
      <w:r w:rsidDel="00E558E5">
        <w:fldChar w:fldCharType="end"/>
      </w:r>
    </w:del>
    <w:ins w:id="363" w:author="Nathan" w:date="2020-09-22T16:18:00Z">
      <w:r>
        <w:t>Book Flight</w:t>
      </w:r>
    </w:ins>
    <w:r w:rsidRPr="00C237FA">
      <w:tab/>
    </w:r>
    <w:r w:rsidRPr="00C237FA">
      <w:tab/>
      <w:t xml:space="preserve">Last Modified:  </w:t>
    </w:r>
    <w:r w:rsidRPr="00C237FA">
      <w:fldChar w:fldCharType="begin"/>
    </w:r>
    <w:r w:rsidRPr="00C237FA">
      <w:instrText xml:space="preserve"> SAVEDATE  \@ "dddd, MMMM d, yyyy"  \* MERGEFORMAT </w:instrText>
    </w:r>
    <w:r w:rsidRPr="00C237FA">
      <w:fldChar w:fldCharType="separate"/>
    </w:r>
    <w:ins w:id="364" w:author="Marcos, Nathan" w:date="2020-12-06T12:29:00Z">
      <w:r>
        <w:rPr>
          <w:noProof/>
        </w:rPr>
        <w:t>Sunday, December 6, 2020</w:t>
      </w:r>
    </w:ins>
    <w:ins w:id="365" w:author="Jared Castaneda" w:date="2020-12-06T11:12:00Z">
      <w:del w:id="366" w:author="Marcos, Nathan" w:date="2020-12-06T12:29:00Z">
        <w:r w:rsidDel="002A357F">
          <w:rPr>
            <w:noProof/>
          </w:rPr>
          <w:delText>Monday, November 9, 2020</w:delText>
        </w:r>
      </w:del>
    </w:ins>
    <w:ins w:id="367" w:author="Nathan" w:date="2020-10-10T13:13:00Z">
      <w:del w:id="368" w:author="Marcos, Nathan" w:date="2020-12-06T12:29:00Z">
        <w:r w:rsidDel="002A357F">
          <w:rPr>
            <w:noProof/>
          </w:rPr>
          <w:delText>Monday, September 28, 2020</w:delText>
        </w:r>
      </w:del>
    </w:ins>
    <w:del w:id="369" w:author="Marcos, Nathan" w:date="2020-12-06T12:29:00Z">
      <w:r w:rsidDel="002A357F">
        <w:rPr>
          <w:noProof/>
        </w:rPr>
        <w:delText>Monday, September 7, 2020</w:delText>
      </w:r>
    </w:del>
    <w:r w:rsidRPr="00C237FA">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E479F8" w14:textId="77777777" w:rsidR="007217E4" w:rsidRDefault="007217E4" w:rsidP="00D7398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AE4DCF" w14:textId="0CEA8E86" w:rsidR="007217E4" w:rsidRPr="00C237FA" w:rsidRDefault="007217E4" w:rsidP="00D73986">
    <w:pPr>
      <w:pStyle w:val="Header"/>
    </w:pPr>
    <w:r w:rsidRPr="00C237FA">
      <w:fldChar w:fldCharType="begin"/>
    </w:r>
    <w:r w:rsidRPr="00C237FA">
      <w:instrText xml:space="preserve"> REF DocumentTitle \h  \* MERGEFORMAT </w:instrText>
    </w:r>
    <w:r w:rsidRPr="00C237FA">
      <w:fldChar w:fldCharType="separate"/>
    </w:r>
    <w:r>
      <w:t xml:space="preserve">Use Case Model – Annex 1 </w:t>
    </w:r>
    <w:r w:rsidRPr="00C237FA">
      <w:fldChar w:fldCharType="end"/>
    </w:r>
    <w:r>
      <w:t xml:space="preserve">: </w:t>
    </w:r>
    <w:r>
      <w:fldChar w:fldCharType="begin"/>
    </w:r>
    <w:r>
      <w:instrText xml:space="preserve"> REF UseCaseTitle \h </w:instrText>
    </w:r>
    <w:r>
      <w:fldChar w:fldCharType="separate"/>
    </w:r>
    <w:ins w:id="658" w:author="Marcos, Nathan" w:date="2020-12-06T12:32:00Z">
      <w:r>
        <w:t>R</w:t>
      </w:r>
    </w:ins>
    <w:ins w:id="659" w:author="Marcos, Nathan" w:date="2020-12-06T12:31:00Z">
      <w:r>
        <w:t>eceive Hotel R</w:t>
      </w:r>
    </w:ins>
    <w:ins w:id="660" w:author="Marcos, Nathan" w:date="2020-12-06T12:32:00Z">
      <w:r>
        <w:t>ecommendation</w:t>
      </w:r>
    </w:ins>
    <w:ins w:id="661" w:author="Nathan" w:date="2020-09-26T17:36:00Z">
      <w:del w:id="662" w:author="Marcos, Nathan" w:date="2020-12-06T12:31:00Z">
        <w:r w:rsidDel="00645764">
          <w:delText>View Hotel Advertisement</w:delText>
        </w:r>
      </w:del>
    </w:ins>
    <w:del w:id="663" w:author="Nathan" w:date="2020-09-22T16:19:00Z">
      <w:r w:rsidDel="00E558E5">
        <w:delText>&lt;UC Title here&gt;</w:delText>
      </w:r>
    </w:del>
    <w:r>
      <w:t xml:space="preserve"> </w:t>
    </w:r>
    <w:r>
      <w:fldChar w:fldCharType="end"/>
    </w:r>
    <w:r w:rsidRPr="00C237FA">
      <w:tab/>
    </w:r>
    <w:r w:rsidRPr="00C237FA">
      <w:tab/>
      <w:t xml:space="preserve">Last Modified:  </w:t>
    </w:r>
    <w:r w:rsidRPr="00C237FA">
      <w:fldChar w:fldCharType="begin"/>
    </w:r>
    <w:r w:rsidRPr="00C237FA">
      <w:instrText xml:space="preserve"> SAVEDATE  \@ "dddd, MMMM d, yyyy"  \* MERGEFORMAT </w:instrText>
    </w:r>
    <w:r w:rsidRPr="00C237FA">
      <w:fldChar w:fldCharType="separate"/>
    </w:r>
    <w:ins w:id="664" w:author="Marcos, Nathan" w:date="2020-12-06T12:29:00Z">
      <w:r>
        <w:rPr>
          <w:noProof/>
        </w:rPr>
        <w:t>Sunday, December 6, 2020</w:t>
      </w:r>
    </w:ins>
    <w:ins w:id="665" w:author="Jared Castaneda" w:date="2020-12-06T11:12:00Z">
      <w:del w:id="666" w:author="Marcos, Nathan" w:date="2020-12-06T12:29:00Z">
        <w:r w:rsidDel="002A357F">
          <w:rPr>
            <w:noProof/>
          </w:rPr>
          <w:delText>Monday, November 9, 2020</w:delText>
        </w:r>
      </w:del>
    </w:ins>
    <w:ins w:id="667" w:author="Nathan" w:date="2020-10-10T13:13:00Z">
      <w:del w:id="668" w:author="Marcos, Nathan" w:date="2020-12-06T12:29:00Z">
        <w:r w:rsidDel="002A357F">
          <w:rPr>
            <w:noProof/>
          </w:rPr>
          <w:delText>Monday, September 28, 2020</w:delText>
        </w:r>
      </w:del>
    </w:ins>
    <w:del w:id="669" w:author="Marcos, Nathan" w:date="2020-12-06T12:29:00Z">
      <w:r w:rsidDel="002A357F">
        <w:rPr>
          <w:noProof/>
        </w:rPr>
        <w:delText>Monday, September 7, 2020</w:delText>
      </w:r>
    </w:del>
    <w:r w:rsidRPr="00C237FA">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36356"/>
    <w:multiLevelType w:val="hybridMultilevel"/>
    <w:tmpl w:val="8E340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2C1183"/>
    <w:multiLevelType w:val="hybridMultilevel"/>
    <w:tmpl w:val="48B48DEC"/>
    <w:lvl w:ilvl="0" w:tplc="DD5828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866B9E"/>
    <w:multiLevelType w:val="hybridMultilevel"/>
    <w:tmpl w:val="12E8B7F0"/>
    <w:lvl w:ilvl="0" w:tplc="97646C74">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 w15:restartNumberingAfterBreak="0">
    <w:nsid w:val="0DB16775"/>
    <w:multiLevelType w:val="hybridMultilevel"/>
    <w:tmpl w:val="8E340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4200CD"/>
    <w:multiLevelType w:val="multilevel"/>
    <w:tmpl w:val="AAB806E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1D14005"/>
    <w:multiLevelType w:val="hybridMultilevel"/>
    <w:tmpl w:val="9E8E2006"/>
    <w:lvl w:ilvl="0" w:tplc="5D46E1AC">
      <w:start w:val="1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9D3E6B"/>
    <w:multiLevelType w:val="hybridMultilevel"/>
    <w:tmpl w:val="5AA4ABCE"/>
    <w:lvl w:ilvl="0" w:tplc="80662D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6016850"/>
    <w:multiLevelType w:val="hybridMultilevel"/>
    <w:tmpl w:val="B4E06216"/>
    <w:lvl w:ilvl="0" w:tplc="CF92BF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8E6631F"/>
    <w:multiLevelType w:val="hybridMultilevel"/>
    <w:tmpl w:val="DC96EC92"/>
    <w:lvl w:ilvl="0" w:tplc="00CA9E7A">
      <w:start w:val="12"/>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546AD1"/>
    <w:multiLevelType w:val="hybridMultilevel"/>
    <w:tmpl w:val="8E340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221B09"/>
    <w:multiLevelType w:val="hybridMultilevel"/>
    <w:tmpl w:val="A4EA17BA"/>
    <w:lvl w:ilvl="0" w:tplc="C4544D0C">
      <w:start w:val="14"/>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2D370E"/>
    <w:multiLevelType w:val="hybridMultilevel"/>
    <w:tmpl w:val="8E6650E2"/>
    <w:lvl w:ilvl="0" w:tplc="D9344D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58D47AE"/>
    <w:multiLevelType w:val="hybridMultilevel"/>
    <w:tmpl w:val="94E0EE06"/>
    <w:lvl w:ilvl="0" w:tplc="BBF2B3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68B4DE4"/>
    <w:multiLevelType w:val="hybridMultilevel"/>
    <w:tmpl w:val="03D66C78"/>
    <w:lvl w:ilvl="0" w:tplc="A84860E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 w15:restartNumberingAfterBreak="0">
    <w:nsid w:val="276B70E5"/>
    <w:multiLevelType w:val="hybridMultilevel"/>
    <w:tmpl w:val="95E873FC"/>
    <w:lvl w:ilvl="0" w:tplc="80662D6E">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79C4F9C"/>
    <w:multiLevelType w:val="hybridMultilevel"/>
    <w:tmpl w:val="718A170E"/>
    <w:lvl w:ilvl="0" w:tplc="9BF2F8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7D54BDB"/>
    <w:multiLevelType w:val="hybridMultilevel"/>
    <w:tmpl w:val="B71C4B58"/>
    <w:lvl w:ilvl="0" w:tplc="0CE892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ACD278F"/>
    <w:multiLevelType w:val="hybridMultilevel"/>
    <w:tmpl w:val="B4E06216"/>
    <w:lvl w:ilvl="0" w:tplc="CF92BF4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BC14E08"/>
    <w:multiLevelType w:val="hybridMultilevel"/>
    <w:tmpl w:val="28B4F72A"/>
    <w:lvl w:ilvl="0" w:tplc="CF92BF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D357D20"/>
    <w:multiLevelType w:val="hybridMultilevel"/>
    <w:tmpl w:val="BBCAB1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583454"/>
    <w:multiLevelType w:val="hybridMultilevel"/>
    <w:tmpl w:val="33B635E0"/>
    <w:lvl w:ilvl="0" w:tplc="349EEB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E1938A1"/>
    <w:multiLevelType w:val="hybridMultilevel"/>
    <w:tmpl w:val="CB60BD82"/>
    <w:lvl w:ilvl="0" w:tplc="D84ED1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14614FB"/>
    <w:multiLevelType w:val="hybridMultilevel"/>
    <w:tmpl w:val="47A86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1623A0"/>
    <w:multiLevelType w:val="hybridMultilevel"/>
    <w:tmpl w:val="69C659C6"/>
    <w:lvl w:ilvl="0" w:tplc="963AC8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9E53FB3"/>
    <w:multiLevelType w:val="hybridMultilevel"/>
    <w:tmpl w:val="EAA69A7A"/>
    <w:lvl w:ilvl="0" w:tplc="B57AAFB4">
      <w:start w:val="1"/>
      <w:numFmt w:val="decimal"/>
      <w:lvlText w:val="%1."/>
      <w:lvlJc w:val="left"/>
      <w:pPr>
        <w:ind w:left="144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D407469"/>
    <w:multiLevelType w:val="hybridMultilevel"/>
    <w:tmpl w:val="40EE7F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3DA93F40"/>
    <w:multiLevelType w:val="hybridMultilevel"/>
    <w:tmpl w:val="03729F58"/>
    <w:lvl w:ilvl="0" w:tplc="4176A97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410069CE"/>
    <w:multiLevelType w:val="hybridMultilevel"/>
    <w:tmpl w:val="8CE239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2E043E0"/>
    <w:multiLevelType w:val="hybridMultilevel"/>
    <w:tmpl w:val="444EBD1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A463282"/>
    <w:multiLevelType w:val="hybridMultilevel"/>
    <w:tmpl w:val="C096F4A8"/>
    <w:lvl w:ilvl="0" w:tplc="8640AC1E">
      <w:start w:val="16"/>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3B6741"/>
    <w:multiLevelType w:val="hybridMultilevel"/>
    <w:tmpl w:val="09ECFF5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5A2642"/>
    <w:multiLevelType w:val="hybridMultilevel"/>
    <w:tmpl w:val="CF2C4B0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2" w15:restartNumberingAfterBreak="0">
    <w:nsid w:val="5DEC6F00"/>
    <w:multiLevelType w:val="hybridMultilevel"/>
    <w:tmpl w:val="8662CB16"/>
    <w:lvl w:ilvl="0" w:tplc="530C7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49E48B9"/>
    <w:multiLevelType w:val="hybridMultilevel"/>
    <w:tmpl w:val="81787D00"/>
    <w:lvl w:ilvl="0" w:tplc="0409000F">
      <w:start w:val="1"/>
      <w:numFmt w:val="decimal"/>
      <w:lvlText w:val="%1."/>
      <w:lvlJc w:val="left"/>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34" w15:restartNumberingAfterBreak="0">
    <w:nsid w:val="65397F50"/>
    <w:multiLevelType w:val="hybridMultilevel"/>
    <w:tmpl w:val="D298A952"/>
    <w:lvl w:ilvl="0" w:tplc="586CB1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2FA3F36"/>
    <w:multiLevelType w:val="hybridMultilevel"/>
    <w:tmpl w:val="9C0AA6E2"/>
    <w:lvl w:ilvl="0" w:tplc="73D63AE4">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9"/>
  </w:num>
  <w:num w:numId="2">
    <w:abstractNumId w:val="4"/>
  </w:num>
  <w:num w:numId="3">
    <w:abstractNumId w:val="22"/>
  </w:num>
  <w:num w:numId="4">
    <w:abstractNumId w:val="30"/>
  </w:num>
  <w:num w:numId="5">
    <w:abstractNumId w:val="3"/>
  </w:num>
  <w:num w:numId="6">
    <w:abstractNumId w:val="0"/>
  </w:num>
  <w:num w:numId="7">
    <w:abstractNumId w:val="31"/>
  </w:num>
  <w:num w:numId="8">
    <w:abstractNumId w:val="25"/>
  </w:num>
  <w:num w:numId="9">
    <w:abstractNumId w:val="35"/>
  </w:num>
  <w:num w:numId="10">
    <w:abstractNumId w:val="27"/>
  </w:num>
  <w:num w:numId="11">
    <w:abstractNumId w:val="9"/>
  </w:num>
  <w:num w:numId="12">
    <w:abstractNumId w:val="11"/>
  </w:num>
  <w:num w:numId="13">
    <w:abstractNumId w:val="24"/>
  </w:num>
  <w:num w:numId="14">
    <w:abstractNumId w:val="5"/>
  </w:num>
  <w:num w:numId="15">
    <w:abstractNumId w:val="8"/>
  </w:num>
  <w:num w:numId="16">
    <w:abstractNumId w:val="10"/>
  </w:num>
  <w:num w:numId="17">
    <w:abstractNumId w:val="21"/>
  </w:num>
  <w:num w:numId="18">
    <w:abstractNumId w:val="28"/>
  </w:num>
  <w:num w:numId="19">
    <w:abstractNumId w:val="29"/>
  </w:num>
  <w:num w:numId="20">
    <w:abstractNumId w:val="2"/>
  </w:num>
  <w:num w:numId="21">
    <w:abstractNumId w:val="12"/>
  </w:num>
  <w:num w:numId="22">
    <w:abstractNumId w:val="33"/>
  </w:num>
  <w:num w:numId="23">
    <w:abstractNumId w:val="26"/>
  </w:num>
  <w:num w:numId="24">
    <w:abstractNumId w:val="20"/>
  </w:num>
  <w:num w:numId="25">
    <w:abstractNumId w:val="32"/>
  </w:num>
  <w:num w:numId="26">
    <w:abstractNumId w:val="34"/>
  </w:num>
  <w:num w:numId="27">
    <w:abstractNumId w:val="7"/>
  </w:num>
  <w:num w:numId="28">
    <w:abstractNumId w:val="17"/>
  </w:num>
  <w:num w:numId="29">
    <w:abstractNumId w:val="18"/>
  </w:num>
  <w:num w:numId="30">
    <w:abstractNumId w:val="16"/>
  </w:num>
  <w:num w:numId="31">
    <w:abstractNumId w:val="15"/>
  </w:num>
  <w:num w:numId="32">
    <w:abstractNumId w:val="23"/>
  </w:num>
  <w:num w:numId="33">
    <w:abstractNumId w:val="1"/>
  </w:num>
  <w:num w:numId="34">
    <w:abstractNumId w:val="6"/>
  </w:num>
  <w:num w:numId="35">
    <w:abstractNumId w:val="14"/>
  </w:num>
  <w:num w:numId="3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ared Castaneda">
    <w15:presenceInfo w15:providerId="Windows Live" w15:userId="eba50c435f555db4"/>
  </w15:person>
  <w15:person w15:author="Nathan">
    <w15:presenceInfo w15:providerId="Windows Live" w15:userId="2e6b9d7a79299f58"/>
  </w15:person>
  <w15:person w15:author="Marcos, Nathan">
    <w15:presenceInfo w15:providerId="None" w15:userId="Marcos, Nath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935"/>
    <w:rsid w:val="000246CF"/>
    <w:rsid w:val="00051F1D"/>
    <w:rsid w:val="00067A15"/>
    <w:rsid w:val="00075163"/>
    <w:rsid w:val="000774C0"/>
    <w:rsid w:val="00083FD9"/>
    <w:rsid w:val="00091094"/>
    <w:rsid w:val="000C530D"/>
    <w:rsid w:val="000E24B8"/>
    <w:rsid w:val="000E790D"/>
    <w:rsid w:val="000F51F4"/>
    <w:rsid w:val="00104F88"/>
    <w:rsid w:val="001071C9"/>
    <w:rsid w:val="00116932"/>
    <w:rsid w:val="00116CA6"/>
    <w:rsid w:val="00126BCF"/>
    <w:rsid w:val="0013122B"/>
    <w:rsid w:val="0013489D"/>
    <w:rsid w:val="00157A15"/>
    <w:rsid w:val="001675F4"/>
    <w:rsid w:val="00170A49"/>
    <w:rsid w:val="00175939"/>
    <w:rsid w:val="00193BF5"/>
    <w:rsid w:val="001A314E"/>
    <w:rsid w:val="001E5FB9"/>
    <w:rsid w:val="00205B61"/>
    <w:rsid w:val="002373D3"/>
    <w:rsid w:val="002716F0"/>
    <w:rsid w:val="00282E32"/>
    <w:rsid w:val="00285664"/>
    <w:rsid w:val="002A357F"/>
    <w:rsid w:val="002C616C"/>
    <w:rsid w:val="002D4BD4"/>
    <w:rsid w:val="002D5DF5"/>
    <w:rsid w:val="002E3212"/>
    <w:rsid w:val="002F6A3B"/>
    <w:rsid w:val="00330D1C"/>
    <w:rsid w:val="00345094"/>
    <w:rsid w:val="00346460"/>
    <w:rsid w:val="00347A0C"/>
    <w:rsid w:val="00351AFE"/>
    <w:rsid w:val="00372871"/>
    <w:rsid w:val="00381AEC"/>
    <w:rsid w:val="003934A2"/>
    <w:rsid w:val="00396D65"/>
    <w:rsid w:val="003A1DF9"/>
    <w:rsid w:val="003B1459"/>
    <w:rsid w:val="003B5D48"/>
    <w:rsid w:val="003D61FD"/>
    <w:rsid w:val="003D6E3D"/>
    <w:rsid w:val="0040078D"/>
    <w:rsid w:val="004025C3"/>
    <w:rsid w:val="00406107"/>
    <w:rsid w:val="004202AB"/>
    <w:rsid w:val="00427DB9"/>
    <w:rsid w:val="0045550D"/>
    <w:rsid w:val="00462338"/>
    <w:rsid w:val="0047298E"/>
    <w:rsid w:val="0047716D"/>
    <w:rsid w:val="0048600B"/>
    <w:rsid w:val="004931D0"/>
    <w:rsid w:val="004956A6"/>
    <w:rsid w:val="00496B9F"/>
    <w:rsid w:val="004C00E5"/>
    <w:rsid w:val="004C3DF1"/>
    <w:rsid w:val="004D5A16"/>
    <w:rsid w:val="004F22BD"/>
    <w:rsid w:val="004F5406"/>
    <w:rsid w:val="00533C3E"/>
    <w:rsid w:val="00566D30"/>
    <w:rsid w:val="00571E49"/>
    <w:rsid w:val="00575AAD"/>
    <w:rsid w:val="00576D3B"/>
    <w:rsid w:val="00596F26"/>
    <w:rsid w:val="005C0CF6"/>
    <w:rsid w:val="005C2960"/>
    <w:rsid w:val="005C3A81"/>
    <w:rsid w:val="005E685A"/>
    <w:rsid w:val="005F6291"/>
    <w:rsid w:val="00602376"/>
    <w:rsid w:val="00604E16"/>
    <w:rsid w:val="00617FFC"/>
    <w:rsid w:val="00621A7F"/>
    <w:rsid w:val="00645764"/>
    <w:rsid w:val="00656E0B"/>
    <w:rsid w:val="00665C74"/>
    <w:rsid w:val="0066774C"/>
    <w:rsid w:val="006815E2"/>
    <w:rsid w:val="00686996"/>
    <w:rsid w:val="00694C6A"/>
    <w:rsid w:val="006A4D07"/>
    <w:rsid w:val="006A5586"/>
    <w:rsid w:val="006B498D"/>
    <w:rsid w:val="006B6E74"/>
    <w:rsid w:val="006D0DBA"/>
    <w:rsid w:val="006D583D"/>
    <w:rsid w:val="006F7219"/>
    <w:rsid w:val="007051B6"/>
    <w:rsid w:val="00707140"/>
    <w:rsid w:val="007217E4"/>
    <w:rsid w:val="00754C7E"/>
    <w:rsid w:val="00760413"/>
    <w:rsid w:val="00760A8E"/>
    <w:rsid w:val="00781A94"/>
    <w:rsid w:val="007A1853"/>
    <w:rsid w:val="007A3348"/>
    <w:rsid w:val="007B6A0E"/>
    <w:rsid w:val="007C2935"/>
    <w:rsid w:val="007C4E00"/>
    <w:rsid w:val="007C6B90"/>
    <w:rsid w:val="007D1995"/>
    <w:rsid w:val="007E23EA"/>
    <w:rsid w:val="007E6647"/>
    <w:rsid w:val="007F0C5A"/>
    <w:rsid w:val="007F31C7"/>
    <w:rsid w:val="007F7193"/>
    <w:rsid w:val="00811B9D"/>
    <w:rsid w:val="00817FE2"/>
    <w:rsid w:val="00824C2B"/>
    <w:rsid w:val="0084306B"/>
    <w:rsid w:val="008437A3"/>
    <w:rsid w:val="0084526C"/>
    <w:rsid w:val="00845520"/>
    <w:rsid w:val="008557A6"/>
    <w:rsid w:val="00857EAD"/>
    <w:rsid w:val="00866B44"/>
    <w:rsid w:val="008673E2"/>
    <w:rsid w:val="00880934"/>
    <w:rsid w:val="00883982"/>
    <w:rsid w:val="00891330"/>
    <w:rsid w:val="008B526A"/>
    <w:rsid w:val="008C15D1"/>
    <w:rsid w:val="008C40D5"/>
    <w:rsid w:val="008D6058"/>
    <w:rsid w:val="008E1E8A"/>
    <w:rsid w:val="008E4E0F"/>
    <w:rsid w:val="008E7BFA"/>
    <w:rsid w:val="008F402E"/>
    <w:rsid w:val="00921F78"/>
    <w:rsid w:val="00925722"/>
    <w:rsid w:val="00935BB7"/>
    <w:rsid w:val="009407A1"/>
    <w:rsid w:val="00946076"/>
    <w:rsid w:val="00955407"/>
    <w:rsid w:val="00963DBF"/>
    <w:rsid w:val="009735F5"/>
    <w:rsid w:val="00993195"/>
    <w:rsid w:val="009B577F"/>
    <w:rsid w:val="009D12CA"/>
    <w:rsid w:val="009F7180"/>
    <w:rsid w:val="00A011D0"/>
    <w:rsid w:val="00A15593"/>
    <w:rsid w:val="00A24957"/>
    <w:rsid w:val="00A2575F"/>
    <w:rsid w:val="00A32A2E"/>
    <w:rsid w:val="00A336C8"/>
    <w:rsid w:val="00A63D97"/>
    <w:rsid w:val="00A6470C"/>
    <w:rsid w:val="00A82140"/>
    <w:rsid w:val="00A85E6D"/>
    <w:rsid w:val="00A96106"/>
    <w:rsid w:val="00AA538F"/>
    <w:rsid w:val="00AB00E9"/>
    <w:rsid w:val="00AB11A4"/>
    <w:rsid w:val="00AC37B0"/>
    <w:rsid w:val="00AC473A"/>
    <w:rsid w:val="00AE0CA7"/>
    <w:rsid w:val="00AE57CC"/>
    <w:rsid w:val="00AE78AD"/>
    <w:rsid w:val="00B10901"/>
    <w:rsid w:val="00B1147C"/>
    <w:rsid w:val="00B1315A"/>
    <w:rsid w:val="00B2233C"/>
    <w:rsid w:val="00B92628"/>
    <w:rsid w:val="00B93DBD"/>
    <w:rsid w:val="00B93F95"/>
    <w:rsid w:val="00BA0173"/>
    <w:rsid w:val="00BA74EE"/>
    <w:rsid w:val="00BB47A3"/>
    <w:rsid w:val="00BB5443"/>
    <w:rsid w:val="00BB6068"/>
    <w:rsid w:val="00BB619C"/>
    <w:rsid w:val="00BB7180"/>
    <w:rsid w:val="00BC529A"/>
    <w:rsid w:val="00BC65F6"/>
    <w:rsid w:val="00BD7840"/>
    <w:rsid w:val="00BE0AEB"/>
    <w:rsid w:val="00BE23E8"/>
    <w:rsid w:val="00BE376F"/>
    <w:rsid w:val="00BF2415"/>
    <w:rsid w:val="00BF31CF"/>
    <w:rsid w:val="00BF54F6"/>
    <w:rsid w:val="00C037DA"/>
    <w:rsid w:val="00C161C0"/>
    <w:rsid w:val="00C171B0"/>
    <w:rsid w:val="00C20764"/>
    <w:rsid w:val="00C237FA"/>
    <w:rsid w:val="00C50A28"/>
    <w:rsid w:val="00C53336"/>
    <w:rsid w:val="00C60461"/>
    <w:rsid w:val="00C702E3"/>
    <w:rsid w:val="00C73210"/>
    <w:rsid w:val="00C92EE6"/>
    <w:rsid w:val="00CA7981"/>
    <w:rsid w:val="00CB2981"/>
    <w:rsid w:val="00CC17B0"/>
    <w:rsid w:val="00CC4516"/>
    <w:rsid w:val="00CC492A"/>
    <w:rsid w:val="00CC4B04"/>
    <w:rsid w:val="00CD4E89"/>
    <w:rsid w:val="00CD518A"/>
    <w:rsid w:val="00CF53AF"/>
    <w:rsid w:val="00D02C40"/>
    <w:rsid w:val="00D2139F"/>
    <w:rsid w:val="00D3282F"/>
    <w:rsid w:val="00D347AE"/>
    <w:rsid w:val="00D73986"/>
    <w:rsid w:val="00D7657D"/>
    <w:rsid w:val="00D9230E"/>
    <w:rsid w:val="00DA480A"/>
    <w:rsid w:val="00DB70B3"/>
    <w:rsid w:val="00E05FF5"/>
    <w:rsid w:val="00E11F13"/>
    <w:rsid w:val="00E15C06"/>
    <w:rsid w:val="00E17BFF"/>
    <w:rsid w:val="00E214A1"/>
    <w:rsid w:val="00E23B71"/>
    <w:rsid w:val="00E27294"/>
    <w:rsid w:val="00E32905"/>
    <w:rsid w:val="00E331C0"/>
    <w:rsid w:val="00E46ECF"/>
    <w:rsid w:val="00E534CF"/>
    <w:rsid w:val="00E558E5"/>
    <w:rsid w:val="00E664C8"/>
    <w:rsid w:val="00E8525C"/>
    <w:rsid w:val="00E901C5"/>
    <w:rsid w:val="00E91ACB"/>
    <w:rsid w:val="00EA16FE"/>
    <w:rsid w:val="00EA412C"/>
    <w:rsid w:val="00EA706D"/>
    <w:rsid w:val="00EB00F6"/>
    <w:rsid w:val="00EB4A65"/>
    <w:rsid w:val="00EC13A6"/>
    <w:rsid w:val="00EC7326"/>
    <w:rsid w:val="00ED5AA0"/>
    <w:rsid w:val="00EE5EBB"/>
    <w:rsid w:val="00EE7695"/>
    <w:rsid w:val="00EF4CFB"/>
    <w:rsid w:val="00F01B18"/>
    <w:rsid w:val="00F112F7"/>
    <w:rsid w:val="00F2135D"/>
    <w:rsid w:val="00F34DFC"/>
    <w:rsid w:val="00F61C8E"/>
    <w:rsid w:val="00F724C8"/>
    <w:rsid w:val="00F73A7B"/>
    <w:rsid w:val="00F815EA"/>
    <w:rsid w:val="00F84682"/>
    <w:rsid w:val="00FA2CF4"/>
    <w:rsid w:val="00FB4321"/>
    <w:rsid w:val="00FB6799"/>
    <w:rsid w:val="00FC0032"/>
    <w:rsid w:val="00FC7841"/>
    <w:rsid w:val="00FE556A"/>
    <w:rsid w:val="00FE6391"/>
    <w:rsid w:val="00FF3DA5"/>
    <w:rsid w:val="00FF40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A4193"/>
  <w14:defaultImageDpi w14:val="32767"/>
  <w15:chartTrackingRefBased/>
  <w15:docId w15:val="{35FB2A9A-A0A2-41E3-959E-696A59D2D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3986"/>
  </w:style>
  <w:style w:type="paragraph" w:styleId="Heading1">
    <w:name w:val="heading 1"/>
    <w:basedOn w:val="Normal"/>
    <w:next w:val="NormalL1"/>
    <w:link w:val="Heading1Char"/>
    <w:uiPriority w:val="9"/>
    <w:qFormat/>
    <w:rsid w:val="00CC17B0"/>
    <w:pPr>
      <w:keepNext/>
      <w:keepLines/>
      <w:numPr>
        <w:numId w:val="2"/>
      </w:numPr>
      <w:spacing w:before="36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L2"/>
    <w:link w:val="Heading2Char"/>
    <w:uiPriority w:val="9"/>
    <w:unhideWhenUsed/>
    <w:qFormat/>
    <w:rsid w:val="00BF31CF"/>
    <w:pPr>
      <w:keepNext/>
      <w:keepLines/>
      <w:numPr>
        <w:ilvl w:val="1"/>
        <w:numId w:val="2"/>
      </w:numPr>
      <w:spacing w:before="40" w:after="0"/>
      <w:ind w:left="720" w:hanging="7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L2"/>
    <w:link w:val="Heading3Char"/>
    <w:uiPriority w:val="9"/>
    <w:unhideWhenUsed/>
    <w:qFormat/>
    <w:rsid w:val="00921F78"/>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L2"/>
    <w:link w:val="Heading4Char"/>
    <w:uiPriority w:val="9"/>
    <w:unhideWhenUsed/>
    <w:qFormat/>
    <w:rsid w:val="00921F78"/>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rsid w:val="00921F78"/>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21F78"/>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21F7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21F7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21F7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64C8"/>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64C8"/>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C237FA"/>
    <w:pPr>
      <w:pBdr>
        <w:bottom w:val="thickThinMediumGap" w:sz="4" w:space="1" w:color="auto"/>
      </w:pBdr>
      <w:tabs>
        <w:tab w:val="center" w:pos="5400"/>
        <w:tab w:val="right" w:pos="10800"/>
      </w:tabs>
      <w:spacing w:after="120" w:line="240" w:lineRule="auto"/>
    </w:pPr>
    <w:rPr>
      <w:sz w:val="18"/>
      <w:szCs w:val="18"/>
    </w:rPr>
  </w:style>
  <w:style w:type="character" w:customStyle="1" w:styleId="HeaderChar">
    <w:name w:val="Header Char"/>
    <w:basedOn w:val="DefaultParagraphFont"/>
    <w:link w:val="Header"/>
    <w:uiPriority w:val="99"/>
    <w:rsid w:val="00C237FA"/>
    <w:rPr>
      <w:sz w:val="18"/>
      <w:szCs w:val="18"/>
    </w:rPr>
  </w:style>
  <w:style w:type="paragraph" w:styleId="Footer">
    <w:name w:val="footer"/>
    <w:basedOn w:val="Header"/>
    <w:link w:val="FooterChar"/>
    <w:uiPriority w:val="99"/>
    <w:unhideWhenUsed/>
    <w:rsid w:val="00E11F13"/>
    <w:pPr>
      <w:pBdr>
        <w:top w:val="thickThinMediumGap" w:sz="8" w:space="1" w:color="auto"/>
        <w:bottom w:val="none" w:sz="0" w:space="0" w:color="auto"/>
      </w:pBdr>
      <w:spacing w:before="120" w:after="0"/>
    </w:pPr>
  </w:style>
  <w:style w:type="character" w:customStyle="1" w:styleId="FooterChar">
    <w:name w:val="Footer Char"/>
    <w:basedOn w:val="DefaultParagraphFont"/>
    <w:link w:val="Footer"/>
    <w:uiPriority w:val="99"/>
    <w:rsid w:val="00E11F13"/>
    <w:rPr>
      <w:sz w:val="18"/>
      <w:szCs w:val="18"/>
    </w:rPr>
  </w:style>
  <w:style w:type="table" w:styleId="TableGrid">
    <w:name w:val="Table Grid"/>
    <w:basedOn w:val="TableNormal"/>
    <w:uiPriority w:val="39"/>
    <w:rsid w:val="00EC73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rsid w:val="00760A8E"/>
    <w:pPr>
      <w:spacing w:after="240" w:line="240" w:lineRule="auto"/>
      <w:ind w:left="720"/>
      <w:contextualSpacing/>
      <w:jc w:val="both"/>
    </w:pPr>
    <w:rPr>
      <w:rFonts w:ascii="Calibri" w:eastAsia="Garamond" w:hAnsi="Calibri" w:cs="Calibri"/>
      <w:lang w:val="en"/>
    </w:rPr>
  </w:style>
  <w:style w:type="character" w:styleId="Hyperlink">
    <w:name w:val="Hyperlink"/>
    <w:basedOn w:val="DefaultParagraphFont"/>
    <w:uiPriority w:val="99"/>
    <w:unhideWhenUsed/>
    <w:rsid w:val="00575AAD"/>
    <w:rPr>
      <w:color w:val="0563C1" w:themeColor="hyperlink"/>
      <w:u w:val="single"/>
    </w:rPr>
  </w:style>
  <w:style w:type="character" w:styleId="UnresolvedMention">
    <w:name w:val="Unresolved Mention"/>
    <w:basedOn w:val="DefaultParagraphFont"/>
    <w:uiPriority w:val="99"/>
    <w:semiHidden/>
    <w:unhideWhenUsed/>
    <w:rsid w:val="00575AAD"/>
    <w:rPr>
      <w:color w:val="605E5C"/>
      <w:shd w:val="clear" w:color="auto" w:fill="E1DFDD"/>
    </w:rPr>
  </w:style>
  <w:style w:type="character" w:customStyle="1" w:styleId="Heading2Char">
    <w:name w:val="Heading 2 Char"/>
    <w:basedOn w:val="DefaultParagraphFont"/>
    <w:link w:val="Heading2"/>
    <w:uiPriority w:val="9"/>
    <w:rsid w:val="00BF31C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CC17B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21F7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21F7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21F7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21F7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21F7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21F7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21F7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rsid w:val="00C20764"/>
    <w:pPr>
      <w:numPr>
        <w:numId w:val="0"/>
      </w:numPr>
      <w:outlineLvl w:val="9"/>
    </w:pPr>
  </w:style>
  <w:style w:type="paragraph" w:styleId="TOC1">
    <w:name w:val="toc 1"/>
    <w:basedOn w:val="Normal"/>
    <w:next w:val="Normal"/>
    <w:uiPriority w:val="39"/>
    <w:unhideWhenUsed/>
    <w:rsid w:val="008437A3"/>
    <w:pPr>
      <w:tabs>
        <w:tab w:val="left" w:pos="540"/>
        <w:tab w:val="right" w:leader="dot" w:pos="10790"/>
      </w:tabs>
      <w:spacing w:before="360" w:after="100"/>
    </w:pPr>
    <w:rPr>
      <w:noProof/>
      <w:sz w:val="28"/>
    </w:rPr>
  </w:style>
  <w:style w:type="paragraph" w:styleId="TOC2">
    <w:name w:val="toc 2"/>
    <w:basedOn w:val="Normal"/>
    <w:next w:val="Normal"/>
    <w:uiPriority w:val="39"/>
    <w:unhideWhenUsed/>
    <w:rsid w:val="009735F5"/>
    <w:pPr>
      <w:tabs>
        <w:tab w:val="left" w:pos="1080"/>
        <w:tab w:val="right" w:leader="dot" w:pos="10790"/>
      </w:tabs>
      <w:spacing w:after="100"/>
      <w:ind w:left="540"/>
    </w:pPr>
  </w:style>
  <w:style w:type="character" w:styleId="CommentReference">
    <w:name w:val="annotation reference"/>
    <w:basedOn w:val="DefaultParagraphFont"/>
    <w:uiPriority w:val="99"/>
    <w:semiHidden/>
    <w:unhideWhenUsed/>
    <w:rsid w:val="00EE7695"/>
    <w:rPr>
      <w:sz w:val="16"/>
      <w:szCs w:val="16"/>
    </w:rPr>
  </w:style>
  <w:style w:type="paragraph" w:styleId="CommentText">
    <w:name w:val="annotation text"/>
    <w:basedOn w:val="Normal"/>
    <w:link w:val="CommentTextChar"/>
    <w:uiPriority w:val="99"/>
    <w:unhideWhenUsed/>
    <w:rsid w:val="00EE7695"/>
    <w:pPr>
      <w:spacing w:line="240" w:lineRule="auto"/>
    </w:pPr>
    <w:rPr>
      <w:sz w:val="20"/>
      <w:szCs w:val="20"/>
    </w:rPr>
  </w:style>
  <w:style w:type="character" w:customStyle="1" w:styleId="CommentTextChar">
    <w:name w:val="Comment Text Char"/>
    <w:basedOn w:val="DefaultParagraphFont"/>
    <w:link w:val="CommentText"/>
    <w:uiPriority w:val="99"/>
    <w:rsid w:val="00EE7695"/>
    <w:rPr>
      <w:sz w:val="20"/>
      <w:szCs w:val="20"/>
    </w:rPr>
  </w:style>
  <w:style w:type="paragraph" w:styleId="CommentSubject">
    <w:name w:val="annotation subject"/>
    <w:basedOn w:val="CommentText"/>
    <w:next w:val="CommentText"/>
    <w:link w:val="CommentSubjectChar"/>
    <w:uiPriority w:val="99"/>
    <w:semiHidden/>
    <w:unhideWhenUsed/>
    <w:rsid w:val="00EE7695"/>
    <w:rPr>
      <w:b/>
      <w:bCs/>
    </w:rPr>
  </w:style>
  <w:style w:type="character" w:customStyle="1" w:styleId="CommentSubjectChar">
    <w:name w:val="Comment Subject Char"/>
    <w:basedOn w:val="CommentTextChar"/>
    <w:link w:val="CommentSubject"/>
    <w:uiPriority w:val="99"/>
    <w:semiHidden/>
    <w:rsid w:val="00EE7695"/>
    <w:rPr>
      <w:b/>
      <w:bCs/>
      <w:sz w:val="20"/>
      <w:szCs w:val="20"/>
    </w:rPr>
  </w:style>
  <w:style w:type="paragraph" w:styleId="BalloonText">
    <w:name w:val="Balloon Text"/>
    <w:basedOn w:val="Normal"/>
    <w:link w:val="BalloonTextChar"/>
    <w:uiPriority w:val="99"/>
    <w:semiHidden/>
    <w:unhideWhenUsed/>
    <w:rsid w:val="00EE76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7695"/>
    <w:rPr>
      <w:rFonts w:ascii="Segoe UI" w:hAnsi="Segoe UI" w:cs="Segoe UI"/>
      <w:sz w:val="18"/>
      <w:szCs w:val="18"/>
    </w:rPr>
  </w:style>
  <w:style w:type="paragraph" w:styleId="TOC3">
    <w:name w:val="toc 3"/>
    <w:basedOn w:val="Normal"/>
    <w:next w:val="Normal"/>
    <w:uiPriority w:val="39"/>
    <w:unhideWhenUsed/>
    <w:rsid w:val="00F2135D"/>
    <w:pPr>
      <w:tabs>
        <w:tab w:val="left" w:pos="1620"/>
        <w:tab w:val="right" w:leader="dot" w:pos="10790"/>
      </w:tabs>
      <w:spacing w:after="100"/>
      <w:ind w:left="1080"/>
    </w:pPr>
  </w:style>
  <w:style w:type="paragraph" w:styleId="TOC4">
    <w:name w:val="toc 4"/>
    <w:basedOn w:val="Normal"/>
    <w:next w:val="Normal"/>
    <w:uiPriority w:val="39"/>
    <w:unhideWhenUsed/>
    <w:rsid w:val="00F2135D"/>
    <w:pPr>
      <w:tabs>
        <w:tab w:val="left" w:pos="2160"/>
        <w:tab w:val="right" w:leader="dot" w:pos="10790"/>
      </w:tabs>
      <w:spacing w:after="100"/>
      <w:ind w:left="1620"/>
    </w:pPr>
  </w:style>
  <w:style w:type="paragraph" w:customStyle="1" w:styleId="NormalL1">
    <w:name w:val="Normal L1"/>
    <w:basedOn w:val="Normal"/>
    <w:link w:val="NormalL1Char"/>
    <w:qFormat/>
    <w:rsid w:val="007A3348"/>
    <w:pPr>
      <w:ind w:left="432"/>
    </w:pPr>
  </w:style>
  <w:style w:type="paragraph" w:customStyle="1" w:styleId="NormalL2">
    <w:name w:val="Normal L2"/>
    <w:basedOn w:val="Normal"/>
    <w:link w:val="NormalL2Char"/>
    <w:qFormat/>
    <w:rsid w:val="00BF31CF"/>
    <w:pPr>
      <w:ind w:left="720"/>
    </w:pPr>
  </w:style>
  <w:style w:type="character" w:customStyle="1" w:styleId="NormalL1Char">
    <w:name w:val="Normal L1 Char"/>
    <w:basedOn w:val="DefaultParagraphFont"/>
    <w:link w:val="NormalL1"/>
    <w:rsid w:val="007A3348"/>
  </w:style>
  <w:style w:type="character" w:customStyle="1" w:styleId="NormalL2Char">
    <w:name w:val="Normal L2 Char"/>
    <w:basedOn w:val="DefaultParagraphFont"/>
    <w:link w:val="NormalL2"/>
    <w:rsid w:val="00BF31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eader" Target="header4.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8047B-2912-447A-A2F7-5AE441625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730</TotalTime>
  <Pages>8</Pages>
  <Words>1990</Words>
  <Characters>11343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Bettens</dc:creator>
  <cp:keywords/>
  <dc:description/>
  <cp:lastModifiedBy>Marcos, Nathan</cp:lastModifiedBy>
  <cp:revision>202</cp:revision>
  <cp:lastPrinted>2020-09-05T18:52:00Z</cp:lastPrinted>
  <dcterms:created xsi:type="dcterms:W3CDTF">2020-09-04T22:31:00Z</dcterms:created>
  <dcterms:modified xsi:type="dcterms:W3CDTF">2020-12-06T20:41:00Z</dcterms:modified>
</cp:coreProperties>
</file>