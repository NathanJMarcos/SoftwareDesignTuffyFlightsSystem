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13B3FD94" w:rsidR="004C00E5" w:rsidRDefault="00C75778" w:rsidP="00D73986">
      <w:pPr>
        <w:pStyle w:val="Title"/>
      </w:pPr>
      <w:bookmarkStart w:id="0" w:name="DocumentTitle"/>
      <w:r w:rsidRPr="00C75778">
        <w:t>Supplementary Specification</w:t>
      </w:r>
      <w:r w:rsidR="00EA16FE">
        <w:t xml:space="preserve"> </w:t>
      </w:r>
      <w:bookmarkEnd w:id="0"/>
    </w:p>
    <w:p w14:paraId="66816C2B" w14:textId="6DF03C5E" w:rsidR="00EC7326" w:rsidRPr="00EC7326" w:rsidRDefault="00883982" w:rsidP="00D73986">
      <w:pPr>
        <w:pStyle w:val="Title"/>
      </w:pPr>
      <w:del w:id="1" w:author="Jared Castaneda" w:date="2020-09-27T16:32:00Z">
        <w:r w:rsidDel="00236864">
          <w:rPr>
            <w:noProof/>
          </w:rPr>
          <mc:AlternateContent>
            <mc:Choice Requires="wps">
              <w:drawing>
                <wp:anchor distT="0" distB="0" distL="114300" distR="114300" simplePos="0" relativeHeight="251658240" behindDoc="0" locked="0" layoutInCell="1" allowOverlap="1" wp14:anchorId="3FB2DA93" wp14:editId="3448E247">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195CF2" w:rsidRDefault="00195CF2" w:rsidP="00604E16">
                              <w:pPr>
                                <w:pStyle w:val="ListParagraph"/>
                                <w:numPr>
                                  <w:ilvl w:val="0"/>
                                  <w:numId w:val="4"/>
                                </w:numPr>
                                <w:ind w:left="360"/>
                                <w:jc w:val="left"/>
                              </w:pPr>
                              <w:r>
                                <w:t>Update placeholder with your project’s title being careful not to delete the (potentially hidden) bookmark.  If you did it righ</w:t>
                              </w:r>
                              <w:del w:id="2" w:author="Jared Castaneda" w:date="2020-09-27T16:32:00Z">
                                <w:r w:rsidDel="00236864">
                                  <w:delText>t</w:delText>
                                </w:r>
                              </w:del>
                              <w:r>
                                <w:t>, the document’s footer will be updated too</w:t>
                              </w:r>
                              <w:r>
                                <w:br/>
                              </w:r>
                            </w:p>
                            <w:p w14:paraId="13A4DB76" w14:textId="2D707678" w:rsidR="00195CF2" w:rsidRDefault="00195CF2"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195CF2" w:rsidRDefault="00195CF2" w:rsidP="00604E16">
                        <w:pPr>
                          <w:pStyle w:val="ListParagraph"/>
                          <w:numPr>
                            <w:ilvl w:val="0"/>
                            <w:numId w:val="4"/>
                          </w:numPr>
                          <w:ind w:left="360"/>
                          <w:jc w:val="left"/>
                        </w:pPr>
                        <w:r>
                          <w:t>Update placeholder with your project’s title being careful not to delete the (potentially hidden) bookmark.  If you did it righ</w:t>
                        </w:r>
                        <w:del w:id="3" w:author="Jared Castaneda" w:date="2020-09-27T16:32:00Z">
                          <w:r w:rsidDel="00236864">
                            <w:delText>t</w:delText>
                          </w:r>
                        </w:del>
                        <w:r>
                          <w:t>, the document’s footer will be updated too</w:t>
                        </w:r>
                        <w:r>
                          <w:br/>
                        </w:r>
                      </w:p>
                      <w:p w14:paraId="13A4DB76" w14:textId="2D707678" w:rsidR="00195CF2" w:rsidRDefault="00195CF2" w:rsidP="00604E16">
                        <w:pPr>
                          <w:pStyle w:val="ListParagraph"/>
                          <w:numPr>
                            <w:ilvl w:val="0"/>
                            <w:numId w:val="4"/>
                          </w:numPr>
                          <w:ind w:left="360"/>
                          <w:jc w:val="left"/>
                        </w:pPr>
                        <w:r>
                          <w:t>Delete this bubble</w:t>
                        </w:r>
                      </w:p>
                    </w:txbxContent>
                  </v:textbox>
                </v:shape>
              </w:pict>
            </mc:Fallback>
          </mc:AlternateContent>
        </w:r>
      </w:del>
      <w:r w:rsidR="004931D0">
        <w:t>f</w:t>
      </w:r>
      <w:r w:rsidR="00EC7326" w:rsidRPr="00EC7326">
        <w:t>or the</w:t>
      </w:r>
    </w:p>
    <w:p w14:paraId="288E5FC1" w14:textId="5EC30EBE" w:rsidR="00A82140" w:rsidRDefault="004F77D3"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3" w:author="Jared Castaneda" w:date="2020-09-23T16:33:00Z">
        <w:r>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51E226E" wp14:editId="4F0AA243">
              <wp:extent cx="2086612" cy="17049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2925" cy="1710133"/>
                      </a:xfrm>
                      <a:prstGeom prst="rect">
                        <a:avLst/>
                      </a:prstGeom>
                      <a:noFill/>
                      <a:ln>
                        <a:noFill/>
                      </a:ln>
                    </pic:spPr>
                  </pic:pic>
                </a:graphicData>
              </a:graphic>
            </wp:inline>
          </w:drawing>
        </w:r>
      </w:ins>
      <w:del w:id="4" w:author="Jared Castaneda" w:date="2020-09-23T16:33:00Z">
        <w:r w:rsidR="00A82140" w:rsidDel="004F77D3">
          <w:rPr>
            <w:noProof/>
          </w:rPr>
          <w:drawing>
            <wp:inline distT="0" distB="0" distL="0" distR="0" wp14:anchorId="591BB13B" wp14:editId="7C196616">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del>
    </w:p>
    <w:p w14:paraId="606880A5" w14:textId="085CFF8A" w:rsidR="00EC7326" w:rsidRDefault="00EC7326" w:rsidP="00D73986">
      <w:pPr>
        <w:pStyle w:val="Title"/>
      </w:pPr>
      <w:bookmarkStart w:id="5" w:name="ProjectName"/>
      <w:del w:id="6" w:author="Jared Castaneda" w:date="2020-09-23T16:33:00Z">
        <w:r w:rsidRPr="00EC7326" w:rsidDel="00C26B80">
          <w:delText>&lt;Your Project Title here</w:delText>
        </w:r>
        <w:r w:rsidR="004931D0" w:rsidDel="00C26B80">
          <w:delText>&gt;</w:delText>
        </w:r>
      </w:del>
      <w:ins w:id="7" w:author="Jared Castaneda" w:date="2020-09-23T16:33:00Z">
        <w:r w:rsidR="00C26B80">
          <w:t>Tuffy Flights</w:t>
        </w:r>
      </w:ins>
      <w:r w:rsidR="00EA16FE">
        <w:t xml:space="preserve"> </w:t>
      </w:r>
      <w:bookmarkEnd w:id="5"/>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0"/>
        <w:gridCol w:w="3500"/>
        <w:gridCol w:w="3500"/>
      </w:tblGrid>
      <w:tr w:rsidR="001C0754" w14:paraId="2894B241" w14:textId="77777777" w:rsidTr="00D25D61">
        <w:trPr>
          <w:cantSplit/>
          <w:ins w:id="8" w:author="Jared Castaneda" w:date="2020-12-07T13:43:00Z"/>
        </w:trPr>
        <w:tc>
          <w:tcPr>
            <w:tcW w:w="3118" w:type="dxa"/>
          </w:tcPr>
          <w:p w14:paraId="1FE24E71" w14:textId="77777777" w:rsidR="001C0754" w:rsidRPr="00A011D0" w:rsidRDefault="001C0754" w:rsidP="00D25D61">
            <w:pPr>
              <w:rPr>
                <w:ins w:id="9" w:author="Jared Castaneda" w:date="2020-12-07T13:43:00Z"/>
                <w:b/>
                <w:bCs/>
              </w:rPr>
            </w:pPr>
            <w:bookmarkStart w:id="10" w:name="_Hlk58239972"/>
            <w:ins w:id="11" w:author="Jared Castaneda" w:date="2020-12-07T13:43:00Z">
              <w:r>
                <w:rPr>
                  <w:b/>
                  <w:bCs/>
                </w:rPr>
                <w:t>Nathan Marcos</w:t>
              </w:r>
            </w:ins>
          </w:p>
        </w:tc>
        <w:tc>
          <w:tcPr>
            <w:tcW w:w="3116" w:type="dxa"/>
          </w:tcPr>
          <w:p w14:paraId="47E808B6" w14:textId="77777777" w:rsidR="001C0754" w:rsidRPr="00A011D0" w:rsidRDefault="001C0754" w:rsidP="00D25D61">
            <w:pPr>
              <w:rPr>
                <w:ins w:id="12" w:author="Jared Castaneda" w:date="2020-12-07T13:43:00Z"/>
                <w:b/>
                <w:bCs/>
              </w:rPr>
            </w:pPr>
            <w:ins w:id="13" w:author="Jared Castaneda" w:date="2020-12-07T13:43:00Z">
              <w:r>
                <w:rPr>
                  <w:b/>
                  <w:bCs/>
                </w:rPr>
                <w:t>Jared Castaneda</w:t>
              </w:r>
            </w:ins>
          </w:p>
        </w:tc>
        <w:tc>
          <w:tcPr>
            <w:tcW w:w="3116" w:type="dxa"/>
          </w:tcPr>
          <w:p w14:paraId="2BA308C8" w14:textId="77777777" w:rsidR="001C0754" w:rsidRPr="00A011D0" w:rsidRDefault="001C0754" w:rsidP="00D25D61">
            <w:pPr>
              <w:rPr>
                <w:ins w:id="14" w:author="Jared Castaneda" w:date="2020-12-07T13:43:00Z"/>
                <w:b/>
                <w:bCs/>
              </w:rPr>
            </w:pPr>
            <w:ins w:id="15" w:author="Jared Castaneda" w:date="2020-12-07T13:43:00Z">
              <w:r>
                <w:rPr>
                  <w:b/>
                  <w:bCs/>
                </w:rPr>
                <w:t>Jawad Swed</w:t>
              </w:r>
            </w:ins>
          </w:p>
        </w:tc>
      </w:tr>
      <w:tr w:rsidR="001C0754" w14:paraId="370FFEAA" w14:textId="77777777" w:rsidTr="00D25D61">
        <w:trPr>
          <w:cantSplit/>
          <w:ins w:id="16" w:author="Jared Castaneda" w:date="2020-12-07T13:43:00Z"/>
        </w:trPr>
        <w:tc>
          <w:tcPr>
            <w:tcW w:w="3118" w:type="dxa"/>
          </w:tcPr>
          <w:p w14:paraId="6B873A08" w14:textId="77777777" w:rsidR="001C0754" w:rsidRDefault="001C0754" w:rsidP="00D25D61">
            <w:pPr>
              <w:ind w:left="164"/>
              <w:rPr>
                <w:ins w:id="17" w:author="Jared Castaneda" w:date="2020-12-07T13:43:00Z"/>
              </w:rPr>
            </w:pPr>
            <w:ins w:id="18" w:author="Jared Castaneda" w:date="2020-12-07T13:43:00Z">
              <w:r>
                <w:t>Design Modeling, Implementation</w:t>
              </w:r>
            </w:ins>
          </w:p>
        </w:tc>
        <w:tc>
          <w:tcPr>
            <w:tcW w:w="3116" w:type="dxa"/>
          </w:tcPr>
          <w:p w14:paraId="3DCA3D9E" w14:textId="77777777" w:rsidR="001C0754" w:rsidRDefault="001C0754" w:rsidP="00D25D61">
            <w:pPr>
              <w:ind w:left="164"/>
              <w:rPr>
                <w:ins w:id="19" w:author="Jared Castaneda" w:date="2020-12-07T13:43:00Z"/>
              </w:rPr>
            </w:pPr>
            <w:ins w:id="20" w:author="Jared Castaneda" w:date="2020-12-07T13:43:00Z">
              <w:r>
                <w:t>Project Management, Implementation</w:t>
              </w:r>
            </w:ins>
          </w:p>
        </w:tc>
        <w:tc>
          <w:tcPr>
            <w:tcW w:w="3116" w:type="dxa"/>
          </w:tcPr>
          <w:p w14:paraId="12AAA1DB" w14:textId="77777777" w:rsidR="001C0754" w:rsidRDefault="001C0754" w:rsidP="00D25D61">
            <w:pPr>
              <w:ind w:left="164"/>
              <w:rPr>
                <w:ins w:id="21" w:author="Jared Castaneda" w:date="2020-12-07T13:43:00Z"/>
              </w:rPr>
            </w:pPr>
            <w:ins w:id="22" w:author="Jared Castaneda" w:date="2020-12-07T13:43:00Z">
              <w:r>
                <w:t>Business Modeling, Design Modeling</w:t>
              </w:r>
            </w:ins>
          </w:p>
        </w:tc>
      </w:tr>
      <w:tr w:rsidR="001C0754" w14:paraId="7891BB70" w14:textId="77777777" w:rsidTr="00D25D61">
        <w:trPr>
          <w:cantSplit/>
          <w:ins w:id="23" w:author="Jared Castaneda" w:date="2020-12-07T13:43:00Z"/>
        </w:trPr>
        <w:tc>
          <w:tcPr>
            <w:tcW w:w="3118" w:type="dxa"/>
          </w:tcPr>
          <w:p w14:paraId="7BA98AC2" w14:textId="77777777" w:rsidR="001C0754" w:rsidRDefault="001C0754" w:rsidP="00D25D61">
            <w:pPr>
              <w:ind w:left="164"/>
              <w:rPr>
                <w:ins w:id="24" w:author="Jared Castaneda" w:date="2020-12-07T13:43:00Z"/>
              </w:rPr>
            </w:pPr>
            <w:ins w:id="25" w:author="Jared Castaneda" w:date="2020-12-07T13:43:00Z">
              <w:r>
                <w:fldChar w:fldCharType="begin"/>
              </w:r>
              <w:r>
                <w:instrText xml:space="preserve"> HYPERLINK "mailto:</w:instrText>
              </w:r>
              <w:r w:rsidRPr="00D25D61">
                <w:instrText>nathanmarcos@csu.fullerton.edu</w:instrText>
              </w:r>
              <w:r>
                <w:instrText xml:space="preserve">" </w:instrText>
              </w:r>
              <w:r>
                <w:fldChar w:fldCharType="separate"/>
              </w:r>
              <w:r w:rsidRPr="00CB59A7">
                <w:rPr>
                  <w:rStyle w:val="Hyperlink"/>
                </w:rPr>
                <w:t>nathanmarcos@csu.fullerton.edu</w:t>
              </w:r>
              <w:r>
                <w:fldChar w:fldCharType="end"/>
              </w:r>
            </w:ins>
          </w:p>
        </w:tc>
        <w:tc>
          <w:tcPr>
            <w:tcW w:w="3116" w:type="dxa"/>
          </w:tcPr>
          <w:p w14:paraId="323D2DDD" w14:textId="77777777" w:rsidR="001C0754" w:rsidRDefault="001C0754" w:rsidP="00D25D61">
            <w:pPr>
              <w:ind w:left="164"/>
              <w:rPr>
                <w:ins w:id="26" w:author="Jared Castaneda" w:date="2020-12-07T13:43:00Z"/>
              </w:rPr>
            </w:pPr>
            <w:ins w:id="27" w:author="Jared Castaneda" w:date="2020-12-07T13:43:00Z">
              <w:r>
                <w:fldChar w:fldCharType="begin"/>
              </w:r>
              <w:r>
                <w:instrText xml:space="preserve"> HYPERLINK "mailto:</w:instrText>
              </w:r>
              <w:r w:rsidRPr="00D25D61">
                <w:instrText>jaredcast@csu.fullerton.edu</w:instrText>
              </w:r>
              <w:r>
                <w:instrText xml:space="preserve">" </w:instrText>
              </w:r>
              <w:r>
                <w:fldChar w:fldCharType="separate"/>
              </w:r>
              <w:r w:rsidRPr="00CB59A7">
                <w:rPr>
                  <w:rStyle w:val="Hyperlink"/>
                </w:rPr>
                <w:t>jaredcast@csu.fullerton.edu</w:t>
              </w:r>
              <w:r>
                <w:fldChar w:fldCharType="end"/>
              </w:r>
              <w:r>
                <w:t xml:space="preserve"> </w:t>
              </w:r>
            </w:ins>
          </w:p>
        </w:tc>
        <w:tc>
          <w:tcPr>
            <w:tcW w:w="3116" w:type="dxa"/>
          </w:tcPr>
          <w:p w14:paraId="701534A6" w14:textId="77777777" w:rsidR="001C0754" w:rsidRDefault="001C0754" w:rsidP="00D25D61">
            <w:pPr>
              <w:ind w:left="164"/>
              <w:rPr>
                <w:ins w:id="28" w:author="Jared Castaneda" w:date="2020-12-07T13:43:00Z"/>
              </w:rPr>
            </w:pPr>
            <w:ins w:id="29" w:author="Jared Castaneda" w:date="2020-12-07T13:43:00Z">
              <w:r>
                <w:fldChar w:fldCharType="begin"/>
              </w:r>
              <w:r>
                <w:instrText xml:space="preserve"> HYPERLINK "mailto:</w:instrText>
              </w:r>
              <w:r w:rsidRPr="00D25D61">
                <w:instrText>jawadswed@csu.fullerton.edu</w:instrText>
              </w:r>
              <w:r>
                <w:instrText xml:space="preserve">" </w:instrText>
              </w:r>
              <w:r>
                <w:fldChar w:fldCharType="separate"/>
              </w:r>
              <w:r w:rsidRPr="00D37EC1">
                <w:rPr>
                  <w:rStyle w:val="Hyperlink"/>
                </w:rPr>
                <w:t>ja</w:t>
              </w:r>
              <w:r w:rsidRPr="00105A9E">
                <w:rPr>
                  <w:rStyle w:val="Hyperlink"/>
                </w:rPr>
                <w:t>w</w:t>
              </w:r>
              <w:r w:rsidRPr="00CB59A7">
                <w:rPr>
                  <w:rStyle w:val="Hyperlink"/>
                </w:rPr>
                <w:t>adswed@csu.fullerton.edu</w:t>
              </w:r>
              <w:r>
                <w:fldChar w:fldCharType="end"/>
              </w:r>
            </w:ins>
          </w:p>
        </w:tc>
      </w:tr>
      <w:bookmarkEnd w:id="10"/>
    </w:tbl>
    <w:p w14:paraId="7163C404" w14:textId="77777777" w:rsidR="00FE6391" w:rsidRDefault="00FE6391" w:rsidP="00D73986">
      <w:pPr>
        <w:sectPr w:rsidR="00FE6391" w:rsidSect="00FE6391">
          <w:headerReference w:type="default" r:id="rId11"/>
          <w:footerReference w:type="default" r:id="rId12"/>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064C73">
        <w:trPr>
          <w:tblHeader/>
        </w:trPr>
        <w:tc>
          <w:tcPr>
            <w:tcW w:w="0" w:type="auto"/>
            <w:shd w:val="clear" w:color="auto" w:fill="D9D9D9" w:themeFill="background1" w:themeFillShade="D9"/>
            <w:vAlign w:val="bottom"/>
          </w:tcPr>
          <w:p w14:paraId="28D73B5F" w14:textId="77777777" w:rsidR="00760A8E" w:rsidRPr="00D535DD" w:rsidRDefault="00760A8E" w:rsidP="00D73986">
            <w:bookmarkStart w:id="30" w:name="_Hlk50213249"/>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064C73">
        <w:tc>
          <w:tcPr>
            <w:tcW w:w="0" w:type="auto"/>
          </w:tcPr>
          <w:p w14:paraId="51EF25E3" w14:textId="77777777" w:rsidR="00760A8E" w:rsidRDefault="00760A8E" w:rsidP="00D73986">
            <w:r>
              <w:t>1.0</w:t>
            </w:r>
          </w:p>
        </w:tc>
        <w:tc>
          <w:tcPr>
            <w:tcW w:w="867" w:type="pct"/>
          </w:tcPr>
          <w:p w14:paraId="5E8D5A3E" w14:textId="27F27816" w:rsidR="00760A8E" w:rsidRDefault="006726F0" w:rsidP="00D73986">
            <w:r>
              <w:t>9/23/2020</w:t>
            </w:r>
          </w:p>
        </w:tc>
        <w:tc>
          <w:tcPr>
            <w:tcW w:w="2961" w:type="pct"/>
          </w:tcPr>
          <w:p w14:paraId="2FB5165E" w14:textId="77777777" w:rsidR="00760A8E" w:rsidRDefault="006726F0" w:rsidP="00D2139F">
            <w:pPr>
              <w:pStyle w:val="ListParagraph"/>
              <w:numPr>
                <w:ilvl w:val="0"/>
                <w:numId w:val="1"/>
              </w:numPr>
              <w:ind w:left="256" w:hanging="270"/>
              <w:rPr>
                <w:ins w:id="31" w:author="Jared Castaneda" w:date="2020-09-24T15:38:00Z"/>
              </w:rPr>
            </w:pPr>
            <w:r>
              <w:t xml:space="preserve">Initial start </w:t>
            </w:r>
          </w:p>
          <w:p w14:paraId="7FA5D37E" w14:textId="77777777" w:rsidR="00B13F11" w:rsidRDefault="00B13F11" w:rsidP="00D2139F">
            <w:pPr>
              <w:pStyle w:val="ListParagraph"/>
              <w:numPr>
                <w:ilvl w:val="0"/>
                <w:numId w:val="1"/>
              </w:numPr>
              <w:ind w:left="256" w:hanging="270"/>
              <w:rPr>
                <w:ins w:id="32" w:author="Jared Castaneda" w:date="2020-11-09T14:29:00Z"/>
              </w:rPr>
            </w:pPr>
            <w:ins w:id="33" w:author="Jared Castaneda" w:date="2020-09-24T15:38:00Z">
              <w:r>
                <w:t>Added a lot of requirements</w:t>
              </w:r>
            </w:ins>
          </w:p>
          <w:p w14:paraId="138359C2" w14:textId="77777777" w:rsidR="00BF61F1" w:rsidRDefault="00BF61F1" w:rsidP="00D2139F">
            <w:pPr>
              <w:pStyle w:val="ListParagraph"/>
              <w:numPr>
                <w:ilvl w:val="0"/>
                <w:numId w:val="1"/>
              </w:numPr>
              <w:ind w:left="256" w:hanging="270"/>
              <w:rPr>
                <w:ins w:id="34" w:author="Jared Castaneda" w:date="2020-11-09T14:29:00Z"/>
              </w:rPr>
            </w:pPr>
            <w:ins w:id="35" w:author="Jared Castaneda" w:date="2020-11-09T14:29:00Z">
              <w:r>
                <w:t>Adding rules</w:t>
              </w:r>
            </w:ins>
          </w:p>
          <w:p w14:paraId="682F1659" w14:textId="77777777" w:rsidR="00BF61F1" w:rsidRDefault="00BF61F1" w:rsidP="00D2139F">
            <w:pPr>
              <w:pStyle w:val="ListParagraph"/>
              <w:numPr>
                <w:ilvl w:val="0"/>
                <w:numId w:val="1"/>
              </w:numPr>
              <w:ind w:left="256" w:hanging="270"/>
              <w:rPr>
                <w:ins w:id="36" w:author="Jared Castaneda" w:date="2020-11-09T14:29:00Z"/>
              </w:rPr>
            </w:pPr>
            <w:ins w:id="37" w:author="Jared Castaneda" w:date="2020-11-09T14:29:00Z">
              <w:r>
                <w:t>Adjusted numbers in requirements</w:t>
              </w:r>
            </w:ins>
          </w:p>
          <w:p w14:paraId="6FCBE220" w14:textId="1DD66C06" w:rsidR="00BF61F1" w:rsidRDefault="00BF61F1" w:rsidP="00D2139F">
            <w:pPr>
              <w:pStyle w:val="ListParagraph"/>
              <w:numPr>
                <w:ilvl w:val="0"/>
                <w:numId w:val="1"/>
              </w:numPr>
              <w:ind w:left="256" w:hanging="270"/>
            </w:pPr>
            <w:ins w:id="38" w:author="Jared Castaneda" w:date="2020-11-09T14:29:00Z">
              <w:r>
                <w:t>Added technical standards</w:t>
              </w:r>
            </w:ins>
          </w:p>
        </w:tc>
        <w:tc>
          <w:tcPr>
            <w:tcW w:w="748" w:type="pct"/>
          </w:tcPr>
          <w:p w14:paraId="7AE9F486" w14:textId="2D953514" w:rsidR="00760A8E" w:rsidDel="006726F0" w:rsidRDefault="00D2139F" w:rsidP="00D73986">
            <w:pPr>
              <w:rPr>
                <w:del w:id="39" w:author="Jared Castaneda" w:date="2020-09-23T16:32:00Z"/>
              </w:rPr>
            </w:pPr>
            <w:del w:id="40" w:author="Jared Castaneda" w:date="2020-09-23T16:32:00Z">
              <w:r w:rsidDel="006726F0">
                <w:delText>&lt;</w:delText>
              </w:r>
              <w:r w:rsidR="00760A8E" w:rsidDel="006726F0">
                <w:delText>Name 1</w:delText>
              </w:r>
              <w:r w:rsidDel="006726F0">
                <w:delText>&gt;</w:delText>
              </w:r>
            </w:del>
          </w:p>
          <w:p w14:paraId="2A44A26F" w14:textId="7298506E" w:rsidR="00760A8E" w:rsidDel="006726F0" w:rsidRDefault="00D2139F" w:rsidP="00D73986">
            <w:pPr>
              <w:rPr>
                <w:del w:id="41" w:author="Jared Castaneda" w:date="2020-09-23T16:32:00Z"/>
              </w:rPr>
            </w:pPr>
            <w:del w:id="42" w:author="Jared Castaneda" w:date="2020-09-23T16:32:00Z">
              <w:r w:rsidDel="006726F0">
                <w:delText>&lt;</w:delText>
              </w:r>
              <w:r w:rsidR="00760A8E" w:rsidDel="006726F0">
                <w:delText>Name 2</w:delText>
              </w:r>
              <w:r w:rsidDel="006726F0">
                <w:delText>&gt;</w:delText>
              </w:r>
            </w:del>
          </w:p>
          <w:p w14:paraId="7BAECB26" w14:textId="5F86429F" w:rsidR="00760A8E" w:rsidRDefault="00760A8E" w:rsidP="00D73986">
            <w:del w:id="43" w:author="Jared Castaneda" w:date="2020-09-23T16:32:00Z">
              <w:r w:rsidDel="006726F0">
                <w:delText>…</w:delText>
              </w:r>
            </w:del>
            <w:ins w:id="44" w:author="Jared Castaneda" w:date="2020-09-23T16:32:00Z">
              <w:r w:rsidR="006726F0">
                <w:t>Jared Castaneda</w:t>
              </w:r>
            </w:ins>
          </w:p>
        </w:tc>
      </w:tr>
      <w:tr w:rsidR="00216166" w:rsidDel="005719BC" w14:paraId="09034EB7" w14:textId="41AE3B66" w:rsidTr="00064C73">
        <w:trPr>
          <w:del w:id="45" w:author="Jared Castaneda" w:date="2020-11-09T14:30:00Z"/>
        </w:trPr>
        <w:tc>
          <w:tcPr>
            <w:tcW w:w="0" w:type="auto"/>
          </w:tcPr>
          <w:p w14:paraId="55182332" w14:textId="3C1B7E08" w:rsidR="00216166" w:rsidDel="005719BC" w:rsidRDefault="00216166" w:rsidP="00216166">
            <w:pPr>
              <w:rPr>
                <w:del w:id="46" w:author="Jared Castaneda" w:date="2020-11-09T14:30:00Z"/>
              </w:rPr>
            </w:pPr>
          </w:p>
        </w:tc>
        <w:tc>
          <w:tcPr>
            <w:tcW w:w="867" w:type="pct"/>
          </w:tcPr>
          <w:p w14:paraId="1A0B1A65" w14:textId="05BEBED1" w:rsidR="00216166" w:rsidDel="005719BC" w:rsidRDefault="00216166" w:rsidP="00216166">
            <w:pPr>
              <w:rPr>
                <w:del w:id="47" w:author="Jared Castaneda" w:date="2020-11-09T14:30:00Z"/>
              </w:rPr>
            </w:pPr>
          </w:p>
        </w:tc>
        <w:tc>
          <w:tcPr>
            <w:tcW w:w="2961" w:type="pct"/>
          </w:tcPr>
          <w:p w14:paraId="5B3FED70" w14:textId="01AB1D77" w:rsidR="00216166" w:rsidDel="005719BC" w:rsidRDefault="00216166" w:rsidP="00216166">
            <w:pPr>
              <w:pStyle w:val="ListParagraph"/>
              <w:numPr>
                <w:ilvl w:val="0"/>
                <w:numId w:val="1"/>
              </w:numPr>
              <w:ind w:left="256" w:hanging="270"/>
              <w:rPr>
                <w:del w:id="48" w:author="Jared Castaneda" w:date="2020-11-09T14:30:00Z"/>
              </w:rPr>
            </w:pPr>
          </w:p>
        </w:tc>
        <w:tc>
          <w:tcPr>
            <w:tcW w:w="748" w:type="pct"/>
          </w:tcPr>
          <w:p w14:paraId="3E84D59A" w14:textId="1C9600ED" w:rsidR="00216166" w:rsidDel="005719BC" w:rsidRDefault="00216166" w:rsidP="00216166">
            <w:pPr>
              <w:rPr>
                <w:del w:id="49" w:author="Jared Castaneda" w:date="2020-11-09T14:30:00Z"/>
              </w:rPr>
            </w:pPr>
          </w:p>
        </w:tc>
      </w:tr>
      <w:tr w:rsidR="00216166" w:rsidDel="005719BC" w14:paraId="7101D52C" w14:textId="14A0F69C" w:rsidTr="00064C73">
        <w:trPr>
          <w:del w:id="50" w:author="Jared Castaneda" w:date="2020-11-09T14:30:00Z"/>
        </w:trPr>
        <w:tc>
          <w:tcPr>
            <w:tcW w:w="0" w:type="auto"/>
          </w:tcPr>
          <w:p w14:paraId="769CE55A" w14:textId="5429847B" w:rsidR="00216166" w:rsidDel="005719BC" w:rsidRDefault="00216166" w:rsidP="00216166">
            <w:pPr>
              <w:rPr>
                <w:del w:id="51" w:author="Jared Castaneda" w:date="2020-11-09T14:30:00Z"/>
              </w:rPr>
            </w:pPr>
          </w:p>
        </w:tc>
        <w:tc>
          <w:tcPr>
            <w:tcW w:w="867" w:type="pct"/>
          </w:tcPr>
          <w:p w14:paraId="7C17ABCC" w14:textId="57CC4703" w:rsidR="00216166" w:rsidDel="005719BC" w:rsidRDefault="00216166" w:rsidP="00216166">
            <w:pPr>
              <w:rPr>
                <w:del w:id="52" w:author="Jared Castaneda" w:date="2020-11-09T14:30:00Z"/>
              </w:rPr>
            </w:pPr>
          </w:p>
        </w:tc>
        <w:tc>
          <w:tcPr>
            <w:tcW w:w="2961" w:type="pct"/>
          </w:tcPr>
          <w:p w14:paraId="3326A5EC" w14:textId="52CD203F" w:rsidR="00216166" w:rsidDel="005719BC" w:rsidRDefault="00216166" w:rsidP="00216166">
            <w:pPr>
              <w:pStyle w:val="ListParagraph"/>
              <w:numPr>
                <w:ilvl w:val="0"/>
                <w:numId w:val="1"/>
              </w:numPr>
              <w:ind w:left="256" w:hanging="270"/>
              <w:rPr>
                <w:del w:id="53" w:author="Jared Castaneda" w:date="2020-11-09T14:30:00Z"/>
              </w:rPr>
            </w:pPr>
          </w:p>
        </w:tc>
        <w:tc>
          <w:tcPr>
            <w:tcW w:w="748" w:type="pct"/>
          </w:tcPr>
          <w:p w14:paraId="6CB82F77" w14:textId="225AE8C8" w:rsidR="00216166" w:rsidDel="005719BC" w:rsidRDefault="00216166" w:rsidP="00216166">
            <w:pPr>
              <w:rPr>
                <w:del w:id="54" w:author="Jared Castaneda" w:date="2020-11-09T14:30:00Z"/>
              </w:rPr>
            </w:pPr>
          </w:p>
        </w:tc>
      </w:tr>
      <w:tr w:rsidR="00216166" w:rsidDel="005719BC" w14:paraId="7C49C45E" w14:textId="6C7E642C" w:rsidTr="00064C73">
        <w:trPr>
          <w:del w:id="55" w:author="Jared Castaneda" w:date="2020-11-09T14:30:00Z"/>
        </w:trPr>
        <w:tc>
          <w:tcPr>
            <w:tcW w:w="0" w:type="auto"/>
          </w:tcPr>
          <w:p w14:paraId="5D6EE5A4" w14:textId="7E2169C1" w:rsidR="00216166" w:rsidDel="005719BC" w:rsidRDefault="00216166" w:rsidP="00216166">
            <w:pPr>
              <w:rPr>
                <w:del w:id="56" w:author="Jared Castaneda" w:date="2020-11-09T14:30:00Z"/>
              </w:rPr>
            </w:pPr>
          </w:p>
        </w:tc>
        <w:tc>
          <w:tcPr>
            <w:tcW w:w="867" w:type="pct"/>
          </w:tcPr>
          <w:p w14:paraId="026CB0C7" w14:textId="62E2FBF6" w:rsidR="00216166" w:rsidDel="005719BC" w:rsidRDefault="00216166" w:rsidP="00216166">
            <w:pPr>
              <w:rPr>
                <w:del w:id="57" w:author="Jared Castaneda" w:date="2020-11-09T14:30:00Z"/>
              </w:rPr>
            </w:pPr>
          </w:p>
        </w:tc>
        <w:tc>
          <w:tcPr>
            <w:tcW w:w="2961" w:type="pct"/>
          </w:tcPr>
          <w:p w14:paraId="1EC680DC" w14:textId="38E8E71B" w:rsidR="00A445F7" w:rsidDel="005719BC" w:rsidRDefault="00A445F7" w:rsidP="00216166">
            <w:pPr>
              <w:pStyle w:val="ListParagraph"/>
              <w:numPr>
                <w:ilvl w:val="0"/>
                <w:numId w:val="1"/>
              </w:numPr>
              <w:ind w:left="256" w:hanging="270"/>
              <w:rPr>
                <w:del w:id="58" w:author="Jared Castaneda" w:date="2020-11-09T14:30:00Z"/>
              </w:rPr>
            </w:pPr>
          </w:p>
        </w:tc>
        <w:tc>
          <w:tcPr>
            <w:tcW w:w="748" w:type="pct"/>
          </w:tcPr>
          <w:p w14:paraId="404A451A" w14:textId="59F6CF5F" w:rsidR="00216166" w:rsidDel="005719BC" w:rsidRDefault="00216166" w:rsidP="00216166">
            <w:pPr>
              <w:rPr>
                <w:del w:id="59" w:author="Jared Castaneda" w:date="2020-11-09T14:30:00Z"/>
              </w:rPr>
            </w:pPr>
          </w:p>
        </w:tc>
      </w:tr>
      <w:tr w:rsidR="00012880" w14:paraId="79404D97" w14:textId="77777777" w:rsidTr="00064C73">
        <w:trPr>
          <w:ins w:id="60" w:author="Jared Castaneda" w:date="2020-10-17T17:38:00Z"/>
        </w:trPr>
        <w:tc>
          <w:tcPr>
            <w:tcW w:w="0" w:type="auto"/>
          </w:tcPr>
          <w:p w14:paraId="79D8AF40" w14:textId="02DA12FF" w:rsidR="00012880" w:rsidRDefault="005719BC" w:rsidP="00216166">
            <w:pPr>
              <w:rPr>
                <w:ins w:id="61" w:author="Jared Castaneda" w:date="2020-10-17T17:38:00Z"/>
              </w:rPr>
            </w:pPr>
            <w:ins w:id="62" w:author="Jared Castaneda" w:date="2020-11-09T14:30:00Z">
              <w:r>
                <w:t>2.0</w:t>
              </w:r>
            </w:ins>
          </w:p>
        </w:tc>
        <w:tc>
          <w:tcPr>
            <w:tcW w:w="867" w:type="pct"/>
          </w:tcPr>
          <w:p w14:paraId="08C825F6" w14:textId="7D173F9D" w:rsidR="00012880" w:rsidRDefault="00012880" w:rsidP="00216166">
            <w:pPr>
              <w:rPr>
                <w:ins w:id="63" w:author="Jared Castaneda" w:date="2020-10-17T17:38:00Z"/>
              </w:rPr>
            </w:pPr>
            <w:ins w:id="64" w:author="Jared Castaneda" w:date="2020-10-17T17:38:00Z">
              <w:r>
                <w:t>10/17/2020</w:t>
              </w:r>
            </w:ins>
          </w:p>
        </w:tc>
        <w:tc>
          <w:tcPr>
            <w:tcW w:w="2961" w:type="pct"/>
          </w:tcPr>
          <w:p w14:paraId="1643B64B" w14:textId="14F1D929" w:rsidR="00012880" w:rsidRDefault="00012880" w:rsidP="00216166">
            <w:pPr>
              <w:pStyle w:val="ListParagraph"/>
              <w:numPr>
                <w:ilvl w:val="0"/>
                <w:numId w:val="1"/>
              </w:numPr>
              <w:ind w:left="256" w:hanging="270"/>
              <w:rPr>
                <w:ins w:id="65" w:author="Jared Castaneda" w:date="2020-10-17T17:39:00Z"/>
              </w:rPr>
            </w:pPr>
            <w:ins w:id="66" w:author="Jared Castaneda" w:date="2020-10-17T17:38:00Z">
              <w:r>
                <w:t xml:space="preserve"> </w:t>
              </w:r>
            </w:ins>
            <w:ins w:id="67" w:author="Jared Castaneda" w:date="2020-12-04T22:11:00Z">
              <w:r w:rsidR="00EB070E">
                <w:t xml:space="preserve">Reworked </w:t>
              </w:r>
            </w:ins>
            <w:ins w:id="68" w:author="Jared Castaneda" w:date="2020-10-17T17:39:00Z">
              <w:r>
                <w:t>introduction, feature requirements, and functionality requirements</w:t>
              </w:r>
            </w:ins>
          </w:p>
          <w:p w14:paraId="0164FDA7" w14:textId="01578987" w:rsidR="00012880" w:rsidRDefault="00012880">
            <w:pPr>
              <w:pStyle w:val="ListParagraph"/>
              <w:ind w:left="256"/>
              <w:rPr>
                <w:ins w:id="69" w:author="Jared Castaneda" w:date="2020-10-17T17:38:00Z"/>
              </w:rPr>
              <w:pPrChange w:id="70" w:author="jawad swed" w:date="2020-12-03T23:54:00Z">
                <w:pPr>
                  <w:pStyle w:val="ListParagraph"/>
                  <w:numPr>
                    <w:numId w:val="1"/>
                  </w:numPr>
                  <w:ind w:left="256" w:hanging="270"/>
                </w:pPr>
              </w:pPrChange>
            </w:pPr>
          </w:p>
        </w:tc>
        <w:tc>
          <w:tcPr>
            <w:tcW w:w="748" w:type="pct"/>
          </w:tcPr>
          <w:p w14:paraId="1A639463" w14:textId="2D3DAFFF" w:rsidR="00012880" w:rsidRDefault="00153B50" w:rsidP="00216166">
            <w:pPr>
              <w:rPr>
                <w:ins w:id="71" w:author="Jared Castaneda" w:date="2020-10-17T17:38:00Z"/>
              </w:rPr>
            </w:pPr>
            <w:ins w:id="72" w:author="Jared Castaneda" w:date="2020-11-09T14:29:00Z">
              <w:r>
                <w:t>Jared Castaneda</w:t>
              </w:r>
            </w:ins>
          </w:p>
        </w:tc>
      </w:tr>
      <w:tr w:rsidR="004A0CC8" w14:paraId="527B959F" w14:textId="77777777" w:rsidTr="00064C73">
        <w:trPr>
          <w:ins w:id="73" w:author="jawad swed" w:date="2020-12-03T23:55:00Z"/>
        </w:trPr>
        <w:tc>
          <w:tcPr>
            <w:tcW w:w="0" w:type="auto"/>
          </w:tcPr>
          <w:p w14:paraId="75B16BDF" w14:textId="5247469D" w:rsidR="004A0CC8" w:rsidRDefault="004A0CC8" w:rsidP="00216166">
            <w:pPr>
              <w:rPr>
                <w:ins w:id="74" w:author="jawad swed" w:date="2020-12-03T23:55:00Z"/>
              </w:rPr>
            </w:pPr>
            <w:ins w:id="75" w:author="jawad swed" w:date="2020-12-03T23:55:00Z">
              <w:r>
                <w:t>3.0</w:t>
              </w:r>
            </w:ins>
          </w:p>
        </w:tc>
        <w:tc>
          <w:tcPr>
            <w:tcW w:w="867" w:type="pct"/>
          </w:tcPr>
          <w:p w14:paraId="32843E00" w14:textId="4C470C0C" w:rsidR="004A0CC8" w:rsidRDefault="004A0CC8" w:rsidP="00216166">
            <w:pPr>
              <w:rPr>
                <w:ins w:id="76" w:author="jawad swed" w:date="2020-12-03T23:55:00Z"/>
              </w:rPr>
            </w:pPr>
            <w:ins w:id="77" w:author="jawad swed" w:date="2020-12-03T23:55:00Z">
              <w:r>
                <w:t>12/</w:t>
              </w:r>
              <w:del w:id="78" w:author="Jared Castaneda" w:date="2020-12-07T13:42:00Z">
                <w:r w:rsidDel="00FB4FA2">
                  <w:delText>3</w:delText>
                </w:r>
              </w:del>
            </w:ins>
            <w:ins w:id="79" w:author="Jared Castaneda" w:date="2020-12-07T13:42:00Z">
              <w:r w:rsidR="00FB4FA2">
                <w:t>7</w:t>
              </w:r>
            </w:ins>
            <w:ins w:id="80" w:author="jawad swed" w:date="2020-12-03T23:55:00Z">
              <w:r>
                <w:t>/2020</w:t>
              </w:r>
            </w:ins>
          </w:p>
        </w:tc>
        <w:tc>
          <w:tcPr>
            <w:tcW w:w="2961" w:type="pct"/>
          </w:tcPr>
          <w:p w14:paraId="52E4752B" w14:textId="77777777" w:rsidR="004A0CC8" w:rsidRDefault="004A0CC8" w:rsidP="00216166">
            <w:pPr>
              <w:pStyle w:val="ListParagraph"/>
              <w:numPr>
                <w:ilvl w:val="0"/>
                <w:numId w:val="1"/>
              </w:numPr>
              <w:ind w:left="256" w:hanging="270"/>
              <w:rPr>
                <w:ins w:id="81" w:author="Jared Castaneda" w:date="2020-12-07T13:42:00Z"/>
              </w:rPr>
            </w:pPr>
            <w:ins w:id="82" w:author="jawad swed" w:date="2020-12-03T23:55:00Z">
              <w:del w:id="83" w:author="Jared Castaneda" w:date="2020-12-04T22:10:00Z">
                <w:r w:rsidDel="002165CB">
                  <w:delText>Changed</w:delText>
                </w:r>
              </w:del>
            </w:ins>
            <w:ins w:id="84" w:author="Jared Castaneda" w:date="2020-12-04T22:10:00Z">
              <w:r w:rsidR="002165CB">
                <w:t>Adjusted</w:t>
              </w:r>
            </w:ins>
            <w:ins w:id="85" w:author="jawad swed" w:date="2020-12-03T23:55:00Z">
              <w:r>
                <w:t xml:space="preserve"> the Quality attribu</w:t>
              </w:r>
            </w:ins>
            <w:ins w:id="86" w:author="jawad swed" w:date="2020-12-03T23:56:00Z">
              <w:r>
                <w:t xml:space="preserve">te requirements </w:t>
              </w:r>
            </w:ins>
          </w:p>
          <w:p w14:paraId="164B66BC" w14:textId="200F6484" w:rsidR="00FB4FA2" w:rsidRDefault="00FB4FA2" w:rsidP="00216166">
            <w:pPr>
              <w:pStyle w:val="ListParagraph"/>
              <w:numPr>
                <w:ilvl w:val="0"/>
                <w:numId w:val="1"/>
              </w:numPr>
              <w:ind w:left="256" w:hanging="270"/>
              <w:rPr>
                <w:ins w:id="87" w:author="jawad swed" w:date="2020-12-03T23:55:00Z"/>
              </w:rPr>
            </w:pPr>
            <w:ins w:id="88" w:author="Jared Castaneda" w:date="2020-12-07T13:42:00Z">
              <w:r>
                <w:t>Updated roles</w:t>
              </w:r>
            </w:ins>
          </w:p>
        </w:tc>
        <w:tc>
          <w:tcPr>
            <w:tcW w:w="748" w:type="pct"/>
          </w:tcPr>
          <w:p w14:paraId="2451D3FD" w14:textId="77777777" w:rsidR="004A0CC8" w:rsidRDefault="004A0CC8" w:rsidP="00216166">
            <w:pPr>
              <w:rPr>
                <w:ins w:id="89" w:author="Jared Castaneda" w:date="2020-12-04T22:10:00Z"/>
              </w:rPr>
            </w:pPr>
            <w:ins w:id="90" w:author="jawad swed" w:date="2020-12-03T23:56:00Z">
              <w:r>
                <w:t>Jawad Swed</w:t>
              </w:r>
            </w:ins>
          </w:p>
          <w:p w14:paraId="65B100E1" w14:textId="622F08D1" w:rsidR="002165CB" w:rsidRDefault="002165CB" w:rsidP="00216166">
            <w:pPr>
              <w:rPr>
                <w:ins w:id="91" w:author="jawad swed" w:date="2020-12-03T23:55:00Z"/>
              </w:rPr>
            </w:pPr>
            <w:ins w:id="92" w:author="Jared Castaneda" w:date="2020-12-04T22:10:00Z">
              <w:r>
                <w:t>Jared Castaneda</w:t>
              </w:r>
            </w:ins>
          </w:p>
        </w:tc>
      </w:tr>
      <w:bookmarkEnd w:id="30"/>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6C942BF6" w14:textId="198C82C6" w:rsidR="00815B9E" w:rsidRDefault="000C530D">
          <w:pPr>
            <w:pStyle w:val="TOC1"/>
            <w:rPr>
              <w:ins w:id="93" w:author="Jared Castaneda" w:date="2020-10-17T17:40:00Z"/>
              <w:rFonts w:eastAsiaTheme="minorEastAsia"/>
              <w:sz w:val="22"/>
            </w:rPr>
          </w:pPr>
          <w:r>
            <w:fldChar w:fldCharType="begin"/>
          </w:r>
          <w:r>
            <w:instrText xml:space="preserve"> TOC \o "1-4" \h \z \u </w:instrText>
          </w:r>
          <w:r>
            <w:fldChar w:fldCharType="separate"/>
          </w:r>
          <w:ins w:id="94" w:author="Jared Castaneda" w:date="2020-10-17T17:40:00Z">
            <w:r w:rsidR="00815B9E" w:rsidRPr="00954AAD">
              <w:rPr>
                <w:rStyle w:val="Hyperlink"/>
              </w:rPr>
              <w:fldChar w:fldCharType="begin"/>
            </w:r>
            <w:r w:rsidR="00815B9E" w:rsidRPr="00954AAD">
              <w:rPr>
                <w:rStyle w:val="Hyperlink"/>
              </w:rPr>
              <w:instrText xml:space="preserve"> </w:instrText>
            </w:r>
            <w:r w:rsidR="00815B9E">
              <w:instrText>HYPERLINK \l "_Toc53848835"</w:instrText>
            </w:r>
            <w:r w:rsidR="00815B9E" w:rsidRPr="00954AAD">
              <w:rPr>
                <w:rStyle w:val="Hyperlink"/>
              </w:rPr>
              <w:instrText xml:space="preserve"> </w:instrText>
            </w:r>
            <w:r w:rsidR="00815B9E" w:rsidRPr="00954AAD">
              <w:rPr>
                <w:rStyle w:val="Hyperlink"/>
              </w:rPr>
              <w:fldChar w:fldCharType="separate"/>
            </w:r>
            <w:r w:rsidR="00815B9E" w:rsidRPr="00954AAD">
              <w:rPr>
                <w:rStyle w:val="Hyperlink"/>
              </w:rPr>
              <w:t>1</w:t>
            </w:r>
            <w:r w:rsidR="00815B9E">
              <w:rPr>
                <w:rFonts w:eastAsiaTheme="minorEastAsia"/>
                <w:sz w:val="22"/>
              </w:rPr>
              <w:tab/>
            </w:r>
            <w:r w:rsidR="00815B9E" w:rsidRPr="00954AAD">
              <w:rPr>
                <w:rStyle w:val="Hyperlink"/>
              </w:rPr>
              <w:t>Introduction and Purpose</w:t>
            </w:r>
            <w:r w:rsidR="00815B9E">
              <w:rPr>
                <w:webHidden/>
              </w:rPr>
              <w:tab/>
            </w:r>
            <w:r w:rsidR="00815B9E">
              <w:rPr>
                <w:webHidden/>
              </w:rPr>
              <w:fldChar w:fldCharType="begin"/>
            </w:r>
            <w:r w:rsidR="00815B9E">
              <w:rPr>
                <w:webHidden/>
              </w:rPr>
              <w:instrText xml:space="preserve"> PAGEREF _Toc53848835 \h </w:instrText>
            </w:r>
          </w:ins>
          <w:r w:rsidR="00815B9E">
            <w:rPr>
              <w:webHidden/>
            </w:rPr>
          </w:r>
          <w:r w:rsidR="00815B9E">
            <w:rPr>
              <w:webHidden/>
            </w:rPr>
            <w:fldChar w:fldCharType="separate"/>
          </w:r>
          <w:ins w:id="95" w:author="Jared Castaneda" w:date="2020-10-17T17:40:00Z">
            <w:r w:rsidR="00815B9E">
              <w:rPr>
                <w:webHidden/>
              </w:rPr>
              <w:t>1</w:t>
            </w:r>
            <w:r w:rsidR="00815B9E">
              <w:rPr>
                <w:webHidden/>
              </w:rPr>
              <w:fldChar w:fldCharType="end"/>
            </w:r>
            <w:r w:rsidR="00815B9E" w:rsidRPr="00954AAD">
              <w:rPr>
                <w:rStyle w:val="Hyperlink"/>
              </w:rPr>
              <w:fldChar w:fldCharType="end"/>
            </w:r>
          </w:ins>
        </w:p>
        <w:p w14:paraId="0B676665" w14:textId="29A6EBF2" w:rsidR="00815B9E" w:rsidRDefault="00815B9E">
          <w:pPr>
            <w:pStyle w:val="TOC1"/>
            <w:rPr>
              <w:ins w:id="96" w:author="Jared Castaneda" w:date="2020-10-17T17:40:00Z"/>
              <w:rFonts w:eastAsiaTheme="minorEastAsia"/>
              <w:sz w:val="22"/>
            </w:rPr>
          </w:pPr>
          <w:ins w:id="97" w:author="Jared Castaneda" w:date="2020-10-17T17:40:00Z">
            <w:r w:rsidRPr="00954AAD">
              <w:rPr>
                <w:rStyle w:val="Hyperlink"/>
              </w:rPr>
              <w:fldChar w:fldCharType="begin"/>
            </w:r>
            <w:r w:rsidRPr="00954AAD">
              <w:rPr>
                <w:rStyle w:val="Hyperlink"/>
              </w:rPr>
              <w:instrText xml:space="preserve"> </w:instrText>
            </w:r>
            <w:r>
              <w:instrText>HYPERLINK \l "_Toc53848836"</w:instrText>
            </w:r>
            <w:r w:rsidRPr="00954AAD">
              <w:rPr>
                <w:rStyle w:val="Hyperlink"/>
              </w:rPr>
              <w:instrText xml:space="preserve"> </w:instrText>
            </w:r>
            <w:r w:rsidRPr="00954AAD">
              <w:rPr>
                <w:rStyle w:val="Hyperlink"/>
              </w:rPr>
              <w:fldChar w:fldCharType="separate"/>
            </w:r>
            <w:r w:rsidRPr="00954AAD">
              <w:rPr>
                <w:rStyle w:val="Hyperlink"/>
              </w:rPr>
              <w:t>2</w:t>
            </w:r>
            <w:r>
              <w:rPr>
                <w:rFonts w:eastAsiaTheme="minorEastAsia"/>
                <w:sz w:val="22"/>
              </w:rPr>
              <w:tab/>
            </w:r>
            <w:r w:rsidRPr="00954AAD">
              <w:rPr>
                <w:rStyle w:val="Hyperlink"/>
              </w:rPr>
              <w:t>Feature Requirements List</w:t>
            </w:r>
            <w:r>
              <w:rPr>
                <w:webHidden/>
              </w:rPr>
              <w:tab/>
            </w:r>
            <w:r>
              <w:rPr>
                <w:webHidden/>
              </w:rPr>
              <w:fldChar w:fldCharType="begin"/>
            </w:r>
            <w:r>
              <w:rPr>
                <w:webHidden/>
              </w:rPr>
              <w:instrText xml:space="preserve"> PAGEREF _Toc53848836 \h </w:instrText>
            </w:r>
          </w:ins>
          <w:r>
            <w:rPr>
              <w:webHidden/>
            </w:rPr>
          </w:r>
          <w:r>
            <w:rPr>
              <w:webHidden/>
            </w:rPr>
            <w:fldChar w:fldCharType="separate"/>
          </w:r>
          <w:ins w:id="98" w:author="Jared Castaneda" w:date="2020-10-17T17:40:00Z">
            <w:r>
              <w:rPr>
                <w:webHidden/>
              </w:rPr>
              <w:t>1</w:t>
            </w:r>
            <w:r>
              <w:rPr>
                <w:webHidden/>
              </w:rPr>
              <w:fldChar w:fldCharType="end"/>
            </w:r>
            <w:r w:rsidRPr="00954AAD">
              <w:rPr>
                <w:rStyle w:val="Hyperlink"/>
              </w:rPr>
              <w:fldChar w:fldCharType="end"/>
            </w:r>
          </w:ins>
        </w:p>
        <w:p w14:paraId="18CFE512" w14:textId="7EFBFBA2" w:rsidR="00815B9E" w:rsidRDefault="00815B9E">
          <w:pPr>
            <w:pStyle w:val="TOC1"/>
            <w:rPr>
              <w:ins w:id="99" w:author="Jared Castaneda" w:date="2020-10-17T17:40:00Z"/>
              <w:rFonts w:eastAsiaTheme="minorEastAsia"/>
              <w:sz w:val="22"/>
            </w:rPr>
          </w:pPr>
          <w:ins w:id="100" w:author="Jared Castaneda" w:date="2020-10-17T17:40:00Z">
            <w:r w:rsidRPr="00954AAD">
              <w:rPr>
                <w:rStyle w:val="Hyperlink"/>
              </w:rPr>
              <w:fldChar w:fldCharType="begin"/>
            </w:r>
            <w:r w:rsidRPr="00954AAD">
              <w:rPr>
                <w:rStyle w:val="Hyperlink"/>
              </w:rPr>
              <w:instrText xml:space="preserve"> </w:instrText>
            </w:r>
            <w:r>
              <w:instrText>HYPERLINK \l "_Toc53848837"</w:instrText>
            </w:r>
            <w:r w:rsidRPr="00954AAD">
              <w:rPr>
                <w:rStyle w:val="Hyperlink"/>
              </w:rPr>
              <w:instrText xml:space="preserve"> </w:instrText>
            </w:r>
            <w:r w:rsidRPr="00954AAD">
              <w:rPr>
                <w:rStyle w:val="Hyperlink"/>
              </w:rPr>
              <w:fldChar w:fldCharType="separate"/>
            </w:r>
            <w:r w:rsidRPr="00954AAD">
              <w:rPr>
                <w:rStyle w:val="Hyperlink"/>
              </w:rPr>
              <w:t>3</w:t>
            </w:r>
            <w:r>
              <w:rPr>
                <w:rFonts w:eastAsiaTheme="minorEastAsia"/>
                <w:sz w:val="22"/>
              </w:rPr>
              <w:tab/>
            </w:r>
            <w:r w:rsidRPr="00954AAD">
              <w:rPr>
                <w:rStyle w:val="Hyperlink"/>
              </w:rPr>
              <w:t>Functionality (common across UCs) Requirements</w:t>
            </w:r>
            <w:r>
              <w:rPr>
                <w:webHidden/>
              </w:rPr>
              <w:tab/>
            </w:r>
            <w:r>
              <w:rPr>
                <w:webHidden/>
              </w:rPr>
              <w:fldChar w:fldCharType="begin"/>
            </w:r>
            <w:r>
              <w:rPr>
                <w:webHidden/>
              </w:rPr>
              <w:instrText xml:space="preserve"> PAGEREF _Toc53848837 \h </w:instrText>
            </w:r>
          </w:ins>
          <w:r>
            <w:rPr>
              <w:webHidden/>
            </w:rPr>
          </w:r>
          <w:r>
            <w:rPr>
              <w:webHidden/>
            </w:rPr>
            <w:fldChar w:fldCharType="separate"/>
          </w:r>
          <w:ins w:id="101" w:author="Jared Castaneda" w:date="2020-10-17T17:40:00Z">
            <w:r>
              <w:rPr>
                <w:webHidden/>
              </w:rPr>
              <w:t>1</w:t>
            </w:r>
            <w:r>
              <w:rPr>
                <w:webHidden/>
              </w:rPr>
              <w:fldChar w:fldCharType="end"/>
            </w:r>
            <w:r w:rsidRPr="00954AAD">
              <w:rPr>
                <w:rStyle w:val="Hyperlink"/>
              </w:rPr>
              <w:fldChar w:fldCharType="end"/>
            </w:r>
          </w:ins>
        </w:p>
        <w:p w14:paraId="7A9395BD" w14:textId="215FF2AA" w:rsidR="00815B9E" w:rsidRDefault="00815B9E">
          <w:pPr>
            <w:pStyle w:val="TOC2"/>
            <w:rPr>
              <w:ins w:id="102" w:author="Jared Castaneda" w:date="2020-10-17T17:40:00Z"/>
              <w:rFonts w:eastAsiaTheme="minorEastAsia"/>
              <w:noProof/>
            </w:rPr>
          </w:pPr>
          <w:ins w:id="103"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"_Toc53848838"</w:instrText>
            </w:r>
            <w:r w:rsidRPr="00954AAD">
              <w:rPr>
                <w:rStyle w:val="Hyperlink"/>
                <w:noProof/>
              </w:rPr>
              <w:instrText xml:space="preserve"> </w:instrText>
            </w:r>
            <w:r w:rsidRPr="00954AAD">
              <w:rPr>
                <w:rStyle w:val="Hyperlink"/>
                <w:noProof/>
              </w:rPr>
              <w:fldChar w:fldCharType="separate"/>
            </w:r>
            <w:r w:rsidRPr="00954AAD">
              <w:rPr>
                <w:rStyle w:val="Hyperlink"/>
                <w:noProof/>
              </w:rPr>
              <w:t>3.1</w:t>
            </w:r>
            <w:r>
              <w:rPr>
                <w:rFonts w:eastAsiaTheme="minorEastAsia"/>
                <w:noProof/>
              </w:rPr>
              <w:tab/>
            </w:r>
            <w:r w:rsidRPr="00954AAD">
              <w:rPr>
                <w:rStyle w:val="Hyperlink"/>
                <w:noProof/>
              </w:rPr>
              <w:t>System Event Logging Requirements</w:t>
            </w:r>
            <w:r>
              <w:rPr>
                <w:noProof/>
                <w:webHidden/>
              </w:rPr>
              <w:tab/>
            </w:r>
            <w:r>
              <w:rPr>
                <w:noProof/>
                <w:webHidden/>
              </w:rPr>
              <w:fldChar w:fldCharType="begin"/>
            </w:r>
            <w:r>
              <w:rPr>
                <w:noProof/>
                <w:webHidden/>
              </w:rPr>
              <w:instrText xml:space="preserve"> PAGEREF _Toc53848838 \h </w:instrText>
            </w:r>
          </w:ins>
          <w:r>
            <w:rPr>
              <w:noProof/>
              <w:webHidden/>
            </w:rPr>
          </w:r>
          <w:r>
            <w:rPr>
              <w:noProof/>
              <w:webHidden/>
            </w:rPr>
            <w:fldChar w:fldCharType="separate"/>
          </w:r>
          <w:ins w:id="104" w:author="Jared Castaneda" w:date="2020-10-17T17:40:00Z">
            <w:r>
              <w:rPr>
                <w:noProof/>
                <w:webHidden/>
              </w:rPr>
              <w:t>1</w:t>
            </w:r>
            <w:r>
              <w:rPr>
                <w:noProof/>
                <w:webHidden/>
              </w:rPr>
              <w:fldChar w:fldCharType="end"/>
            </w:r>
            <w:r w:rsidRPr="00954AAD">
              <w:rPr>
                <w:rStyle w:val="Hyperlink"/>
                <w:noProof/>
              </w:rPr>
              <w:fldChar w:fldCharType="end"/>
            </w:r>
          </w:ins>
        </w:p>
        <w:p w14:paraId="0AE46854" w14:textId="63E40F15" w:rsidR="00815B9E" w:rsidRDefault="00815B9E">
          <w:pPr>
            <w:pStyle w:val="TOC2"/>
            <w:rPr>
              <w:ins w:id="105" w:author="Jared Castaneda" w:date="2020-10-17T17:40:00Z"/>
              <w:rFonts w:eastAsiaTheme="minorEastAsia"/>
              <w:noProof/>
            </w:rPr>
          </w:pPr>
          <w:ins w:id="106"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"_Toc53848839"</w:instrText>
            </w:r>
            <w:r w:rsidRPr="00954AAD">
              <w:rPr>
                <w:rStyle w:val="Hyperlink"/>
                <w:noProof/>
              </w:rPr>
              <w:instrText xml:space="preserve"> </w:instrText>
            </w:r>
            <w:r w:rsidRPr="00954AAD">
              <w:rPr>
                <w:rStyle w:val="Hyperlink"/>
                <w:noProof/>
              </w:rPr>
              <w:fldChar w:fldCharType="separate"/>
            </w:r>
            <w:r w:rsidRPr="00954AAD">
              <w:rPr>
                <w:rStyle w:val="Hyperlink"/>
                <w:noProof/>
              </w:rPr>
              <w:t>3.2</w:t>
            </w:r>
            <w:r>
              <w:rPr>
                <w:rFonts w:eastAsiaTheme="minorEastAsia"/>
                <w:noProof/>
              </w:rPr>
              <w:tab/>
            </w:r>
            <w:r w:rsidRPr="00954AAD">
              <w:rPr>
                <w:rStyle w:val="Hyperlink"/>
                <w:noProof/>
              </w:rPr>
              <w:t>Security Requirements</w:t>
            </w:r>
            <w:r>
              <w:rPr>
                <w:noProof/>
                <w:webHidden/>
              </w:rPr>
              <w:tab/>
            </w:r>
            <w:r>
              <w:rPr>
                <w:noProof/>
                <w:webHidden/>
              </w:rPr>
              <w:fldChar w:fldCharType="begin"/>
            </w:r>
            <w:r>
              <w:rPr>
                <w:noProof/>
                <w:webHidden/>
              </w:rPr>
              <w:instrText xml:space="preserve"> PAGEREF _Toc53848839 \h </w:instrText>
            </w:r>
          </w:ins>
          <w:r>
            <w:rPr>
              <w:noProof/>
              <w:webHidden/>
            </w:rPr>
          </w:r>
          <w:r>
            <w:rPr>
              <w:noProof/>
              <w:webHidden/>
            </w:rPr>
            <w:fldChar w:fldCharType="separate"/>
          </w:r>
          <w:ins w:id="107" w:author="Jared Castaneda" w:date="2020-10-17T17:40:00Z">
            <w:r>
              <w:rPr>
                <w:noProof/>
                <w:webHidden/>
              </w:rPr>
              <w:t>1</w:t>
            </w:r>
            <w:r>
              <w:rPr>
                <w:noProof/>
                <w:webHidden/>
              </w:rPr>
              <w:fldChar w:fldCharType="end"/>
            </w:r>
            <w:r w:rsidRPr="00954AAD">
              <w:rPr>
                <w:rStyle w:val="Hyperlink"/>
                <w:noProof/>
              </w:rPr>
              <w:fldChar w:fldCharType="end"/>
            </w:r>
          </w:ins>
        </w:p>
        <w:p w14:paraId="77830AF2" w14:textId="107DFA8B" w:rsidR="00815B9E" w:rsidRDefault="00815B9E">
          <w:pPr>
            <w:pStyle w:val="TOC2"/>
            <w:rPr>
              <w:ins w:id="108" w:author="Jared Castaneda" w:date="2020-10-17T17:40:00Z"/>
              <w:rFonts w:eastAsiaTheme="minorEastAsia"/>
              <w:noProof/>
            </w:rPr>
          </w:pPr>
          <w:ins w:id="109"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"_Toc53848840"</w:instrText>
            </w:r>
            <w:r w:rsidRPr="00954AAD">
              <w:rPr>
                <w:rStyle w:val="Hyperlink"/>
                <w:noProof/>
              </w:rPr>
              <w:instrText xml:space="preserve"> </w:instrText>
            </w:r>
            <w:r w:rsidRPr="00954AAD">
              <w:rPr>
                <w:rStyle w:val="Hyperlink"/>
                <w:noProof/>
              </w:rPr>
              <w:fldChar w:fldCharType="separate"/>
            </w:r>
            <w:r w:rsidRPr="00954AAD">
              <w:rPr>
                <w:rStyle w:val="Hyperlink"/>
                <w:noProof/>
              </w:rPr>
              <w:t>3.3</w:t>
            </w:r>
            <w:r>
              <w:rPr>
                <w:rFonts w:eastAsiaTheme="minorEastAsia"/>
                <w:noProof/>
              </w:rPr>
              <w:tab/>
            </w:r>
            <w:r w:rsidRPr="00954AAD">
              <w:rPr>
                <w:rStyle w:val="Hyperlink"/>
                <w:noProof/>
              </w:rPr>
              <w:t>Other Requirements</w:t>
            </w:r>
            <w:r>
              <w:rPr>
                <w:noProof/>
                <w:webHidden/>
              </w:rPr>
              <w:tab/>
            </w:r>
            <w:r>
              <w:rPr>
                <w:noProof/>
                <w:webHidden/>
              </w:rPr>
              <w:fldChar w:fldCharType="begin"/>
            </w:r>
            <w:r>
              <w:rPr>
                <w:noProof/>
                <w:webHidden/>
              </w:rPr>
              <w:instrText xml:space="preserve"> PAGEREF _Toc53848840 \h </w:instrText>
            </w:r>
          </w:ins>
          <w:r>
            <w:rPr>
              <w:noProof/>
              <w:webHidden/>
            </w:rPr>
          </w:r>
          <w:r>
            <w:rPr>
              <w:noProof/>
              <w:webHidden/>
            </w:rPr>
            <w:fldChar w:fldCharType="separate"/>
          </w:r>
          <w:ins w:id="110" w:author="Jared Castaneda" w:date="2020-10-17T17:40:00Z">
            <w:r>
              <w:rPr>
                <w:noProof/>
                <w:webHidden/>
              </w:rPr>
              <w:t>1</w:t>
            </w:r>
            <w:r>
              <w:rPr>
                <w:noProof/>
                <w:webHidden/>
              </w:rPr>
              <w:fldChar w:fldCharType="end"/>
            </w:r>
            <w:r w:rsidRPr="00954AAD">
              <w:rPr>
                <w:rStyle w:val="Hyperlink"/>
                <w:noProof/>
              </w:rPr>
              <w:fldChar w:fldCharType="end"/>
            </w:r>
          </w:ins>
        </w:p>
        <w:p w14:paraId="7947DB19" w14:textId="261C1E5C" w:rsidR="00815B9E" w:rsidRDefault="00815B9E">
          <w:pPr>
            <w:pStyle w:val="TOC1"/>
            <w:rPr>
              <w:ins w:id="111" w:author="Jared Castaneda" w:date="2020-10-17T17:40:00Z"/>
              <w:rFonts w:eastAsiaTheme="minorEastAsia"/>
              <w:sz w:val="22"/>
            </w:rPr>
          </w:pPr>
          <w:ins w:id="112" w:author="Jared Castaneda" w:date="2020-10-17T17:40:00Z">
            <w:r w:rsidRPr="00954AAD">
              <w:rPr>
                <w:rStyle w:val="Hyperlink"/>
              </w:rPr>
              <w:fldChar w:fldCharType="begin"/>
            </w:r>
            <w:r w:rsidRPr="00954AAD">
              <w:rPr>
                <w:rStyle w:val="Hyperlink"/>
              </w:rPr>
              <w:instrText xml:space="preserve"> </w:instrText>
            </w:r>
            <w:r>
              <w:instrText>HYPERLINK \l "_Toc53848841"</w:instrText>
            </w:r>
            <w:r w:rsidRPr="00954AAD">
              <w:rPr>
                <w:rStyle w:val="Hyperlink"/>
              </w:rPr>
              <w:instrText xml:space="preserve"> </w:instrText>
            </w:r>
            <w:r w:rsidRPr="00954AAD">
              <w:rPr>
                <w:rStyle w:val="Hyperlink"/>
              </w:rPr>
              <w:fldChar w:fldCharType="separate"/>
            </w:r>
            <w:r w:rsidRPr="00954AAD">
              <w:rPr>
                <w:rStyle w:val="Hyperlink"/>
              </w:rPr>
              <w:t>4</w:t>
            </w:r>
            <w:r>
              <w:rPr>
                <w:rFonts w:eastAsiaTheme="minorEastAsia"/>
                <w:sz w:val="22"/>
              </w:rPr>
              <w:tab/>
            </w:r>
            <w:r w:rsidRPr="00954AAD">
              <w:rPr>
                <w:rStyle w:val="Hyperlink"/>
              </w:rPr>
              <w:t>Quality Attribute Requirements</w:t>
            </w:r>
            <w:r>
              <w:rPr>
                <w:webHidden/>
              </w:rPr>
              <w:tab/>
            </w:r>
            <w:r>
              <w:rPr>
                <w:webHidden/>
              </w:rPr>
              <w:fldChar w:fldCharType="begin"/>
            </w:r>
            <w:r>
              <w:rPr>
                <w:webHidden/>
              </w:rPr>
              <w:instrText xml:space="preserve"> PAGEREF _Toc53848841 \h </w:instrText>
            </w:r>
          </w:ins>
          <w:r>
            <w:rPr>
              <w:webHidden/>
            </w:rPr>
          </w:r>
          <w:r>
            <w:rPr>
              <w:webHidden/>
            </w:rPr>
            <w:fldChar w:fldCharType="separate"/>
          </w:r>
          <w:ins w:id="113" w:author="Jared Castaneda" w:date="2020-10-17T17:40:00Z">
            <w:r>
              <w:rPr>
                <w:webHidden/>
              </w:rPr>
              <w:t>1</w:t>
            </w:r>
            <w:r>
              <w:rPr>
                <w:webHidden/>
              </w:rPr>
              <w:fldChar w:fldCharType="end"/>
            </w:r>
            <w:r w:rsidRPr="00954AAD">
              <w:rPr>
                <w:rStyle w:val="Hyperlink"/>
              </w:rPr>
              <w:fldChar w:fldCharType="end"/>
            </w:r>
          </w:ins>
        </w:p>
        <w:p w14:paraId="54AD5195" w14:textId="4165AFAB" w:rsidR="00815B9E" w:rsidRDefault="00815B9E">
          <w:pPr>
            <w:pStyle w:val="TOC2"/>
            <w:rPr>
              <w:ins w:id="114" w:author="Jared Castaneda" w:date="2020-10-17T17:40:00Z"/>
              <w:rFonts w:eastAsiaTheme="minorEastAsia"/>
              <w:noProof/>
            </w:rPr>
          </w:pPr>
          <w:ins w:id="115"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"_Toc53848842"</w:instrText>
            </w:r>
            <w:r w:rsidRPr="00954AAD">
              <w:rPr>
                <w:rStyle w:val="Hyperlink"/>
                <w:noProof/>
              </w:rPr>
              <w:instrText xml:space="preserve"> </w:instrText>
            </w:r>
            <w:r w:rsidRPr="00954AAD">
              <w:rPr>
                <w:rStyle w:val="Hyperlink"/>
                <w:noProof/>
              </w:rPr>
              <w:fldChar w:fldCharType="separate"/>
            </w:r>
            <w:r w:rsidRPr="00954AAD">
              <w:rPr>
                <w:rStyle w:val="Hyperlink"/>
                <w:noProof/>
              </w:rPr>
              <w:t>4.1</w:t>
            </w:r>
            <w:r>
              <w:rPr>
                <w:rFonts w:eastAsiaTheme="minorEastAsia"/>
                <w:noProof/>
              </w:rPr>
              <w:tab/>
            </w:r>
            <w:r w:rsidRPr="00954AAD">
              <w:rPr>
                <w:rStyle w:val="Hyperlink"/>
                <w:noProof/>
              </w:rPr>
              <w:t>Usability Requirements</w:t>
            </w:r>
            <w:r>
              <w:rPr>
                <w:noProof/>
                <w:webHidden/>
              </w:rPr>
              <w:tab/>
            </w:r>
            <w:r>
              <w:rPr>
                <w:noProof/>
                <w:webHidden/>
              </w:rPr>
              <w:fldChar w:fldCharType="begin"/>
            </w:r>
            <w:r>
              <w:rPr>
                <w:noProof/>
                <w:webHidden/>
              </w:rPr>
              <w:instrText xml:space="preserve"> PAGEREF _Toc53848842 \h </w:instrText>
            </w:r>
          </w:ins>
          <w:r>
            <w:rPr>
              <w:noProof/>
              <w:webHidden/>
            </w:rPr>
          </w:r>
          <w:r>
            <w:rPr>
              <w:noProof/>
              <w:webHidden/>
            </w:rPr>
            <w:fldChar w:fldCharType="separate"/>
          </w:r>
          <w:ins w:id="116" w:author="Jared Castaneda" w:date="2020-10-17T17:40:00Z">
            <w:r>
              <w:rPr>
                <w:noProof/>
                <w:webHidden/>
              </w:rPr>
              <w:t>1</w:t>
            </w:r>
            <w:r>
              <w:rPr>
                <w:noProof/>
                <w:webHidden/>
              </w:rPr>
              <w:fldChar w:fldCharType="end"/>
            </w:r>
            <w:r w:rsidRPr="00954AAD">
              <w:rPr>
                <w:rStyle w:val="Hyperlink"/>
                <w:noProof/>
              </w:rPr>
              <w:fldChar w:fldCharType="end"/>
            </w:r>
          </w:ins>
        </w:p>
        <w:p w14:paraId="181F9294" w14:textId="0E65382A" w:rsidR="00815B9E" w:rsidRDefault="00815B9E">
          <w:pPr>
            <w:pStyle w:val="TOC2"/>
            <w:rPr>
              <w:ins w:id="117" w:author="Jared Castaneda" w:date="2020-10-17T17:40:00Z"/>
              <w:rFonts w:eastAsiaTheme="minorEastAsia"/>
              <w:noProof/>
            </w:rPr>
          </w:pPr>
          <w:ins w:id="118"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"_Toc53848843"</w:instrText>
            </w:r>
            <w:r w:rsidRPr="00954AAD">
              <w:rPr>
                <w:rStyle w:val="Hyperlink"/>
                <w:noProof/>
              </w:rPr>
              <w:instrText xml:space="preserve"> </w:instrText>
            </w:r>
            <w:r w:rsidRPr="00954AAD">
              <w:rPr>
                <w:rStyle w:val="Hyperlink"/>
                <w:noProof/>
              </w:rPr>
              <w:fldChar w:fldCharType="separate"/>
            </w:r>
            <w:r w:rsidRPr="00954AAD">
              <w:rPr>
                <w:rStyle w:val="Hyperlink"/>
                <w:noProof/>
              </w:rPr>
              <w:t>4.2</w:t>
            </w:r>
            <w:r>
              <w:rPr>
                <w:rFonts w:eastAsiaTheme="minorEastAsia"/>
                <w:noProof/>
              </w:rPr>
              <w:tab/>
            </w:r>
            <w:r w:rsidRPr="00954AAD">
              <w:rPr>
                <w:rStyle w:val="Hyperlink"/>
                <w:noProof/>
              </w:rPr>
              <w:t>Reliability Requirements</w:t>
            </w:r>
            <w:r>
              <w:rPr>
                <w:noProof/>
                <w:webHidden/>
              </w:rPr>
              <w:tab/>
            </w:r>
            <w:r>
              <w:rPr>
                <w:noProof/>
                <w:webHidden/>
              </w:rPr>
              <w:fldChar w:fldCharType="begin"/>
            </w:r>
            <w:r>
              <w:rPr>
                <w:noProof/>
                <w:webHidden/>
              </w:rPr>
              <w:instrText xml:space="preserve"> PAGEREF _Toc53848843 \h </w:instrText>
            </w:r>
          </w:ins>
          <w:r>
            <w:rPr>
              <w:noProof/>
              <w:webHidden/>
            </w:rPr>
          </w:r>
          <w:r>
            <w:rPr>
              <w:noProof/>
              <w:webHidden/>
            </w:rPr>
            <w:fldChar w:fldCharType="separate"/>
          </w:r>
          <w:ins w:id="119" w:author="Jared Castaneda" w:date="2020-10-17T17:40:00Z">
            <w:r>
              <w:rPr>
                <w:noProof/>
                <w:webHidden/>
              </w:rPr>
              <w:t>1</w:t>
            </w:r>
            <w:r>
              <w:rPr>
                <w:noProof/>
                <w:webHidden/>
              </w:rPr>
              <w:fldChar w:fldCharType="end"/>
            </w:r>
            <w:r w:rsidRPr="00954AAD">
              <w:rPr>
                <w:rStyle w:val="Hyperlink"/>
                <w:noProof/>
              </w:rPr>
              <w:fldChar w:fldCharType="end"/>
            </w:r>
          </w:ins>
        </w:p>
        <w:p w14:paraId="0E46FC41" w14:textId="7F2E6DFD" w:rsidR="00815B9E" w:rsidRDefault="00815B9E">
          <w:pPr>
            <w:pStyle w:val="TOC2"/>
            <w:rPr>
              <w:ins w:id="120" w:author="Jared Castaneda" w:date="2020-10-17T17:40:00Z"/>
              <w:rFonts w:eastAsiaTheme="minorEastAsia"/>
              <w:noProof/>
            </w:rPr>
          </w:pPr>
          <w:ins w:id="121"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"_Toc53848845"</w:instrText>
            </w:r>
            <w:r w:rsidRPr="00954AAD">
              <w:rPr>
                <w:rStyle w:val="Hyperlink"/>
                <w:noProof/>
              </w:rPr>
              <w:instrText xml:space="preserve"> </w:instrText>
            </w:r>
            <w:r w:rsidRPr="00954AAD">
              <w:rPr>
                <w:rStyle w:val="Hyperlink"/>
                <w:noProof/>
              </w:rPr>
              <w:fldChar w:fldCharType="separate"/>
            </w:r>
            <w:r w:rsidRPr="00954AAD">
              <w:rPr>
                <w:rStyle w:val="Hyperlink"/>
                <w:noProof/>
              </w:rPr>
              <w:t>4.3</w:t>
            </w:r>
            <w:r>
              <w:rPr>
                <w:rFonts w:eastAsiaTheme="minorEastAsia"/>
                <w:noProof/>
              </w:rPr>
              <w:tab/>
            </w:r>
            <w:r w:rsidRPr="00954AAD">
              <w:rPr>
                <w:rStyle w:val="Hyperlink"/>
                <w:noProof/>
              </w:rPr>
              <w:t>Performance Requirements</w:t>
            </w:r>
            <w:r>
              <w:rPr>
                <w:noProof/>
                <w:webHidden/>
              </w:rPr>
              <w:tab/>
            </w:r>
            <w:r>
              <w:rPr>
                <w:noProof/>
                <w:webHidden/>
              </w:rPr>
              <w:fldChar w:fldCharType="begin"/>
            </w:r>
            <w:r>
              <w:rPr>
                <w:noProof/>
                <w:webHidden/>
              </w:rPr>
              <w:instrText xml:space="preserve"> PAGEREF _Toc53848845 \h </w:instrText>
            </w:r>
          </w:ins>
          <w:r>
            <w:rPr>
              <w:noProof/>
              <w:webHidden/>
            </w:rPr>
          </w:r>
          <w:r>
            <w:rPr>
              <w:noProof/>
              <w:webHidden/>
            </w:rPr>
            <w:fldChar w:fldCharType="separate"/>
          </w:r>
          <w:ins w:id="122" w:author="Jared Castaneda" w:date="2020-10-17T17:40:00Z">
            <w:r>
              <w:rPr>
                <w:noProof/>
                <w:webHidden/>
              </w:rPr>
              <w:t>1</w:t>
            </w:r>
            <w:r>
              <w:rPr>
                <w:noProof/>
                <w:webHidden/>
              </w:rPr>
              <w:fldChar w:fldCharType="end"/>
            </w:r>
            <w:r w:rsidRPr="00954AAD">
              <w:rPr>
                <w:rStyle w:val="Hyperlink"/>
                <w:noProof/>
              </w:rPr>
              <w:fldChar w:fldCharType="end"/>
            </w:r>
          </w:ins>
        </w:p>
        <w:p w14:paraId="5447FDD6" w14:textId="541CD233" w:rsidR="00815B9E" w:rsidRDefault="00815B9E">
          <w:pPr>
            <w:pStyle w:val="TOC2"/>
            <w:rPr>
              <w:ins w:id="123" w:author="Jared Castaneda" w:date="2020-10-17T17:40:00Z"/>
              <w:rFonts w:eastAsiaTheme="minorEastAsia"/>
              <w:noProof/>
            </w:rPr>
          </w:pPr>
          <w:ins w:id="124"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"_Toc53848846"</w:instrText>
            </w:r>
            <w:r w:rsidRPr="00954AAD">
              <w:rPr>
                <w:rStyle w:val="Hyperlink"/>
                <w:noProof/>
              </w:rPr>
              <w:instrText xml:space="preserve"> </w:instrText>
            </w:r>
            <w:r w:rsidRPr="00954AAD">
              <w:rPr>
                <w:rStyle w:val="Hyperlink"/>
                <w:noProof/>
              </w:rPr>
              <w:fldChar w:fldCharType="separate"/>
            </w:r>
            <w:r w:rsidRPr="00954AAD">
              <w:rPr>
                <w:rStyle w:val="Hyperlink"/>
                <w:noProof/>
              </w:rPr>
              <w:t>4.4</w:t>
            </w:r>
            <w:r>
              <w:rPr>
                <w:rFonts w:eastAsiaTheme="minorEastAsia"/>
                <w:noProof/>
              </w:rPr>
              <w:tab/>
            </w:r>
            <w:r w:rsidRPr="00954AAD">
              <w:rPr>
                <w:rStyle w:val="Hyperlink"/>
                <w:noProof/>
              </w:rPr>
              <w:t>Supportability Requirements</w:t>
            </w:r>
            <w:r>
              <w:rPr>
                <w:noProof/>
                <w:webHidden/>
              </w:rPr>
              <w:tab/>
            </w:r>
            <w:r>
              <w:rPr>
                <w:noProof/>
                <w:webHidden/>
              </w:rPr>
              <w:fldChar w:fldCharType="begin"/>
            </w:r>
            <w:r>
              <w:rPr>
                <w:noProof/>
                <w:webHidden/>
              </w:rPr>
              <w:instrText xml:space="preserve"> PAGEREF _Toc53848846 \h </w:instrText>
            </w:r>
          </w:ins>
          <w:r>
            <w:rPr>
              <w:noProof/>
              <w:webHidden/>
            </w:rPr>
          </w:r>
          <w:r>
            <w:rPr>
              <w:noProof/>
              <w:webHidden/>
            </w:rPr>
            <w:fldChar w:fldCharType="separate"/>
          </w:r>
          <w:ins w:id="125" w:author="Jared Castaneda" w:date="2020-10-17T17:40:00Z">
            <w:r>
              <w:rPr>
                <w:noProof/>
                <w:webHidden/>
              </w:rPr>
              <w:t>1</w:t>
            </w:r>
            <w:r>
              <w:rPr>
                <w:noProof/>
                <w:webHidden/>
              </w:rPr>
              <w:fldChar w:fldCharType="end"/>
            </w:r>
            <w:r w:rsidRPr="00954AAD">
              <w:rPr>
                <w:rStyle w:val="Hyperlink"/>
                <w:noProof/>
              </w:rPr>
              <w:fldChar w:fldCharType="end"/>
            </w:r>
          </w:ins>
        </w:p>
        <w:p w14:paraId="68E1EBBB" w14:textId="446504AC" w:rsidR="00815B9E" w:rsidRDefault="00815B9E">
          <w:pPr>
            <w:pStyle w:val="TOC2"/>
            <w:rPr>
              <w:ins w:id="126" w:author="Jared Castaneda" w:date="2020-10-17T17:40:00Z"/>
              <w:rFonts w:eastAsiaTheme="minorEastAsia"/>
              <w:noProof/>
            </w:rPr>
          </w:pPr>
          <w:ins w:id="127"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"_Toc53848847"</w:instrText>
            </w:r>
            <w:r w:rsidRPr="00954AAD">
              <w:rPr>
                <w:rStyle w:val="Hyperlink"/>
                <w:noProof/>
              </w:rPr>
              <w:instrText xml:space="preserve"> </w:instrText>
            </w:r>
            <w:r w:rsidRPr="00954AAD">
              <w:rPr>
                <w:rStyle w:val="Hyperlink"/>
                <w:noProof/>
              </w:rPr>
              <w:fldChar w:fldCharType="separate"/>
            </w:r>
            <w:r w:rsidRPr="00954AAD">
              <w:rPr>
                <w:rStyle w:val="Hyperlink"/>
                <w:noProof/>
              </w:rPr>
              <w:t>4.5</w:t>
            </w:r>
            <w:r>
              <w:rPr>
                <w:rFonts w:eastAsiaTheme="minorEastAsia"/>
                <w:noProof/>
              </w:rPr>
              <w:tab/>
            </w:r>
            <w:r w:rsidRPr="00954AAD">
              <w:rPr>
                <w:rStyle w:val="Hyperlink"/>
                <w:noProof/>
              </w:rPr>
              <w:t>Adaptability Requirements</w:t>
            </w:r>
            <w:r>
              <w:rPr>
                <w:noProof/>
                <w:webHidden/>
              </w:rPr>
              <w:tab/>
            </w:r>
            <w:r>
              <w:rPr>
                <w:noProof/>
                <w:webHidden/>
              </w:rPr>
              <w:fldChar w:fldCharType="begin"/>
            </w:r>
            <w:r>
              <w:rPr>
                <w:noProof/>
                <w:webHidden/>
              </w:rPr>
              <w:instrText xml:space="preserve"> PAGEREF _Toc53848847 \h </w:instrText>
            </w:r>
          </w:ins>
          <w:r>
            <w:rPr>
              <w:noProof/>
              <w:webHidden/>
            </w:rPr>
          </w:r>
          <w:r>
            <w:rPr>
              <w:noProof/>
              <w:webHidden/>
            </w:rPr>
            <w:fldChar w:fldCharType="separate"/>
          </w:r>
          <w:ins w:id="128" w:author="Jared Castaneda" w:date="2020-10-17T17:40:00Z">
            <w:r>
              <w:rPr>
                <w:noProof/>
                <w:webHidden/>
              </w:rPr>
              <w:t>2</w:t>
            </w:r>
            <w:r>
              <w:rPr>
                <w:noProof/>
                <w:webHidden/>
              </w:rPr>
              <w:fldChar w:fldCharType="end"/>
            </w:r>
            <w:r w:rsidRPr="00954AAD">
              <w:rPr>
                <w:rStyle w:val="Hyperlink"/>
                <w:noProof/>
              </w:rPr>
              <w:fldChar w:fldCharType="end"/>
            </w:r>
          </w:ins>
        </w:p>
        <w:p w14:paraId="3E1D61D7" w14:textId="2BC9DA0D" w:rsidR="00815B9E" w:rsidRDefault="00815B9E">
          <w:pPr>
            <w:pStyle w:val="TOC2"/>
            <w:rPr>
              <w:ins w:id="129" w:author="Jared Castaneda" w:date="2020-10-17T17:40:00Z"/>
              <w:rFonts w:eastAsiaTheme="minorEastAsia"/>
              <w:noProof/>
            </w:rPr>
          </w:pPr>
          <w:ins w:id="130"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"_Toc53848848"</w:instrText>
            </w:r>
            <w:r w:rsidRPr="00954AAD">
              <w:rPr>
                <w:rStyle w:val="Hyperlink"/>
                <w:noProof/>
              </w:rPr>
              <w:instrText xml:space="preserve"> </w:instrText>
            </w:r>
            <w:r w:rsidRPr="00954AAD">
              <w:rPr>
                <w:rStyle w:val="Hyperlink"/>
                <w:noProof/>
              </w:rPr>
              <w:fldChar w:fldCharType="separate"/>
            </w:r>
            <w:r w:rsidRPr="00954AAD">
              <w:rPr>
                <w:rStyle w:val="Hyperlink"/>
                <w:noProof/>
              </w:rPr>
              <w:t>4.6</w:t>
            </w:r>
            <w:r>
              <w:rPr>
                <w:rFonts w:eastAsiaTheme="minorEastAsia"/>
                <w:noProof/>
              </w:rPr>
              <w:tab/>
            </w:r>
            <w:r w:rsidRPr="00954AAD">
              <w:rPr>
                <w:rStyle w:val="Hyperlink"/>
                <w:noProof/>
              </w:rPr>
              <w:t>Configurability Requirements</w:t>
            </w:r>
            <w:r>
              <w:rPr>
                <w:noProof/>
                <w:webHidden/>
              </w:rPr>
              <w:tab/>
            </w:r>
            <w:r>
              <w:rPr>
                <w:noProof/>
                <w:webHidden/>
              </w:rPr>
              <w:fldChar w:fldCharType="begin"/>
            </w:r>
            <w:r>
              <w:rPr>
                <w:noProof/>
                <w:webHidden/>
              </w:rPr>
              <w:instrText xml:space="preserve"> PAGEREF _Toc53848848 \h </w:instrText>
            </w:r>
          </w:ins>
          <w:r>
            <w:rPr>
              <w:noProof/>
              <w:webHidden/>
            </w:rPr>
          </w:r>
          <w:r>
            <w:rPr>
              <w:noProof/>
              <w:webHidden/>
            </w:rPr>
            <w:fldChar w:fldCharType="separate"/>
          </w:r>
          <w:ins w:id="131" w:author="Jared Castaneda" w:date="2020-10-17T17:40:00Z">
            <w:r>
              <w:rPr>
                <w:noProof/>
                <w:webHidden/>
              </w:rPr>
              <w:t>2</w:t>
            </w:r>
            <w:r>
              <w:rPr>
                <w:noProof/>
                <w:webHidden/>
              </w:rPr>
              <w:fldChar w:fldCharType="end"/>
            </w:r>
            <w:r w:rsidRPr="00954AAD">
              <w:rPr>
                <w:rStyle w:val="Hyperlink"/>
                <w:noProof/>
              </w:rPr>
              <w:fldChar w:fldCharType="end"/>
            </w:r>
          </w:ins>
        </w:p>
        <w:p w14:paraId="083F4715" w14:textId="68754B8A" w:rsidR="00815B9E" w:rsidRDefault="00815B9E">
          <w:pPr>
            <w:pStyle w:val="TOC1"/>
            <w:rPr>
              <w:ins w:id="132" w:author="Jared Castaneda" w:date="2020-10-17T17:40:00Z"/>
              <w:rFonts w:eastAsiaTheme="minorEastAsia"/>
              <w:sz w:val="22"/>
            </w:rPr>
          </w:pPr>
          <w:ins w:id="133" w:author="Jared Castaneda" w:date="2020-10-17T17:40:00Z">
            <w:r w:rsidRPr="00954AAD">
              <w:rPr>
                <w:rStyle w:val="Hyperlink"/>
              </w:rPr>
              <w:fldChar w:fldCharType="begin"/>
            </w:r>
            <w:r w:rsidRPr="00954AAD">
              <w:rPr>
                <w:rStyle w:val="Hyperlink"/>
              </w:rPr>
              <w:instrText xml:space="preserve"> </w:instrText>
            </w:r>
            <w:r>
              <w:instrText>HYPERLINK \l "_Toc53848849"</w:instrText>
            </w:r>
            <w:r w:rsidRPr="00954AAD">
              <w:rPr>
                <w:rStyle w:val="Hyperlink"/>
              </w:rPr>
              <w:instrText xml:space="preserve"> </w:instrText>
            </w:r>
            <w:r w:rsidRPr="00954AAD">
              <w:rPr>
                <w:rStyle w:val="Hyperlink"/>
              </w:rPr>
              <w:fldChar w:fldCharType="separate"/>
            </w:r>
            <w:r w:rsidRPr="00954AAD">
              <w:rPr>
                <w:rStyle w:val="Hyperlink"/>
              </w:rPr>
              <w:t>5</w:t>
            </w:r>
            <w:r>
              <w:rPr>
                <w:rFonts w:eastAsiaTheme="minorEastAsia"/>
                <w:sz w:val="22"/>
              </w:rPr>
              <w:tab/>
            </w:r>
            <w:r w:rsidRPr="00954AAD">
              <w:rPr>
                <w:rStyle w:val="Hyperlink"/>
              </w:rPr>
              <w:t>Implementation Constraint Requirements</w:t>
            </w:r>
            <w:r>
              <w:rPr>
                <w:webHidden/>
              </w:rPr>
              <w:tab/>
            </w:r>
            <w:r>
              <w:rPr>
                <w:webHidden/>
              </w:rPr>
              <w:fldChar w:fldCharType="begin"/>
            </w:r>
            <w:r>
              <w:rPr>
                <w:webHidden/>
              </w:rPr>
              <w:instrText xml:space="preserve"> PAGEREF _Toc53848849 \h </w:instrText>
            </w:r>
          </w:ins>
          <w:r>
            <w:rPr>
              <w:webHidden/>
            </w:rPr>
          </w:r>
          <w:r>
            <w:rPr>
              <w:webHidden/>
            </w:rPr>
            <w:fldChar w:fldCharType="separate"/>
          </w:r>
          <w:ins w:id="134" w:author="Jared Castaneda" w:date="2020-10-17T17:40:00Z">
            <w:r>
              <w:rPr>
                <w:webHidden/>
              </w:rPr>
              <w:t>2</w:t>
            </w:r>
            <w:r>
              <w:rPr>
                <w:webHidden/>
              </w:rPr>
              <w:fldChar w:fldCharType="end"/>
            </w:r>
            <w:r w:rsidRPr="00954AAD">
              <w:rPr>
                <w:rStyle w:val="Hyperlink"/>
              </w:rPr>
              <w:fldChar w:fldCharType="end"/>
            </w:r>
          </w:ins>
        </w:p>
        <w:p w14:paraId="7E969929" w14:textId="186F9F9B" w:rsidR="00815B9E" w:rsidRDefault="00815B9E">
          <w:pPr>
            <w:pStyle w:val="TOC1"/>
            <w:rPr>
              <w:ins w:id="135" w:author="Jared Castaneda" w:date="2020-10-17T17:40:00Z"/>
              <w:rFonts w:eastAsiaTheme="minorEastAsia"/>
              <w:sz w:val="22"/>
            </w:rPr>
          </w:pPr>
          <w:ins w:id="136" w:author="Jared Castaneda" w:date="2020-10-17T17:40:00Z">
            <w:r w:rsidRPr="00954AAD">
              <w:rPr>
                <w:rStyle w:val="Hyperlink"/>
              </w:rPr>
              <w:fldChar w:fldCharType="begin"/>
            </w:r>
            <w:r w:rsidRPr="00954AAD">
              <w:rPr>
                <w:rStyle w:val="Hyperlink"/>
              </w:rPr>
              <w:instrText xml:space="preserve"> </w:instrText>
            </w:r>
            <w:r>
              <w:instrText>HYPERLINK \l "_Toc53848850"</w:instrText>
            </w:r>
            <w:r w:rsidRPr="00954AAD">
              <w:rPr>
                <w:rStyle w:val="Hyperlink"/>
              </w:rPr>
              <w:instrText xml:space="preserve"> </w:instrText>
            </w:r>
            <w:r w:rsidRPr="00954AAD">
              <w:rPr>
                <w:rStyle w:val="Hyperlink"/>
              </w:rPr>
              <w:fldChar w:fldCharType="separate"/>
            </w:r>
            <w:r w:rsidRPr="00954AAD">
              <w:rPr>
                <w:rStyle w:val="Hyperlink"/>
              </w:rPr>
              <w:t>6</w:t>
            </w:r>
            <w:r>
              <w:rPr>
                <w:rFonts w:eastAsiaTheme="minorEastAsia"/>
                <w:sz w:val="22"/>
              </w:rPr>
              <w:tab/>
            </w:r>
            <w:r w:rsidRPr="00954AAD">
              <w:rPr>
                <w:rStyle w:val="Hyperlink"/>
              </w:rPr>
              <w:t>Purchased Component Requirements</w:t>
            </w:r>
            <w:r>
              <w:rPr>
                <w:webHidden/>
              </w:rPr>
              <w:tab/>
            </w:r>
            <w:r>
              <w:rPr>
                <w:webHidden/>
              </w:rPr>
              <w:fldChar w:fldCharType="begin"/>
            </w:r>
            <w:r>
              <w:rPr>
                <w:webHidden/>
              </w:rPr>
              <w:instrText xml:space="preserve"> PAGEREF _Toc53848850 \h </w:instrText>
            </w:r>
          </w:ins>
          <w:r>
            <w:rPr>
              <w:webHidden/>
            </w:rPr>
          </w:r>
          <w:r>
            <w:rPr>
              <w:webHidden/>
            </w:rPr>
            <w:fldChar w:fldCharType="separate"/>
          </w:r>
          <w:ins w:id="137" w:author="Jared Castaneda" w:date="2020-10-17T17:40:00Z">
            <w:r>
              <w:rPr>
                <w:webHidden/>
              </w:rPr>
              <w:t>2</w:t>
            </w:r>
            <w:r>
              <w:rPr>
                <w:webHidden/>
              </w:rPr>
              <w:fldChar w:fldCharType="end"/>
            </w:r>
            <w:r w:rsidRPr="00954AAD">
              <w:rPr>
                <w:rStyle w:val="Hyperlink"/>
              </w:rPr>
              <w:fldChar w:fldCharType="end"/>
            </w:r>
          </w:ins>
        </w:p>
        <w:p w14:paraId="727EC45C" w14:textId="53303940" w:rsidR="00815B9E" w:rsidRDefault="00815B9E">
          <w:pPr>
            <w:pStyle w:val="TOC1"/>
            <w:rPr>
              <w:ins w:id="138" w:author="Jared Castaneda" w:date="2020-10-17T17:40:00Z"/>
              <w:rFonts w:eastAsiaTheme="minorEastAsia"/>
              <w:sz w:val="22"/>
            </w:rPr>
          </w:pPr>
          <w:ins w:id="139" w:author="Jared Castaneda" w:date="2020-10-17T17:40:00Z">
            <w:r w:rsidRPr="00954AAD">
              <w:rPr>
                <w:rStyle w:val="Hyperlink"/>
              </w:rPr>
              <w:fldChar w:fldCharType="begin"/>
            </w:r>
            <w:r w:rsidRPr="00954AAD">
              <w:rPr>
                <w:rStyle w:val="Hyperlink"/>
              </w:rPr>
              <w:instrText xml:space="preserve"> </w:instrText>
            </w:r>
            <w:r>
              <w:instrText>HYPERLINK \l "_Toc53848851"</w:instrText>
            </w:r>
            <w:r w:rsidRPr="00954AAD">
              <w:rPr>
                <w:rStyle w:val="Hyperlink"/>
              </w:rPr>
              <w:instrText xml:space="preserve"> </w:instrText>
            </w:r>
            <w:r w:rsidRPr="00954AAD">
              <w:rPr>
                <w:rStyle w:val="Hyperlink"/>
              </w:rPr>
              <w:fldChar w:fldCharType="separate"/>
            </w:r>
            <w:r w:rsidRPr="00954AAD">
              <w:rPr>
                <w:rStyle w:val="Hyperlink"/>
              </w:rPr>
              <w:t>7</w:t>
            </w:r>
            <w:r>
              <w:rPr>
                <w:rFonts w:eastAsiaTheme="minorEastAsia"/>
                <w:sz w:val="22"/>
              </w:rPr>
              <w:tab/>
            </w:r>
            <w:r w:rsidRPr="00954AAD">
              <w:rPr>
                <w:rStyle w:val="Hyperlink"/>
              </w:rPr>
              <w:t>Free Open Source Component Requirements</w:t>
            </w:r>
            <w:r>
              <w:rPr>
                <w:webHidden/>
              </w:rPr>
              <w:tab/>
            </w:r>
            <w:r>
              <w:rPr>
                <w:webHidden/>
              </w:rPr>
              <w:fldChar w:fldCharType="begin"/>
            </w:r>
            <w:r>
              <w:rPr>
                <w:webHidden/>
              </w:rPr>
              <w:instrText xml:space="preserve"> PAGEREF _Toc53848851 \h </w:instrText>
            </w:r>
          </w:ins>
          <w:r>
            <w:rPr>
              <w:webHidden/>
            </w:rPr>
          </w:r>
          <w:r>
            <w:rPr>
              <w:webHidden/>
            </w:rPr>
            <w:fldChar w:fldCharType="separate"/>
          </w:r>
          <w:ins w:id="140" w:author="Jared Castaneda" w:date="2020-10-17T17:40:00Z">
            <w:r>
              <w:rPr>
                <w:webHidden/>
              </w:rPr>
              <w:t>2</w:t>
            </w:r>
            <w:r>
              <w:rPr>
                <w:webHidden/>
              </w:rPr>
              <w:fldChar w:fldCharType="end"/>
            </w:r>
            <w:r w:rsidRPr="00954AAD">
              <w:rPr>
                <w:rStyle w:val="Hyperlink"/>
              </w:rPr>
              <w:fldChar w:fldCharType="end"/>
            </w:r>
          </w:ins>
        </w:p>
        <w:p w14:paraId="043FF10A" w14:textId="3FDB077D" w:rsidR="00815B9E" w:rsidRDefault="00815B9E">
          <w:pPr>
            <w:pStyle w:val="TOC1"/>
            <w:rPr>
              <w:ins w:id="141" w:author="Jared Castaneda" w:date="2020-10-17T17:40:00Z"/>
              <w:rFonts w:eastAsiaTheme="minorEastAsia"/>
              <w:sz w:val="22"/>
            </w:rPr>
          </w:pPr>
          <w:ins w:id="142" w:author="Jared Castaneda" w:date="2020-10-17T17:40:00Z">
            <w:r w:rsidRPr="00954AAD">
              <w:rPr>
                <w:rStyle w:val="Hyperlink"/>
              </w:rPr>
              <w:fldChar w:fldCharType="begin"/>
            </w:r>
            <w:r w:rsidRPr="00954AAD">
              <w:rPr>
                <w:rStyle w:val="Hyperlink"/>
              </w:rPr>
              <w:instrText xml:space="preserve"> </w:instrText>
            </w:r>
            <w:r>
              <w:instrText>HYPERLINK \l "_Toc53848852"</w:instrText>
            </w:r>
            <w:r w:rsidRPr="00954AAD">
              <w:rPr>
                <w:rStyle w:val="Hyperlink"/>
              </w:rPr>
              <w:instrText xml:space="preserve"> </w:instrText>
            </w:r>
            <w:r w:rsidRPr="00954AAD">
              <w:rPr>
                <w:rStyle w:val="Hyperlink"/>
              </w:rPr>
              <w:fldChar w:fldCharType="separate"/>
            </w:r>
            <w:r w:rsidRPr="00954AAD">
              <w:rPr>
                <w:rStyle w:val="Hyperlink"/>
              </w:rPr>
              <w:t>8</w:t>
            </w:r>
            <w:r>
              <w:rPr>
                <w:rFonts w:eastAsiaTheme="minorEastAsia"/>
                <w:sz w:val="22"/>
              </w:rPr>
              <w:tab/>
            </w:r>
            <w:r w:rsidRPr="00954AAD">
              <w:rPr>
                <w:rStyle w:val="Hyperlink"/>
              </w:rPr>
              <w:t>Interface Requirements</w:t>
            </w:r>
            <w:r>
              <w:rPr>
                <w:webHidden/>
              </w:rPr>
              <w:tab/>
            </w:r>
            <w:r>
              <w:rPr>
                <w:webHidden/>
              </w:rPr>
              <w:fldChar w:fldCharType="begin"/>
            </w:r>
            <w:r>
              <w:rPr>
                <w:webHidden/>
              </w:rPr>
              <w:instrText xml:space="preserve"> PAGEREF _Toc53848852 \h </w:instrText>
            </w:r>
          </w:ins>
          <w:r>
            <w:rPr>
              <w:webHidden/>
            </w:rPr>
          </w:r>
          <w:r>
            <w:rPr>
              <w:webHidden/>
            </w:rPr>
            <w:fldChar w:fldCharType="separate"/>
          </w:r>
          <w:ins w:id="143" w:author="Jared Castaneda" w:date="2020-10-17T17:40:00Z">
            <w:r>
              <w:rPr>
                <w:webHidden/>
              </w:rPr>
              <w:t>2</w:t>
            </w:r>
            <w:r>
              <w:rPr>
                <w:webHidden/>
              </w:rPr>
              <w:fldChar w:fldCharType="end"/>
            </w:r>
            <w:r w:rsidRPr="00954AAD">
              <w:rPr>
                <w:rStyle w:val="Hyperlink"/>
              </w:rPr>
              <w:fldChar w:fldCharType="end"/>
            </w:r>
          </w:ins>
        </w:p>
        <w:p w14:paraId="240ECA9A" w14:textId="79E4F5C2" w:rsidR="00815B9E" w:rsidRDefault="00815B9E">
          <w:pPr>
            <w:pStyle w:val="TOC2"/>
            <w:rPr>
              <w:ins w:id="144" w:author="Jared Castaneda" w:date="2020-10-17T17:40:00Z"/>
              <w:rFonts w:eastAsiaTheme="minorEastAsia"/>
              <w:noProof/>
            </w:rPr>
          </w:pPr>
          <w:ins w:id="145"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"_Toc53848853"</w:instrText>
            </w:r>
            <w:r w:rsidRPr="00954AAD">
              <w:rPr>
                <w:rStyle w:val="Hyperlink"/>
                <w:noProof/>
              </w:rPr>
              <w:instrText xml:space="preserve"> </w:instrText>
            </w:r>
            <w:r w:rsidRPr="00954AAD">
              <w:rPr>
                <w:rStyle w:val="Hyperlink"/>
                <w:noProof/>
              </w:rPr>
              <w:fldChar w:fldCharType="separate"/>
            </w:r>
            <w:r w:rsidRPr="00954AAD">
              <w:rPr>
                <w:rStyle w:val="Hyperlink"/>
                <w:noProof/>
              </w:rPr>
              <w:t>8.1</w:t>
            </w:r>
            <w:r>
              <w:rPr>
                <w:rFonts w:eastAsiaTheme="minorEastAsia"/>
                <w:noProof/>
              </w:rPr>
              <w:tab/>
            </w:r>
            <w:r w:rsidRPr="00954AAD">
              <w:rPr>
                <w:rStyle w:val="Hyperlink"/>
                <w:noProof/>
              </w:rPr>
              <w:t>Noteworthy Hardware and Hardware Interface Requirements</w:t>
            </w:r>
            <w:r>
              <w:rPr>
                <w:noProof/>
                <w:webHidden/>
              </w:rPr>
              <w:tab/>
            </w:r>
            <w:r>
              <w:rPr>
                <w:noProof/>
                <w:webHidden/>
              </w:rPr>
              <w:fldChar w:fldCharType="begin"/>
            </w:r>
            <w:r>
              <w:rPr>
                <w:noProof/>
                <w:webHidden/>
              </w:rPr>
              <w:instrText xml:space="preserve"> PAGEREF _Toc53848853 \h </w:instrText>
            </w:r>
          </w:ins>
          <w:r>
            <w:rPr>
              <w:noProof/>
              <w:webHidden/>
            </w:rPr>
          </w:r>
          <w:r>
            <w:rPr>
              <w:noProof/>
              <w:webHidden/>
            </w:rPr>
            <w:fldChar w:fldCharType="separate"/>
          </w:r>
          <w:ins w:id="146" w:author="Jared Castaneda" w:date="2020-10-17T17:40:00Z">
            <w:r>
              <w:rPr>
                <w:noProof/>
                <w:webHidden/>
              </w:rPr>
              <w:t>2</w:t>
            </w:r>
            <w:r>
              <w:rPr>
                <w:noProof/>
                <w:webHidden/>
              </w:rPr>
              <w:fldChar w:fldCharType="end"/>
            </w:r>
            <w:r w:rsidRPr="00954AAD">
              <w:rPr>
                <w:rStyle w:val="Hyperlink"/>
                <w:noProof/>
              </w:rPr>
              <w:fldChar w:fldCharType="end"/>
            </w:r>
          </w:ins>
        </w:p>
        <w:p w14:paraId="667F31BC" w14:textId="00D9E70D" w:rsidR="00815B9E" w:rsidRDefault="00815B9E">
          <w:pPr>
            <w:pStyle w:val="TOC2"/>
            <w:rPr>
              <w:ins w:id="147" w:author="Jared Castaneda" w:date="2020-10-17T17:40:00Z"/>
              <w:rFonts w:eastAsiaTheme="minorEastAsia"/>
              <w:noProof/>
            </w:rPr>
          </w:pPr>
          <w:ins w:id="148"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"_Toc53848854"</w:instrText>
            </w:r>
            <w:r w:rsidRPr="00954AAD">
              <w:rPr>
                <w:rStyle w:val="Hyperlink"/>
                <w:noProof/>
              </w:rPr>
              <w:instrText xml:space="preserve"> </w:instrText>
            </w:r>
            <w:r w:rsidRPr="00954AAD">
              <w:rPr>
                <w:rStyle w:val="Hyperlink"/>
                <w:noProof/>
              </w:rPr>
              <w:fldChar w:fldCharType="separate"/>
            </w:r>
            <w:r w:rsidRPr="00954AAD">
              <w:rPr>
                <w:rStyle w:val="Hyperlink"/>
                <w:noProof/>
              </w:rPr>
              <w:t>8.2</w:t>
            </w:r>
            <w:r>
              <w:rPr>
                <w:rFonts w:eastAsiaTheme="minorEastAsia"/>
                <w:noProof/>
              </w:rPr>
              <w:tab/>
            </w:r>
            <w:r w:rsidRPr="00954AAD">
              <w:rPr>
                <w:rStyle w:val="Hyperlink"/>
                <w:noProof/>
              </w:rPr>
              <w:t>Software Interface Requirements</w:t>
            </w:r>
            <w:r>
              <w:rPr>
                <w:noProof/>
                <w:webHidden/>
              </w:rPr>
              <w:tab/>
            </w:r>
            <w:r>
              <w:rPr>
                <w:noProof/>
                <w:webHidden/>
              </w:rPr>
              <w:fldChar w:fldCharType="begin"/>
            </w:r>
            <w:r>
              <w:rPr>
                <w:noProof/>
                <w:webHidden/>
              </w:rPr>
              <w:instrText xml:space="preserve"> PAGEREF _Toc53848854 \h </w:instrText>
            </w:r>
          </w:ins>
          <w:r>
            <w:rPr>
              <w:noProof/>
              <w:webHidden/>
            </w:rPr>
          </w:r>
          <w:r>
            <w:rPr>
              <w:noProof/>
              <w:webHidden/>
            </w:rPr>
            <w:fldChar w:fldCharType="separate"/>
          </w:r>
          <w:ins w:id="149" w:author="Jared Castaneda" w:date="2020-10-17T17:40:00Z">
            <w:r>
              <w:rPr>
                <w:noProof/>
                <w:webHidden/>
              </w:rPr>
              <w:t>2</w:t>
            </w:r>
            <w:r>
              <w:rPr>
                <w:noProof/>
                <w:webHidden/>
              </w:rPr>
              <w:fldChar w:fldCharType="end"/>
            </w:r>
            <w:r w:rsidRPr="00954AAD">
              <w:rPr>
                <w:rStyle w:val="Hyperlink"/>
                <w:noProof/>
              </w:rPr>
              <w:fldChar w:fldCharType="end"/>
            </w:r>
          </w:ins>
        </w:p>
        <w:p w14:paraId="38A3F78D" w14:textId="4D0C7FC6" w:rsidR="00815B9E" w:rsidRDefault="00815B9E">
          <w:pPr>
            <w:pStyle w:val="TOC1"/>
            <w:rPr>
              <w:ins w:id="150" w:author="Jared Castaneda" w:date="2020-10-17T17:40:00Z"/>
              <w:rFonts w:eastAsiaTheme="minorEastAsia"/>
              <w:sz w:val="22"/>
            </w:rPr>
          </w:pPr>
          <w:ins w:id="151" w:author="Jared Castaneda" w:date="2020-10-17T17:40:00Z">
            <w:r w:rsidRPr="00954AAD">
              <w:rPr>
                <w:rStyle w:val="Hyperlink"/>
              </w:rPr>
              <w:fldChar w:fldCharType="begin"/>
            </w:r>
            <w:r w:rsidRPr="00954AAD">
              <w:rPr>
                <w:rStyle w:val="Hyperlink"/>
              </w:rPr>
              <w:instrText xml:space="preserve"> </w:instrText>
            </w:r>
            <w:r>
              <w:instrText>HYPERLINK \l "_Toc53848855"</w:instrText>
            </w:r>
            <w:r w:rsidRPr="00954AAD">
              <w:rPr>
                <w:rStyle w:val="Hyperlink"/>
              </w:rPr>
              <w:instrText xml:space="preserve"> </w:instrText>
            </w:r>
            <w:r w:rsidRPr="00954AAD">
              <w:rPr>
                <w:rStyle w:val="Hyperlink"/>
              </w:rPr>
              <w:fldChar w:fldCharType="separate"/>
            </w:r>
            <w:r w:rsidRPr="00954AAD">
              <w:rPr>
                <w:rStyle w:val="Hyperlink"/>
              </w:rPr>
              <w:t>9</w:t>
            </w:r>
            <w:r>
              <w:rPr>
                <w:rFonts w:eastAsiaTheme="minorEastAsia"/>
                <w:sz w:val="22"/>
              </w:rPr>
              <w:tab/>
            </w:r>
            <w:r w:rsidRPr="00954AAD">
              <w:rPr>
                <w:rStyle w:val="Hyperlink"/>
              </w:rPr>
              <w:t>Application-Specific Domain (Business) Rule Requirements</w:t>
            </w:r>
            <w:r>
              <w:rPr>
                <w:webHidden/>
              </w:rPr>
              <w:tab/>
            </w:r>
            <w:r>
              <w:rPr>
                <w:webHidden/>
              </w:rPr>
              <w:fldChar w:fldCharType="begin"/>
            </w:r>
            <w:r>
              <w:rPr>
                <w:webHidden/>
              </w:rPr>
              <w:instrText xml:space="preserve"> PAGEREF _Toc53848855 \h </w:instrText>
            </w:r>
          </w:ins>
          <w:r>
            <w:rPr>
              <w:webHidden/>
            </w:rPr>
          </w:r>
          <w:r>
            <w:rPr>
              <w:webHidden/>
            </w:rPr>
            <w:fldChar w:fldCharType="separate"/>
          </w:r>
          <w:ins w:id="152" w:author="Jared Castaneda" w:date="2020-10-17T17:40:00Z">
            <w:r>
              <w:rPr>
                <w:webHidden/>
              </w:rPr>
              <w:t>2</w:t>
            </w:r>
            <w:r>
              <w:rPr>
                <w:webHidden/>
              </w:rPr>
              <w:fldChar w:fldCharType="end"/>
            </w:r>
            <w:r w:rsidRPr="00954AAD">
              <w:rPr>
                <w:rStyle w:val="Hyperlink"/>
              </w:rPr>
              <w:fldChar w:fldCharType="end"/>
            </w:r>
          </w:ins>
        </w:p>
        <w:p w14:paraId="055CB88A" w14:textId="14DEF1D4" w:rsidR="00815B9E" w:rsidRDefault="00815B9E">
          <w:pPr>
            <w:pStyle w:val="TOC1"/>
            <w:rPr>
              <w:ins w:id="153" w:author="Jared Castaneda" w:date="2020-10-17T17:40:00Z"/>
              <w:rFonts w:eastAsiaTheme="minorEastAsia"/>
              <w:sz w:val="22"/>
            </w:rPr>
          </w:pPr>
          <w:ins w:id="154" w:author="Jared Castaneda" w:date="2020-10-17T17:40:00Z">
            <w:r w:rsidRPr="00954AAD">
              <w:rPr>
                <w:rStyle w:val="Hyperlink"/>
              </w:rPr>
              <w:fldChar w:fldCharType="begin"/>
            </w:r>
            <w:r w:rsidRPr="00954AAD">
              <w:rPr>
                <w:rStyle w:val="Hyperlink"/>
              </w:rPr>
              <w:instrText xml:space="preserve"> </w:instrText>
            </w:r>
            <w:r>
              <w:instrText>HYPERLINK \l "_Toc53848856"</w:instrText>
            </w:r>
            <w:r w:rsidRPr="00954AAD">
              <w:rPr>
                <w:rStyle w:val="Hyperlink"/>
              </w:rPr>
              <w:instrText xml:space="preserve"> </w:instrText>
            </w:r>
            <w:r w:rsidRPr="00954AAD">
              <w:rPr>
                <w:rStyle w:val="Hyperlink"/>
              </w:rPr>
              <w:fldChar w:fldCharType="separate"/>
            </w:r>
            <w:r w:rsidRPr="00954AAD">
              <w:rPr>
                <w:rStyle w:val="Hyperlink"/>
              </w:rPr>
              <w:t>10</w:t>
            </w:r>
            <w:r>
              <w:rPr>
                <w:rFonts w:eastAsiaTheme="minorEastAsia"/>
                <w:sz w:val="22"/>
              </w:rPr>
              <w:tab/>
            </w:r>
            <w:r w:rsidRPr="00954AAD">
              <w:rPr>
                <w:rStyle w:val="Hyperlink"/>
              </w:rPr>
              <w:t>Legal Requirements</w:t>
            </w:r>
            <w:r>
              <w:rPr>
                <w:webHidden/>
              </w:rPr>
              <w:tab/>
            </w:r>
            <w:r>
              <w:rPr>
                <w:webHidden/>
              </w:rPr>
              <w:fldChar w:fldCharType="begin"/>
            </w:r>
            <w:r>
              <w:rPr>
                <w:webHidden/>
              </w:rPr>
              <w:instrText xml:space="preserve"> PAGEREF _Toc53848856 \h </w:instrText>
            </w:r>
          </w:ins>
          <w:r>
            <w:rPr>
              <w:webHidden/>
            </w:rPr>
          </w:r>
          <w:r>
            <w:rPr>
              <w:webHidden/>
            </w:rPr>
            <w:fldChar w:fldCharType="separate"/>
          </w:r>
          <w:ins w:id="155" w:author="Jared Castaneda" w:date="2020-10-17T17:40:00Z">
            <w:r>
              <w:rPr>
                <w:webHidden/>
              </w:rPr>
              <w:t>3</w:t>
            </w:r>
            <w:r>
              <w:rPr>
                <w:webHidden/>
              </w:rPr>
              <w:fldChar w:fldCharType="end"/>
            </w:r>
            <w:r w:rsidRPr="00954AAD">
              <w:rPr>
                <w:rStyle w:val="Hyperlink"/>
              </w:rPr>
              <w:fldChar w:fldCharType="end"/>
            </w:r>
          </w:ins>
        </w:p>
        <w:p w14:paraId="51203137" w14:textId="59F4AD45" w:rsidR="00815B9E" w:rsidRDefault="00815B9E">
          <w:pPr>
            <w:pStyle w:val="TOC1"/>
            <w:rPr>
              <w:ins w:id="156" w:author="Jared Castaneda" w:date="2020-10-17T17:40:00Z"/>
              <w:rFonts w:eastAsiaTheme="minorEastAsia"/>
              <w:sz w:val="22"/>
            </w:rPr>
          </w:pPr>
          <w:ins w:id="157" w:author="Jared Castaneda" w:date="2020-10-17T17:40:00Z">
            <w:r w:rsidRPr="00954AAD">
              <w:rPr>
                <w:rStyle w:val="Hyperlink"/>
              </w:rPr>
              <w:fldChar w:fldCharType="begin"/>
            </w:r>
            <w:r w:rsidRPr="00954AAD">
              <w:rPr>
                <w:rStyle w:val="Hyperlink"/>
              </w:rPr>
              <w:instrText xml:space="preserve"> </w:instrText>
            </w:r>
            <w:r>
              <w:instrText>HYPERLINK \l "_Toc53848857"</w:instrText>
            </w:r>
            <w:r w:rsidRPr="00954AAD">
              <w:rPr>
                <w:rStyle w:val="Hyperlink"/>
              </w:rPr>
              <w:instrText xml:space="preserve"> </w:instrText>
            </w:r>
            <w:r w:rsidRPr="00954AAD">
              <w:rPr>
                <w:rStyle w:val="Hyperlink"/>
              </w:rPr>
              <w:fldChar w:fldCharType="separate"/>
            </w:r>
            <w:r w:rsidRPr="00954AAD">
              <w:rPr>
                <w:rStyle w:val="Hyperlink"/>
              </w:rPr>
              <w:t>11</w:t>
            </w:r>
            <w:r>
              <w:rPr>
                <w:rFonts w:eastAsiaTheme="minorEastAsia"/>
                <w:sz w:val="22"/>
              </w:rPr>
              <w:tab/>
            </w:r>
            <w:r w:rsidRPr="00954AAD">
              <w:rPr>
                <w:rStyle w:val="Hyperlink"/>
              </w:rPr>
              <w:t>Information in Domains of Interest</w:t>
            </w:r>
            <w:r>
              <w:rPr>
                <w:webHidden/>
              </w:rPr>
              <w:tab/>
            </w:r>
            <w:r>
              <w:rPr>
                <w:webHidden/>
              </w:rPr>
              <w:fldChar w:fldCharType="begin"/>
            </w:r>
            <w:r>
              <w:rPr>
                <w:webHidden/>
              </w:rPr>
              <w:instrText xml:space="preserve"> PAGEREF _Toc53848857 \h </w:instrText>
            </w:r>
          </w:ins>
          <w:r>
            <w:rPr>
              <w:webHidden/>
            </w:rPr>
          </w:r>
          <w:r>
            <w:rPr>
              <w:webHidden/>
            </w:rPr>
            <w:fldChar w:fldCharType="separate"/>
          </w:r>
          <w:ins w:id="158" w:author="Jared Castaneda" w:date="2020-10-17T17:40:00Z">
            <w:r>
              <w:rPr>
                <w:webHidden/>
              </w:rPr>
              <w:t>3</w:t>
            </w:r>
            <w:r>
              <w:rPr>
                <w:webHidden/>
              </w:rPr>
              <w:fldChar w:fldCharType="end"/>
            </w:r>
            <w:r w:rsidRPr="00954AAD">
              <w:rPr>
                <w:rStyle w:val="Hyperlink"/>
              </w:rPr>
              <w:fldChar w:fldCharType="end"/>
            </w:r>
          </w:ins>
        </w:p>
        <w:p w14:paraId="5B0CF5D4" w14:textId="612F0A60" w:rsidR="00815B9E" w:rsidRDefault="00815B9E">
          <w:pPr>
            <w:pStyle w:val="TOC1"/>
            <w:rPr>
              <w:ins w:id="159" w:author="Jared Castaneda" w:date="2020-10-17T17:40:00Z"/>
              <w:rFonts w:eastAsiaTheme="minorEastAsia"/>
              <w:sz w:val="22"/>
            </w:rPr>
          </w:pPr>
          <w:ins w:id="160" w:author="Jared Castaneda" w:date="2020-10-17T17:40:00Z">
            <w:r w:rsidRPr="00954AAD">
              <w:rPr>
                <w:rStyle w:val="Hyperlink"/>
              </w:rPr>
              <w:fldChar w:fldCharType="begin"/>
            </w:r>
            <w:r w:rsidRPr="00954AAD">
              <w:rPr>
                <w:rStyle w:val="Hyperlink"/>
              </w:rPr>
              <w:instrText xml:space="preserve"> </w:instrText>
            </w:r>
            <w:r>
              <w:instrText>HYPERLINK \l "_Toc53848860"</w:instrText>
            </w:r>
            <w:r w:rsidRPr="00954AAD">
              <w:rPr>
                <w:rStyle w:val="Hyperlink"/>
              </w:rPr>
              <w:instrText xml:space="preserve"> </w:instrText>
            </w:r>
            <w:r w:rsidRPr="00954AAD">
              <w:rPr>
                <w:rStyle w:val="Hyperlink"/>
              </w:rPr>
              <w:fldChar w:fldCharType="separate"/>
            </w:r>
            <w:r w:rsidRPr="00954AAD">
              <w:rPr>
                <w:rStyle w:val="Hyperlink"/>
              </w:rPr>
              <w:t>12</w:t>
            </w:r>
            <w:r>
              <w:rPr>
                <w:rFonts w:eastAsiaTheme="minorEastAsia"/>
                <w:sz w:val="22"/>
              </w:rPr>
              <w:tab/>
            </w:r>
            <w:r w:rsidRPr="00954AAD">
              <w:rPr>
                <w:rStyle w:val="Hyperlink"/>
              </w:rPr>
              <w:t>Report Requirements</w:t>
            </w:r>
            <w:r>
              <w:rPr>
                <w:webHidden/>
              </w:rPr>
              <w:tab/>
            </w:r>
            <w:r>
              <w:rPr>
                <w:webHidden/>
              </w:rPr>
              <w:fldChar w:fldCharType="begin"/>
            </w:r>
            <w:r>
              <w:rPr>
                <w:webHidden/>
              </w:rPr>
              <w:instrText xml:space="preserve"> PAGEREF _Toc53848860 \h </w:instrText>
            </w:r>
          </w:ins>
          <w:r>
            <w:rPr>
              <w:webHidden/>
            </w:rPr>
          </w:r>
          <w:r>
            <w:rPr>
              <w:webHidden/>
            </w:rPr>
            <w:fldChar w:fldCharType="separate"/>
          </w:r>
          <w:ins w:id="161" w:author="Jared Castaneda" w:date="2020-10-17T17:40:00Z">
            <w:r>
              <w:rPr>
                <w:webHidden/>
              </w:rPr>
              <w:t>4</w:t>
            </w:r>
            <w:r>
              <w:rPr>
                <w:webHidden/>
              </w:rPr>
              <w:fldChar w:fldCharType="end"/>
            </w:r>
            <w:r w:rsidRPr="00954AAD">
              <w:rPr>
                <w:rStyle w:val="Hyperlink"/>
              </w:rPr>
              <w:fldChar w:fldCharType="end"/>
            </w:r>
          </w:ins>
        </w:p>
        <w:p w14:paraId="1B3FA09B" w14:textId="5C9D8D6D" w:rsidR="00815B9E" w:rsidRDefault="00815B9E">
          <w:pPr>
            <w:pStyle w:val="TOC2"/>
            <w:rPr>
              <w:ins w:id="162" w:author="Jared Castaneda" w:date="2020-10-17T17:40:00Z"/>
              <w:rFonts w:eastAsiaTheme="minorEastAsia"/>
              <w:noProof/>
            </w:rPr>
          </w:pPr>
          <w:ins w:id="163"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"_Toc53848861"</w:instrText>
            </w:r>
            <w:r w:rsidRPr="00954AAD">
              <w:rPr>
                <w:rStyle w:val="Hyperlink"/>
                <w:noProof/>
              </w:rPr>
              <w:instrText xml:space="preserve"> </w:instrText>
            </w:r>
            <w:r w:rsidRPr="00954AAD">
              <w:rPr>
                <w:rStyle w:val="Hyperlink"/>
                <w:noProof/>
              </w:rPr>
              <w:fldChar w:fldCharType="separate"/>
            </w:r>
            <w:r w:rsidRPr="00954AAD">
              <w:rPr>
                <w:rStyle w:val="Hyperlink"/>
                <w:noProof/>
              </w:rPr>
              <w:t>12.1</w:t>
            </w:r>
            <w:r>
              <w:rPr>
                <w:rFonts w:eastAsiaTheme="minorEastAsia"/>
                <w:noProof/>
              </w:rPr>
              <w:tab/>
            </w:r>
            <w:r w:rsidRPr="00954AAD">
              <w:rPr>
                <w:rStyle w:val="Hyperlink"/>
                <w:noProof/>
              </w:rPr>
              <w:t>Flight Listing</w:t>
            </w:r>
            <w:r>
              <w:rPr>
                <w:noProof/>
                <w:webHidden/>
              </w:rPr>
              <w:tab/>
            </w:r>
            <w:r>
              <w:rPr>
                <w:noProof/>
                <w:webHidden/>
              </w:rPr>
              <w:fldChar w:fldCharType="begin"/>
            </w:r>
            <w:r>
              <w:rPr>
                <w:noProof/>
                <w:webHidden/>
              </w:rPr>
              <w:instrText xml:space="preserve"> PAGEREF _Toc53848861 \h </w:instrText>
            </w:r>
          </w:ins>
          <w:r>
            <w:rPr>
              <w:noProof/>
              <w:webHidden/>
            </w:rPr>
          </w:r>
          <w:r>
            <w:rPr>
              <w:noProof/>
              <w:webHidden/>
            </w:rPr>
            <w:fldChar w:fldCharType="separate"/>
          </w:r>
          <w:ins w:id="164" w:author="Jared Castaneda" w:date="2020-10-17T17:40:00Z">
            <w:r>
              <w:rPr>
                <w:noProof/>
                <w:webHidden/>
              </w:rPr>
              <w:t>4</w:t>
            </w:r>
            <w:r>
              <w:rPr>
                <w:noProof/>
                <w:webHidden/>
              </w:rPr>
              <w:fldChar w:fldCharType="end"/>
            </w:r>
            <w:r w:rsidRPr="00954AAD">
              <w:rPr>
                <w:rStyle w:val="Hyperlink"/>
                <w:noProof/>
              </w:rPr>
              <w:fldChar w:fldCharType="end"/>
            </w:r>
          </w:ins>
        </w:p>
        <w:p w14:paraId="730124EF" w14:textId="254B95AD" w:rsidR="00815B9E" w:rsidRDefault="00815B9E">
          <w:pPr>
            <w:pStyle w:val="TOC3"/>
            <w:tabs>
              <w:tab w:val="left" w:pos="1857"/>
            </w:tabs>
            <w:rPr>
              <w:ins w:id="165" w:author="Jared Castaneda" w:date="2020-10-17T17:40:00Z"/>
              <w:rFonts w:eastAsiaTheme="minorEastAsia"/>
              <w:noProof/>
            </w:rPr>
          </w:pPr>
          <w:ins w:id="166"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"_Toc53848862"</w:instrText>
            </w:r>
            <w:r w:rsidRPr="00954AAD">
              <w:rPr>
                <w:rStyle w:val="Hyperlink"/>
                <w:noProof/>
              </w:rPr>
              <w:instrText xml:space="preserve"> </w:instrText>
            </w:r>
            <w:r w:rsidRPr="00954AAD">
              <w:rPr>
                <w:rStyle w:val="Hyperlink"/>
                <w:noProof/>
              </w:rPr>
              <w:fldChar w:fldCharType="separate"/>
            </w:r>
            <w:r w:rsidRPr="00954AAD">
              <w:rPr>
                <w:rStyle w:val="Hyperlink"/>
                <w:noProof/>
              </w:rPr>
              <w:t>12.1.1</w:t>
            </w:r>
            <w:r>
              <w:rPr>
                <w:rFonts w:eastAsiaTheme="minorEastAsia"/>
                <w:noProof/>
              </w:rPr>
              <w:tab/>
            </w:r>
            <w:r w:rsidRPr="00954AAD">
              <w:rPr>
                <w:rStyle w:val="Hyperlink"/>
                <w:noProof/>
              </w:rPr>
              <w:t>Description</w:t>
            </w:r>
            <w:r>
              <w:rPr>
                <w:noProof/>
                <w:webHidden/>
              </w:rPr>
              <w:tab/>
            </w:r>
            <w:r>
              <w:rPr>
                <w:noProof/>
                <w:webHidden/>
              </w:rPr>
              <w:fldChar w:fldCharType="begin"/>
            </w:r>
            <w:r>
              <w:rPr>
                <w:noProof/>
                <w:webHidden/>
              </w:rPr>
              <w:instrText xml:space="preserve"> PAGEREF _Toc53848862 \h </w:instrText>
            </w:r>
          </w:ins>
          <w:r>
            <w:rPr>
              <w:noProof/>
              <w:webHidden/>
            </w:rPr>
          </w:r>
          <w:r>
            <w:rPr>
              <w:noProof/>
              <w:webHidden/>
            </w:rPr>
            <w:fldChar w:fldCharType="separate"/>
          </w:r>
          <w:ins w:id="167" w:author="Jared Castaneda" w:date="2020-10-17T17:40:00Z">
            <w:r>
              <w:rPr>
                <w:noProof/>
                <w:webHidden/>
              </w:rPr>
              <w:t>4</w:t>
            </w:r>
            <w:r>
              <w:rPr>
                <w:noProof/>
                <w:webHidden/>
              </w:rPr>
              <w:fldChar w:fldCharType="end"/>
            </w:r>
            <w:r w:rsidRPr="00954AAD">
              <w:rPr>
                <w:rStyle w:val="Hyperlink"/>
                <w:noProof/>
              </w:rPr>
              <w:fldChar w:fldCharType="end"/>
            </w:r>
          </w:ins>
        </w:p>
        <w:p w14:paraId="0DF2E1BC" w14:textId="6493966E" w:rsidR="00815B9E" w:rsidRDefault="00815B9E">
          <w:pPr>
            <w:pStyle w:val="TOC3"/>
            <w:tabs>
              <w:tab w:val="left" w:pos="1857"/>
            </w:tabs>
            <w:rPr>
              <w:ins w:id="168" w:author="Jared Castaneda" w:date="2020-10-17T17:40:00Z"/>
              <w:rFonts w:eastAsiaTheme="minorEastAsia"/>
              <w:noProof/>
            </w:rPr>
          </w:pPr>
          <w:ins w:id="169" w:author="Jared Castaneda" w:date="2020-10-17T17:40:00Z">
            <w:r w:rsidRPr="00954AAD">
              <w:rPr>
                <w:rStyle w:val="Hyperlink"/>
                <w:noProof/>
              </w:rPr>
              <w:lastRenderedPageBreak/>
              <w:fldChar w:fldCharType="begin"/>
            </w:r>
            <w:r w:rsidRPr="00954AAD">
              <w:rPr>
                <w:rStyle w:val="Hyperlink"/>
                <w:noProof/>
              </w:rPr>
              <w:instrText xml:space="preserve"> </w:instrText>
            </w:r>
            <w:r>
              <w:rPr>
                <w:noProof/>
              </w:rPr>
              <w:instrText>HYPERLINK \l "_Toc53848863"</w:instrText>
            </w:r>
            <w:r w:rsidRPr="00954AAD">
              <w:rPr>
                <w:rStyle w:val="Hyperlink"/>
                <w:noProof/>
              </w:rPr>
              <w:instrText xml:space="preserve"> </w:instrText>
            </w:r>
            <w:r w:rsidRPr="00954AAD">
              <w:rPr>
                <w:rStyle w:val="Hyperlink"/>
                <w:noProof/>
              </w:rPr>
              <w:fldChar w:fldCharType="separate"/>
            </w:r>
            <w:r w:rsidRPr="00954AAD">
              <w:rPr>
                <w:rStyle w:val="Hyperlink"/>
                <w:noProof/>
              </w:rPr>
              <w:t>12.1.2</w:t>
            </w:r>
            <w:r>
              <w:rPr>
                <w:rFonts w:eastAsiaTheme="minorEastAsia"/>
                <w:noProof/>
              </w:rPr>
              <w:tab/>
            </w:r>
            <w:r w:rsidRPr="00954AAD">
              <w:rPr>
                <w:rStyle w:val="Hyperlink"/>
                <w:noProof/>
              </w:rPr>
              <w:t>Format and Content Requirements</w:t>
            </w:r>
            <w:r>
              <w:rPr>
                <w:noProof/>
                <w:webHidden/>
              </w:rPr>
              <w:tab/>
            </w:r>
            <w:r>
              <w:rPr>
                <w:noProof/>
                <w:webHidden/>
              </w:rPr>
              <w:fldChar w:fldCharType="begin"/>
            </w:r>
            <w:r>
              <w:rPr>
                <w:noProof/>
                <w:webHidden/>
              </w:rPr>
              <w:instrText xml:space="preserve"> PAGEREF _Toc53848863 \h </w:instrText>
            </w:r>
          </w:ins>
          <w:r>
            <w:rPr>
              <w:noProof/>
              <w:webHidden/>
            </w:rPr>
          </w:r>
          <w:r>
            <w:rPr>
              <w:noProof/>
              <w:webHidden/>
            </w:rPr>
            <w:fldChar w:fldCharType="separate"/>
          </w:r>
          <w:ins w:id="170" w:author="Jared Castaneda" w:date="2020-10-17T17:40:00Z">
            <w:r>
              <w:rPr>
                <w:noProof/>
                <w:webHidden/>
              </w:rPr>
              <w:t>4</w:t>
            </w:r>
            <w:r>
              <w:rPr>
                <w:noProof/>
                <w:webHidden/>
              </w:rPr>
              <w:fldChar w:fldCharType="end"/>
            </w:r>
            <w:r w:rsidRPr="00954AAD">
              <w:rPr>
                <w:rStyle w:val="Hyperlink"/>
                <w:noProof/>
              </w:rPr>
              <w:fldChar w:fldCharType="end"/>
            </w:r>
          </w:ins>
        </w:p>
        <w:p w14:paraId="39CA94FB" w14:textId="1EE0B4B5" w:rsidR="00815B9E" w:rsidRDefault="00815B9E">
          <w:pPr>
            <w:pStyle w:val="TOC2"/>
            <w:rPr>
              <w:ins w:id="171" w:author="Jared Castaneda" w:date="2020-10-17T17:40:00Z"/>
              <w:rFonts w:eastAsiaTheme="minorEastAsia"/>
              <w:noProof/>
            </w:rPr>
          </w:pPr>
          <w:ins w:id="172"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"_Toc53848864"</w:instrText>
            </w:r>
            <w:r w:rsidRPr="00954AAD">
              <w:rPr>
                <w:rStyle w:val="Hyperlink"/>
                <w:noProof/>
              </w:rPr>
              <w:instrText xml:space="preserve"> </w:instrText>
            </w:r>
            <w:r w:rsidRPr="00954AAD">
              <w:rPr>
                <w:rStyle w:val="Hyperlink"/>
                <w:noProof/>
              </w:rPr>
              <w:fldChar w:fldCharType="separate"/>
            </w:r>
            <w:r w:rsidRPr="00954AAD">
              <w:rPr>
                <w:rStyle w:val="Hyperlink"/>
                <w:noProof/>
              </w:rPr>
              <w:t>12.2</w:t>
            </w:r>
            <w:r>
              <w:rPr>
                <w:rFonts w:eastAsiaTheme="minorEastAsia"/>
                <w:noProof/>
              </w:rPr>
              <w:tab/>
            </w:r>
            <w:r w:rsidRPr="00954AAD">
              <w:rPr>
                <w:rStyle w:val="Hyperlink"/>
                <w:noProof/>
              </w:rPr>
              <w:t>User Info</w:t>
            </w:r>
            <w:r>
              <w:rPr>
                <w:noProof/>
                <w:webHidden/>
              </w:rPr>
              <w:tab/>
            </w:r>
            <w:r>
              <w:rPr>
                <w:noProof/>
                <w:webHidden/>
              </w:rPr>
              <w:fldChar w:fldCharType="begin"/>
            </w:r>
            <w:r>
              <w:rPr>
                <w:noProof/>
                <w:webHidden/>
              </w:rPr>
              <w:instrText xml:space="preserve"> PAGEREF _Toc53848864 \h </w:instrText>
            </w:r>
          </w:ins>
          <w:r>
            <w:rPr>
              <w:noProof/>
              <w:webHidden/>
            </w:rPr>
          </w:r>
          <w:r>
            <w:rPr>
              <w:noProof/>
              <w:webHidden/>
            </w:rPr>
            <w:fldChar w:fldCharType="separate"/>
          </w:r>
          <w:ins w:id="173" w:author="Jared Castaneda" w:date="2020-10-17T17:40:00Z">
            <w:r>
              <w:rPr>
                <w:noProof/>
                <w:webHidden/>
              </w:rPr>
              <w:t>4</w:t>
            </w:r>
            <w:r>
              <w:rPr>
                <w:noProof/>
                <w:webHidden/>
              </w:rPr>
              <w:fldChar w:fldCharType="end"/>
            </w:r>
            <w:r w:rsidRPr="00954AAD">
              <w:rPr>
                <w:rStyle w:val="Hyperlink"/>
                <w:noProof/>
              </w:rPr>
              <w:fldChar w:fldCharType="end"/>
            </w:r>
          </w:ins>
        </w:p>
        <w:p w14:paraId="2BC2370E" w14:textId="2A7878DC" w:rsidR="00815B9E" w:rsidRDefault="00815B9E">
          <w:pPr>
            <w:pStyle w:val="TOC3"/>
            <w:tabs>
              <w:tab w:val="left" w:pos="1857"/>
            </w:tabs>
            <w:rPr>
              <w:ins w:id="174" w:author="Jared Castaneda" w:date="2020-10-17T17:40:00Z"/>
              <w:rFonts w:eastAsiaTheme="minorEastAsia"/>
              <w:noProof/>
            </w:rPr>
          </w:pPr>
          <w:ins w:id="175"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"_Toc53848865"</w:instrText>
            </w:r>
            <w:r w:rsidRPr="00954AAD">
              <w:rPr>
                <w:rStyle w:val="Hyperlink"/>
                <w:noProof/>
              </w:rPr>
              <w:instrText xml:space="preserve"> </w:instrText>
            </w:r>
            <w:r w:rsidRPr="00954AAD">
              <w:rPr>
                <w:rStyle w:val="Hyperlink"/>
                <w:noProof/>
              </w:rPr>
              <w:fldChar w:fldCharType="separate"/>
            </w:r>
            <w:r w:rsidRPr="00954AAD">
              <w:rPr>
                <w:rStyle w:val="Hyperlink"/>
                <w:noProof/>
              </w:rPr>
              <w:t>12.2.1</w:t>
            </w:r>
            <w:r>
              <w:rPr>
                <w:rFonts w:eastAsiaTheme="minorEastAsia"/>
                <w:noProof/>
              </w:rPr>
              <w:tab/>
            </w:r>
            <w:r w:rsidRPr="00954AAD">
              <w:rPr>
                <w:rStyle w:val="Hyperlink"/>
                <w:noProof/>
              </w:rPr>
              <w:t>Description</w:t>
            </w:r>
            <w:r>
              <w:rPr>
                <w:noProof/>
                <w:webHidden/>
              </w:rPr>
              <w:tab/>
            </w:r>
            <w:r>
              <w:rPr>
                <w:noProof/>
                <w:webHidden/>
              </w:rPr>
              <w:fldChar w:fldCharType="begin"/>
            </w:r>
            <w:r>
              <w:rPr>
                <w:noProof/>
                <w:webHidden/>
              </w:rPr>
              <w:instrText xml:space="preserve"> PAGEREF _Toc53848865 \h </w:instrText>
            </w:r>
          </w:ins>
          <w:r>
            <w:rPr>
              <w:noProof/>
              <w:webHidden/>
            </w:rPr>
          </w:r>
          <w:r>
            <w:rPr>
              <w:noProof/>
              <w:webHidden/>
            </w:rPr>
            <w:fldChar w:fldCharType="separate"/>
          </w:r>
          <w:ins w:id="176" w:author="Jared Castaneda" w:date="2020-10-17T17:40:00Z">
            <w:r>
              <w:rPr>
                <w:noProof/>
                <w:webHidden/>
              </w:rPr>
              <w:t>4</w:t>
            </w:r>
            <w:r>
              <w:rPr>
                <w:noProof/>
                <w:webHidden/>
              </w:rPr>
              <w:fldChar w:fldCharType="end"/>
            </w:r>
            <w:r w:rsidRPr="00954AAD">
              <w:rPr>
                <w:rStyle w:val="Hyperlink"/>
                <w:noProof/>
              </w:rPr>
              <w:fldChar w:fldCharType="end"/>
            </w:r>
          </w:ins>
        </w:p>
        <w:p w14:paraId="54C6CDB4" w14:textId="1608845B" w:rsidR="00815B9E" w:rsidRDefault="00815B9E">
          <w:pPr>
            <w:pStyle w:val="TOC3"/>
            <w:tabs>
              <w:tab w:val="left" w:pos="1857"/>
            </w:tabs>
            <w:rPr>
              <w:ins w:id="177" w:author="Jared Castaneda" w:date="2020-10-17T17:40:00Z"/>
              <w:rFonts w:eastAsiaTheme="minorEastAsia"/>
              <w:noProof/>
            </w:rPr>
          </w:pPr>
          <w:ins w:id="178" w:author="Jared Castaneda" w:date="2020-10-17T17:40:00Z">
            <w:r w:rsidRPr="00954AAD">
              <w:rPr>
                <w:rStyle w:val="Hyperlink"/>
                <w:noProof/>
              </w:rPr>
              <w:fldChar w:fldCharType="begin"/>
            </w:r>
            <w:r w:rsidRPr="00954AAD">
              <w:rPr>
                <w:rStyle w:val="Hyperlink"/>
                <w:noProof/>
              </w:rPr>
              <w:instrText xml:space="preserve"> </w:instrText>
            </w:r>
            <w:r>
              <w:rPr>
                <w:noProof/>
              </w:rPr>
              <w:instrText>HYPERLINK \l "_Toc53848866"</w:instrText>
            </w:r>
            <w:r w:rsidRPr="00954AAD">
              <w:rPr>
                <w:rStyle w:val="Hyperlink"/>
                <w:noProof/>
              </w:rPr>
              <w:instrText xml:space="preserve"> </w:instrText>
            </w:r>
            <w:r w:rsidRPr="00954AAD">
              <w:rPr>
                <w:rStyle w:val="Hyperlink"/>
                <w:noProof/>
              </w:rPr>
              <w:fldChar w:fldCharType="separate"/>
            </w:r>
            <w:r w:rsidRPr="00954AAD">
              <w:rPr>
                <w:rStyle w:val="Hyperlink"/>
                <w:noProof/>
              </w:rPr>
              <w:t>12.2.2</w:t>
            </w:r>
            <w:r>
              <w:rPr>
                <w:rFonts w:eastAsiaTheme="minorEastAsia"/>
                <w:noProof/>
              </w:rPr>
              <w:tab/>
            </w:r>
            <w:r w:rsidRPr="00954AAD">
              <w:rPr>
                <w:rStyle w:val="Hyperlink"/>
                <w:noProof/>
              </w:rPr>
              <w:t>Format and Content Requirements</w:t>
            </w:r>
            <w:r>
              <w:rPr>
                <w:noProof/>
                <w:webHidden/>
              </w:rPr>
              <w:tab/>
            </w:r>
            <w:r>
              <w:rPr>
                <w:noProof/>
                <w:webHidden/>
              </w:rPr>
              <w:fldChar w:fldCharType="begin"/>
            </w:r>
            <w:r>
              <w:rPr>
                <w:noProof/>
                <w:webHidden/>
              </w:rPr>
              <w:instrText xml:space="preserve"> PAGEREF _Toc53848866 \h </w:instrText>
            </w:r>
          </w:ins>
          <w:r>
            <w:rPr>
              <w:noProof/>
              <w:webHidden/>
            </w:rPr>
          </w:r>
          <w:r>
            <w:rPr>
              <w:noProof/>
              <w:webHidden/>
            </w:rPr>
            <w:fldChar w:fldCharType="separate"/>
          </w:r>
          <w:ins w:id="179" w:author="Jared Castaneda" w:date="2020-10-17T17:40:00Z">
            <w:r>
              <w:rPr>
                <w:noProof/>
                <w:webHidden/>
              </w:rPr>
              <w:t>4</w:t>
            </w:r>
            <w:r>
              <w:rPr>
                <w:noProof/>
                <w:webHidden/>
              </w:rPr>
              <w:fldChar w:fldCharType="end"/>
            </w:r>
            <w:r w:rsidRPr="00954AAD">
              <w:rPr>
                <w:rStyle w:val="Hyperlink"/>
                <w:noProof/>
              </w:rPr>
              <w:fldChar w:fldCharType="end"/>
            </w:r>
          </w:ins>
        </w:p>
        <w:p w14:paraId="69CE6661" w14:textId="352003D6" w:rsidR="00815B9E" w:rsidRDefault="00815B9E">
          <w:pPr>
            <w:pStyle w:val="TOC1"/>
            <w:rPr>
              <w:ins w:id="180" w:author="Jared Castaneda" w:date="2020-10-17T17:40:00Z"/>
              <w:rFonts w:eastAsiaTheme="minorEastAsia"/>
              <w:sz w:val="22"/>
            </w:rPr>
          </w:pPr>
          <w:ins w:id="181" w:author="Jared Castaneda" w:date="2020-10-17T17:40:00Z">
            <w:r w:rsidRPr="00954AAD">
              <w:rPr>
                <w:rStyle w:val="Hyperlink"/>
              </w:rPr>
              <w:fldChar w:fldCharType="begin"/>
            </w:r>
            <w:r w:rsidRPr="00954AAD">
              <w:rPr>
                <w:rStyle w:val="Hyperlink"/>
              </w:rPr>
              <w:instrText xml:space="preserve"> </w:instrText>
            </w:r>
            <w:r>
              <w:instrText>HYPERLINK \l "_Toc53848869"</w:instrText>
            </w:r>
            <w:r w:rsidRPr="00954AAD">
              <w:rPr>
                <w:rStyle w:val="Hyperlink"/>
              </w:rPr>
              <w:instrText xml:space="preserve"> </w:instrText>
            </w:r>
            <w:r w:rsidRPr="00954AAD">
              <w:rPr>
                <w:rStyle w:val="Hyperlink"/>
              </w:rPr>
              <w:fldChar w:fldCharType="separate"/>
            </w:r>
            <w:r w:rsidRPr="00954AAD">
              <w:rPr>
                <w:rStyle w:val="Hyperlink"/>
              </w:rPr>
              <w:t>13</w:t>
            </w:r>
            <w:r>
              <w:rPr>
                <w:rFonts w:eastAsiaTheme="minorEastAsia"/>
                <w:sz w:val="22"/>
              </w:rPr>
              <w:tab/>
            </w:r>
            <w:r w:rsidRPr="00954AAD">
              <w:rPr>
                <w:rStyle w:val="Hyperlink"/>
              </w:rPr>
              <w:t>Packaging</w:t>
            </w:r>
            <w:r>
              <w:rPr>
                <w:webHidden/>
              </w:rPr>
              <w:tab/>
            </w:r>
            <w:r>
              <w:rPr>
                <w:webHidden/>
              </w:rPr>
              <w:fldChar w:fldCharType="begin"/>
            </w:r>
            <w:r>
              <w:rPr>
                <w:webHidden/>
              </w:rPr>
              <w:instrText xml:space="preserve"> PAGEREF _Toc53848869 \h </w:instrText>
            </w:r>
          </w:ins>
          <w:r>
            <w:rPr>
              <w:webHidden/>
            </w:rPr>
          </w:r>
          <w:r>
            <w:rPr>
              <w:webHidden/>
            </w:rPr>
            <w:fldChar w:fldCharType="separate"/>
          </w:r>
          <w:ins w:id="182" w:author="Jared Castaneda" w:date="2020-10-17T17:40:00Z">
            <w:r>
              <w:rPr>
                <w:webHidden/>
              </w:rPr>
              <w:t>4</w:t>
            </w:r>
            <w:r>
              <w:rPr>
                <w:webHidden/>
              </w:rPr>
              <w:fldChar w:fldCharType="end"/>
            </w:r>
            <w:r w:rsidRPr="00954AAD">
              <w:rPr>
                <w:rStyle w:val="Hyperlink"/>
              </w:rPr>
              <w:fldChar w:fldCharType="end"/>
            </w:r>
          </w:ins>
        </w:p>
        <w:p w14:paraId="2E3A77F9" w14:textId="362CFBF4" w:rsidR="00815B9E" w:rsidRDefault="00815B9E">
          <w:pPr>
            <w:pStyle w:val="TOC1"/>
            <w:rPr>
              <w:ins w:id="183" w:author="Jared Castaneda" w:date="2020-10-17T17:40:00Z"/>
              <w:rFonts w:eastAsiaTheme="minorEastAsia"/>
              <w:sz w:val="22"/>
            </w:rPr>
          </w:pPr>
          <w:ins w:id="184" w:author="Jared Castaneda" w:date="2020-10-17T17:40:00Z">
            <w:r w:rsidRPr="00954AAD">
              <w:rPr>
                <w:rStyle w:val="Hyperlink"/>
              </w:rPr>
              <w:fldChar w:fldCharType="begin"/>
            </w:r>
            <w:r w:rsidRPr="00954AAD">
              <w:rPr>
                <w:rStyle w:val="Hyperlink"/>
              </w:rPr>
              <w:instrText xml:space="preserve"> </w:instrText>
            </w:r>
            <w:r>
              <w:instrText>HYPERLINK \l "_Toc53848870"</w:instrText>
            </w:r>
            <w:r w:rsidRPr="00954AAD">
              <w:rPr>
                <w:rStyle w:val="Hyperlink"/>
              </w:rPr>
              <w:instrText xml:space="preserve"> </w:instrText>
            </w:r>
            <w:r w:rsidRPr="00954AAD">
              <w:rPr>
                <w:rStyle w:val="Hyperlink"/>
              </w:rPr>
              <w:fldChar w:fldCharType="separate"/>
            </w:r>
            <w:r w:rsidRPr="00954AAD">
              <w:rPr>
                <w:rStyle w:val="Hyperlink"/>
              </w:rPr>
              <w:t>14</w:t>
            </w:r>
            <w:r>
              <w:rPr>
                <w:rFonts w:eastAsiaTheme="minorEastAsia"/>
                <w:sz w:val="22"/>
              </w:rPr>
              <w:tab/>
            </w:r>
            <w:r w:rsidRPr="00954AAD">
              <w:rPr>
                <w:rStyle w:val="Hyperlink"/>
              </w:rPr>
              <w:t>Technical Standards</w:t>
            </w:r>
            <w:r>
              <w:rPr>
                <w:webHidden/>
              </w:rPr>
              <w:tab/>
            </w:r>
            <w:r>
              <w:rPr>
                <w:webHidden/>
              </w:rPr>
              <w:fldChar w:fldCharType="begin"/>
            </w:r>
            <w:r>
              <w:rPr>
                <w:webHidden/>
              </w:rPr>
              <w:instrText xml:space="preserve"> PAGEREF _Toc53848870 \h </w:instrText>
            </w:r>
          </w:ins>
          <w:r>
            <w:rPr>
              <w:webHidden/>
            </w:rPr>
          </w:r>
          <w:r>
            <w:rPr>
              <w:webHidden/>
            </w:rPr>
            <w:fldChar w:fldCharType="separate"/>
          </w:r>
          <w:ins w:id="185" w:author="Jared Castaneda" w:date="2020-10-17T17:40:00Z">
            <w:r>
              <w:rPr>
                <w:webHidden/>
              </w:rPr>
              <w:t>4</w:t>
            </w:r>
            <w:r>
              <w:rPr>
                <w:webHidden/>
              </w:rPr>
              <w:fldChar w:fldCharType="end"/>
            </w:r>
            <w:r w:rsidRPr="00954AAD">
              <w:rPr>
                <w:rStyle w:val="Hyperlink"/>
              </w:rPr>
              <w:fldChar w:fldCharType="end"/>
            </w:r>
          </w:ins>
        </w:p>
        <w:p w14:paraId="4C2DAC57" w14:textId="5415E4E0" w:rsidR="00B72CF9" w:rsidDel="00F7082B" w:rsidRDefault="00472F48">
          <w:pPr>
            <w:pStyle w:val="TOC1"/>
            <w:rPr>
              <w:del w:id="186" w:author="Jared Castaneda" w:date="2020-09-26T13:59:00Z"/>
              <w:rFonts w:eastAsiaTheme="minorEastAsia"/>
              <w:sz w:val="22"/>
            </w:rPr>
          </w:pPr>
          <w:del w:id="187" w:author="Jared Castaneda" w:date="2020-09-26T13:59:00Z">
            <w:r w:rsidDel="00F7082B">
              <w:fldChar w:fldCharType="begin"/>
            </w:r>
            <w:r w:rsidDel="00F7082B">
              <w:delInstrText xml:space="preserve"> HYPERLINK \l "_Toc50215347" </w:delInstrText>
            </w:r>
            <w:r w:rsidDel="00F7082B">
              <w:fldChar w:fldCharType="separate"/>
            </w:r>
          </w:del>
          <w:ins w:id="188" w:author="Jared Castaneda" w:date="2020-10-17T17:40:00Z">
            <w:r w:rsidR="00815B9E">
              <w:rPr>
                <w:b/>
                <w:bCs/>
              </w:rPr>
              <w:t>Error! Hyperlink reference not valid.</w:t>
            </w:r>
          </w:ins>
          <w:del w:id="189" w:author="Jared Castaneda" w:date="2020-09-26T13:59:00Z">
            <w:r w:rsidR="00B72CF9" w:rsidRPr="003D06DE" w:rsidDel="00F7082B">
              <w:rPr>
                <w:rStyle w:val="Hyperlink"/>
              </w:rPr>
              <w:delText>1</w:delText>
            </w:r>
            <w:r w:rsidR="00B72CF9" w:rsidDel="00F7082B">
              <w:rPr>
                <w:rFonts w:eastAsiaTheme="minorEastAsia"/>
                <w:sz w:val="22"/>
              </w:rPr>
              <w:tab/>
            </w:r>
            <w:r w:rsidR="00B72CF9" w:rsidRPr="003D06DE" w:rsidDel="00F7082B">
              <w:rPr>
                <w:rStyle w:val="Hyperlink"/>
              </w:rPr>
              <w:delText>Introduction and Purpose</w:delText>
            </w:r>
            <w:r w:rsidR="00B72CF9" w:rsidDel="00F7082B">
              <w:rPr>
                <w:webHidden/>
              </w:rPr>
              <w:tab/>
            </w:r>
            <w:r w:rsidR="00B72CF9" w:rsidDel="00F7082B">
              <w:rPr>
                <w:webHidden/>
              </w:rPr>
              <w:fldChar w:fldCharType="begin"/>
            </w:r>
            <w:r w:rsidR="00B72CF9" w:rsidDel="00F7082B">
              <w:rPr>
                <w:webHidden/>
              </w:rPr>
              <w:delInstrText xml:space="preserve"> PAGEREF _Toc50215347 \h </w:delInstrText>
            </w:r>
            <w:r w:rsidR="00B72CF9" w:rsidDel="00F7082B">
              <w:rPr>
                <w:webHidden/>
              </w:rPr>
            </w:r>
            <w:r w:rsidR="00B72CF9" w:rsidDel="00F7082B">
              <w:rPr>
                <w:webHidden/>
              </w:rPr>
              <w:fldChar w:fldCharType="separate"/>
            </w:r>
            <w:r w:rsidR="00B72CF9" w:rsidDel="00F7082B">
              <w:rPr>
                <w:webHidden/>
              </w:rPr>
              <w:delText>1</w:delText>
            </w:r>
            <w:r w:rsidR="00B72CF9" w:rsidDel="00F7082B">
              <w:rPr>
                <w:webHidden/>
              </w:rPr>
              <w:fldChar w:fldCharType="end"/>
            </w:r>
            <w:r w:rsidDel="00F7082B">
              <w:fldChar w:fldCharType="end"/>
            </w:r>
          </w:del>
        </w:p>
        <w:p w14:paraId="0F396777" w14:textId="28AB7A6A" w:rsidR="00B72CF9" w:rsidDel="00F7082B" w:rsidRDefault="00472F48">
          <w:pPr>
            <w:pStyle w:val="TOC1"/>
            <w:rPr>
              <w:del w:id="190" w:author="Jared Castaneda" w:date="2020-09-26T13:59:00Z"/>
              <w:rFonts w:eastAsiaTheme="minorEastAsia"/>
              <w:sz w:val="22"/>
            </w:rPr>
          </w:pPr>
          <w:del w:id="191" w:author="Jared Castaneda" w:date="2020-09-26T13:59:00Z">
            <w:r w:rsidDel="00F7082B">
              <w:fldChar w:fldCharType="begin"/>
            </w:r>
            <w:r w:rsidDel="00F7082B">
              <w:delInstrText xml:space="preserve"> HYPERLINK \l "_Toc50215348" </w:delInstrText>
            </w:r>
            <w:r w:rsidDel="00F7082B">
              <w:fldChar w:fldCharType="separate"/>
            </w:r>
          </w:del>
          <w:ins w:id="192" w:author="Jared Castaneda" w:date="2020-10-17T17:40:00Z">
            <w:r w:rsidR="00815B9E">
              <w:rPr>
                <w:b/>
                <w:bCs/>
              </w:rPr>
              <w:t>Error! Hyperlink reference not valid.</w:t>
            </w:r>
          </w:ins>
          <w:del w:id="193" w:author="Jared Castaneda" w:date="2020-09-26T13:59:00Z">
            <w:r w:rsidR="00B72CF9" w:rsidRPr="003D06DE" w:rsidDel="00F7082B">
              <w:rPr>
                <w:rStyle w:val="Hyperlink"/>
              </w:rPr>
              <w:delText>2</w:delText>
            </w:r>
            <w:r w:rsidR="00B72CF9" w:rsidDel="00F7082B">
              <w:rPr>
                <w:rFonts w:eastAsiaTheme="minorEastAsia"/>
                <w:sz w:val="22"/>
              </w:rPr>
              <w:tab/>
            </w:r>
            <w:r w:rsidR="00B72CF9" w:rsidRPr="003D06DE" w:rsidDel="00F7082B">
              <w:rPr>
                <w:rStyle w:val="Hyperlink"/>
              </w:rPr>
              <w:delText>Feature Requirements List</w:delText>
            </w:r>
            <w:r w:rsidR="00B72CF9" w:rsidDel="00F7082B">
              <w:rPr>
                <w:webHidden/>
              </w:rPr>
              <w:tab/>
            </w:r>
            <w:r w:rsidR="00B72CF9" w:rsidDel="00F7082B">
              <w:rPr>
                <w:webHidden/>
              </w:rPr>
              <w:fldChar w:fldCharType="begin"/>
            </w:r>
            <w:r w:rsidR="00B72CF9" w:rsidDel="00F7082B">
              <w:rPr>
                <w:webHidden/>
              </w:rPr>
              <w:delInstrText xml:space="preserve"> PAGEREF _Toc50215348 \h </w:delInstrText>
            </w:r>
            <w:r w:rsidR="00B72CF9" w:rsidDel="00F7082B">
              <w:rPr>
                <w:webHidden/>
              </w:rPr>
            </w:r>
            <w:r w:rsidR="00B72CF9" w:rsidDel="00F7082B">
              <w:rPr>
                <w:webHidden/>
              </w:rPr>
              <w:fldChar w:fldCharType="separate"/>
            </w:r>
            <w:r w:rsidR="00B72CF9" w:rsidDel="00F7082B">
              <w:rPr>
                <w:webHidden/>
              </w:rPr>
              <w:delText>1</w:delText>
            </w:r>
            <w:r w:rsidR="00B72CF9" w:rsidDel="00F7082B">
              <w:rPr>
                <w:webHidden/>
              </w:rPr>
              <w:fldChar w:fldCharType="end"/>
            </w:r>
            <w:r w:rsidDel="00F7082B">
              <w:fldChar w:fldCharType="end"/>
            </w:r>
          </w:del>
        </w:p>
        <w:p w14:paraId="2842FC40" w14:textId="42E5A382" w:rsidR="00B72CF9" w:rsidDel="00F7082B" w:rsidRDefault="00472F48">
          <w:pPr>
            <w:pStyle w:val="TOC1"/>
            <w:rPr>
              <w:del w:id="194" w:author="Jared Castaneda" w:date="2020-09-26T13:59:00Z"/>
              <w:rFonts w:eastAsiaTheme="minorEastAsia"/>
              <w:sz w:val="22"/>
            </w:rPr>
          </w:pPr>
          <w:del w:id="195" w:author="Jared Castaneda" w:date="2020-09-26T13:59:00Z">
            <w:r w:rsidDel="00F7082B">
              <w:fldChar w:fldCharType="begin"/>
            </w:r>
            <w:r w:rsidDel="00F7082B">
              <w:delInstrText xml:space="preserve"> HYPERLINK \l "_Toc50215349" </w:delInstrText>
            </w:r>
            <w:r w:rsidDel="00F7082B">
              <w:fldChar w:fldCharType="separate"/>
            </w:r>
          </w:del>
          <w:ins w:id="196" w:author="Jared Castaneda" w:date="2020-10-17T17:40:00Z">
            <w:r w:rsidR="00815B9E">
              <w:rPr>
                <w:b/>
                <w:bCs/>
              </w:rPr>
              <w:t>Error! Hyperlink reference not valid.</w:t>
            </w:r>
          </w:ins>
          <w:del w:id="197" w:author="Jared Castaneda" w:date="2020-09-26T13:59:00Z">
            <w:r w:rsidR="00B72CF9" w:rsidRPr="003D06DE" w:rsidDel="00F7082B">
              <w:rPr>
                <w:rStyle w:val="Hyperlink"/>
              </w:rPr>
              <w:delText>3</w:delText>
            </w:r>
            <w:r w:rsidR="00B72CF9" w:rsidDel="00F7082B">
              <w:rPr>
                <w:rFonts w:eastAsiaTheme="minorEastAsia"/>
                <w:sz w:val="22"/>
              </w:rPr>
              <w:tab/>
            </w:r>
            <w:r w:rsidR="00B72CF9" w:rsidRPr="003D06DE" w:rsidDel="00F7082B">
              <w:rPr>
                <w:rStyle w:val="Hyperlink"/>
              </w:rPr>
              <w:delText>Functionality (common across UCs) Requirements</w:delText>
            </w:r>
            <w:r w:rsidR="00B72CF9" w:rsidDel="00F7082B">
              <w:rPr>
                <w:webHidden/>
              </w:rPr>
              <w:tab/>
            </w:r>
            <w:r w:rsidR="00B72CF9" w:rsidDel="00F7082B">
              <w:rPr>
                <w:webHidden/>
              </w:rPr>
              <w:fldChar w:fldCharType="begin"/>
            </w:r>
            <w:r w:rsidR="00B72CF9" w:rsidDel="00F7082B">
              <w:rPr>
                <w:webHidden/>
              </w:rPr>
              <w:delInstrText xml:space="preserve"> PAGEREF _Toc50215349 \h </w:delInstrText>
            </w:r>
            <w:r w:rsidR="00B72CF9" w:rsidDel="00F7082B">
              <w:rPr>
                <w:webHidden/>
              </w:rPr>
            </w:r>
            <w:r w:rsidR="00B72CF9" w:rsidDel="00F7082B">
              <w:rPr>
                <w:webHidden/>
              </w:rPr>
              <w:fldChar w:fldCharType="separate"/>
            </w:r>
            <w:r w:rsidR="00B72CF9" w:rsidDel="00F7082B">
              <w:rPr>
                <w:webHidden/>
              </w:rPr>
              <w:delText>1</w:delText>
            </w:r>
            <w:r w:rsidR="00B72CF9" w:rsidDel="00F7082B">
              <w:rPr>
                <w:webHidden/>
              </w:rPr>
              <w:fldChar w:fldCharType="end"/>
            </w:r>
            <w:r w:rsidDel="00F7082B">
              <w:fldChar w:fldCharType="end"/>
            </w:r>
          </w:del>
        </w:p>
        <w:p w14:paraId="2CD3E9AF" w14:textId="6FDF3089" w:rsidR="00B72CF9" w:rsidDel="00F7082B" w:rsidRDefault="00472F48">
          <w:pPr>
            <w:pStyle w:val="TOC2"/>
            <w:rPr>
              <w:del w:id="198" w:author="Jared Castaneda" w:date="2020-09-26T13:59:00Z"/>
              <w:rFonts w:eastAsiaTheme="minorEastAsia"/>
              <w:noProof/>
            </w:rPr>
          </w:pPr>
          <w:del w:id="199" w:author="Jared Castaneda" w:date="2020-09-26T13:59:00Z">
            <w:r w:rsidDel="00F7082B">
              <w:rPr>
                <w:noProof/>
              </w:rPr>
              <w:fldChar w:fldCharType="begin"/>
            </w:r>
            <w:r w:rsidDel="00F7082B">
              <w:rPr>
                <w:noProof/>
              </w:rPr>
              <w:delInstrText xml:space="preserve"> HYPERLINK \l "_Toc50215350" </w:delInstrText>
            </w:r>
            <w:r w:rsidDel="00F7082B">
              <w:rPr>
                <w:noProof/>
              </w:rPr>
              <w:fldChar w:fldCharType="separate"/>
            </w:r>
          </w:del>
          <w:ins w:id="200" w:author="Jared Castaneda" w:date="2020-10-17T17:40:00Z">
            <w:r w:rsidR="00815B9E">
              <w:rPr>
                <w:b/>
                <w:bCs/>
                <w:noProof/>
              </w:rPr>
              <w:t>Error! Hyperlink reference not valid.</w:t>
            </w:r>
          </w:ins>
          <w:del w:id="201" w:author="Jared Castaneda" w:date="2020-09-26T13:59:00Z">
            <w:r w:rsidR="00B72CF9" w:rsidRPr="003D06DE" w:rsidDel="00F7082B">
              <w:rPr>
                <w:rStyle w:val="Hyperlink"/>
                <w:noProof/>
              </w:rPr>
              <w:delText>3.1</w:delText>
            </w:r>
            <w:r w:rsidR="00B72CF9" w:rsidDel="00F7082B">
              <w:rPr>
                <w:rFonts w:eastAsiaTheme="minorEastAsia"/>
                <w:noProof/>
              </w:rPr>
              <w:tab/>
            </w:r>
            <w:r w:rsidR="00B72CF9" w:rsidRPr="003D06DE" w:rsidDel="00F7082B">
              <w:rPr>
                <w:rStyle w:val="Hyperlink"/>
                <w:noProof/>
              </w:rPr>
              <w:delText>System Event Logging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_Toc50215350 \h </w:delInstrText>
            </w:r>
            <w:r w:rsidR="00B72CF9" w:rsidDel="00F7082B">
              <w:rPr>
                <w:noProof/>
                <w:webHidden/>
              </w:rPr>
            </w:r>
            <w:r w:rsidR="00B72CF9" w:rsidDel="00F7082B">
              <w:rPr>
                <w:noProof/>
                <w:webHidden/>
              </w:rPr>
              <w:fldChar w:fldCharType="separate"/>
            </w:r>
            <w:r w:rsidR="00B72CF9" w:rsidDel="00F7082B">
              <w:rPr>
                <w:noProof/>
                <w:webHidden/>
              </w:rPr>
              <w:delText>1</w:delText>
            </w:r>
            <w:r w:rsidR="00B72CF9" w:rsidDel="00F7082B">
              <w:rPr>
                <w:noProof/>
                <w:webHidden/>
              </w:rPr>
              <w:fldChar w:fldCharType="end"/>
            </w:r>
            <w:r w:rsidDel="00F7082B">
              <w:rPr>
                <w:noProof/>
              </w:rPr>
              <w:fldChar w:fldCharType="end"/>
            </w:r>
          </w:del>
        </w:p>
        <w:p w14:paraId="58B8AE86" w14:textId="58D28E59" w:rsidR="00B72CF9" w:rsidDel="00F7082B" w:rsidRDefault="00472F48">
          <w:pPr>
            <w:pStyle w:val="TOC2"/>
            <w:rPr>
              <w:del w:id="202" w:author="Jared Castaneda" w:date="2020-09-26T13:59:00Z"/>
              <w:rFonts w:eastAsiaTheme="minorEastAsia"/>
              <w:noProof/>
            </w:rPr>
          </w:pPr>
          <w:del w:id="203" w:author="Jared Castaneda" w:date="2020-09-26T13:59:00Z">
            <w:r w:rsidDel="00F7082B">
              <w:rPr>
                <w:noProof/>
              </w:rPr>
              <w:fldChar w:fldCharType="begin"/>
            </w:r>
            <w:r w:rsidDel="00F7082B">
              <w:rPr>
                <w:noProof/>
              </w:rPr>
              <w:delInstrText xml:space="preserve"> HYPERLINK \l "_Toc50215351" </w:delInstrText>
            </w:r>
            <w:r w:rsidDel="00F7082B">
              <w:rPr>
                <w:noProof/>
              </w:rPr>
              <w:fldChar w:fldCharType="separate"/>
            </w:r>
          </w:del>
          <w:ins w:id="204" w:author="Jared Castaneda" w:date="2020-10-17T17:40:00Z">
            <w:r w:rsidR="00815B9E">
              <w:rPr>
                <w:b/>
                <w:bCs/>
                <w:noProof/>
              </w:rPr>
              <w:t>Error! Hyperlink reference not valid.</w:t>
            </w:r>
          </w:ins>
          <w:del w:id="205" w:author="Jared Castaneda" w:date="2020-09-26T13:59:00Z">
            <w:r w:rsidR="00B72CF9" w:rsidRPr="003D06DE" w:rsidDel="00F7082B">
              <w:rPr>
                <w:rStyle w:val="Hyperlink"/>
                <w:noProof/>
              </w:rPr>
              <w:delText>3.2</w:delText>
            </w:r>
            <w:r w:rsidR="00B72CF9" w:rsidDel="00F7082B">
              <w:rPr>
                <w:rFonts w:eastAsiaTheme="minorEastAsia"/>
                <w:noProof/>
              </w:rPr>
              <w:tab/>
            </w:r>
            <w:r w:rsidR="00B72CF9" w:rsidRPr="003D06DE" w:rsidDel="00F7082B">
              <w:rPr>
                <w:rStyle w:val="Hyperlink"/>
                <w:noProof/>
              </w:rPr>
              <w:delText>Security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_Toc50215351 \h </w:delInstrText>
            </w:r>
            <w:r w:rsidR="00B72CF9" w:rsidDel="00F7082B">
              <w:rPr>
                <w:noProof/>
                <w:webHidden/>
              </w:rPr>
            </w:r>
            <w:r w:rsidR="00B72CF9" w:rsidDel="00F7082B">
              <w:rPr>
                <w:noProof/>
                <w:webHidden/>
              </w:rPr>
              <w:fldChar w:fldCharType="separate"/>
            </w:r>
            <w:r w:rsidR="00B72CF9" w:rsidDel="00F7082B">
              <w:rPr>
                <w:noProof/>
                <w:webHidden/>
              </w:rPr>
              <w:delText>1</w:delText>
            </w:r>
            <w:r w:rsidR="00B72CF9" w:rsidDel="00F7082B">
              <w:rPr>
                <w:noProof/>
                <w:webHidden/>
              </w:rPr>
              <w:fldChar w:fldCharType="end"/>
            </w:r>
            <w:r w:rsidDel="00F7082B">
              <w:rPr>
                <w:noProof/>
              </w:rPr>
              <w:fldChar w:fldCharType="end"/>
            </w:r>
          </w:del>
        </w:p>
        <w:p w14:paraId="400C1D40" w14:textId="78CFF84D" w:rsidR="00B72CF9" w:rsidDel="00F7082B" w:rsidRDefault="00472F48">
          <w:pPr>
            <w:pStyle w:val="TOC2"/>
            <w:rPr>
              <w:del w:id="206" w:author="Jared Castaneda" w:date="2020-09-26T13:59:00Z"/>
              <w:rFonts w:eastAsiaTheme="minorEastAsia"/>
              <w:noProof/>
            </w:rPr>
          </w:pPr>
          <w:del w:id="207" w:author="Jared Castaneda" w:date="2020-09-26T13:59:00Z">
            <w:r w:rsidDel="00F7082B">
              <w:rPr>
                <w:noProof/>
              </w:rPr>
              <w:fldChar w:fldCharType="begin"/>
            </w:r>
            <w:r w:rsidDel="00F7082B">
              <w:rPr>
                <w:noProof/>
              </w:rPr>
              <w:delInstrText xml:space="preserve"> HYPERLINK \l "_Toc50215352" </w:delInstrText>
            </w:r>
            <w:r w:rsidDel="00F7082B">
              <w:rPr>
                <w:noProof/>
              </w:rPr>
              <w:fldChar w:fldCharType="separate"/>
            </w:r>
          </w:del>
          <w:ins w:id="208" w:author="Jared Castaneda" w:date="2020-10-17T17:40:00Z">
            <w:r w:rsidR="00815B9E">
              <w:rPr>
                <w:b/>
                <w:bCs/>
                <w:noProof/>
              </w:rPr>
              <w:t>Error! Hyperlink reference not valid.</w:t>
            </w:r>
          </w:ins>
          <w:del w:id="209" w:author="Jared Castaneda" w:date="2020-09-26T13:59:00Z">
            <w:r w:rsidR="00B72CF9" w:rsidRPr="003D06DE" w:rsidDel="00F7082B">
              <w:rPr>
                <w:rStyle w:val="Hyperlink"/>
                <w:noProof/>
              </w:rPr>
              <w:delText>3.3</w:delText>
            </w:r>
            <w:r w:rsidR="00B72CF9" w:rsidDel="00F7082B">
              <w:rPr>
                <w:rFonts w:eastAsiaTheme="minorEastAsia"/>
                <w:noProof/>
              </w:rPr>
              <w:tab/>
            </w:r>
            <w:r w:rsidR="00B72CF9" w:rsidRPr="003D06DE" w:rsidDel="00F7082B">
              <w:rPr>
                <w:rStyle w:val="Hyperlink"/>
                <w:noProof/>
              </w:rPr>
              <w:delText>Other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_Toc50215352 \h </w:delInstrText>
            </w:r>
            <w:r w:rsidR="00B72CF9" w:rsidDel="00F7082B">
              <w:rPr>
                <w:noProof/>
                <w:webHidden/>
              </w:rPr>
            </w:r>
            <w:r w:rsidR="00B72CF9" w:rsidDel="00F7082B">
              <w:rPr>
                <w:noProof/>
                <w:webHidden/>
              </w:rPr>
              <w:fldChar w:fldCharType="separate"/>
            </w:r>
            <w:r w:rsidR="00B72CF9" w:rsidDel="00F7082B">
              <w:rPr>
                <w:noProof/>
                <w:webHidden/>
              </w:rPr>
              <w:delText>1</w:delText>
            </w:r>
            <w:r w:rsidR="00B72CF9" w:rsidDel="00F7082B">
              <w:rPr>
                <w:noProof/>
                <w:webHidden/>
              </w:rPr>
              <w:fldChar w:fldCharType="end"/>
            </w:r>
            <w:r w:rsidDel="00F7082B">
              <w:rPr>
                <w:noProof/>
              </w:rPr>
              <w:fldChar w:fldCharType="end"/>
            </w:r>
          </w:del>
        </w:p>
        <w:p w14:paraId="2BCB0089" w14:textId="0220E973" w:rsidR="00B72CF9" w:rsidDel="00F7082B" w:rsidRDefault="00472F48">
          <w:pPr>
            <w:pStyle w:val="TOC1"/>
            <w:rPr>
              <w:del w:id="210" w:author="Jared Castaneda" w:date="2020-09-26T13:59:00Z"/>
              <w:rFonts w:eastAsiaTheme="minorEastAsia"/>
              <w:sz w:val="22"/>
            </w:rPr>
          </w:pPr>
          <w:del w:id="211" w:author="Jared Castaneda" w:date="2020-09-26T13:59:00Z">
            <w:r w:rsidDel="00F7082B">
              <w:fldChar w:fldCharType="begin"/>
            </w:r>
            <w:r w:rsidDel="00F7082B">
              <w:delInstrText xml:space="preserve"> HYPERLINK \l "_Toc50215353" </w:delInstrText>
            </w:r>
            <w:r w:rsidDel="00F7082B">
              <w:fldChar w:fldCharType="separate"/>
            </w:r>
          </w:del>
          <w:ins w:id="212" w:author="Jared Castaneda" w:date="2020-10-17T17:40:00Z">
            <w:r w:rsidR="00815B9E">
              <w:rPr>
                <w:b/>
                <w:bCs/>
              </w:rPr>
              <w:t>Error! Hyperlink reference not valid.</w:t>
            </w:r>
          </w:ins>
          <w:del w:id="213" w:author="Jared Castaneda" w:date="2020-09-26T13:59:00Z">
            <w:r w:rsidR="00B72CF9" w:rsidRPr="003D06DE" w:rsidDel="00F7082B">
              <w:rPr>
                <w:rStyle w:val="Hyperlink"/>
              </w:rPr>
              <w:delText>4</w:delText>
            </w:r>
            <w:r w:rsidR="00B72CF9" w:rsidDel="00F7082B">
              <w:rPr>
                <w:rFonts w:eastAsiaTheme="minorEastAsia"/>
                <w:sz w:val="22"/>
              </w:rPr>
              <w:tab/>
            </w:r>
            <w:r w:rsidR="00B72CF9" w:rsidRPr="003D06DE" w:rsidDel="00F7082B">
              <w:rPr>
                <w:rStyle w:val="Hyperlink"/>
              </w:rPr>
              <w:delText>Quality Attribute Requirements</w:delText>
            </w:r>
            <w:r w:rsidR="00B72CF9" w:rsidDel="00F7082B">
              <w:rPr>
                <w:webHidden/>
              </w:rPr>
              <w:tab/>
            </w:r>
            <w:r w:rsidR="00B72CF9" w:rsidDel="00F7082B">
              <w:rPr>
                <w:webHidden/>
              </w:rPr>
              <w:fldChar w:fldCharType="begin"/>
            </w:r>
            <w:r w:rsidR="00B72CF9" w:rsidDel="00F7082B">
              <w:rPr>
                <w:webHidden/>
              </w:rPr>
              <w:delInstrText xml:space="preserve"> PAGEREF _Toc50215353 \h </w:delInstrText>
            </w:r>
            <w:r w:rsidR="00B72CF9" w:rsidDel="00F7082B">
              <w:rPr>
                <w:webHidden/>
              </w:rPr>
            </w:r>
            <w:r w:rsidR="00B72CF9" w:rsidDel="00F7082B">
              <w:rPr>
                <w:webHidden/>
              </w:rPr>
              <w:fldChar w:fldCharType="separate"/>
            </w:r>
            <w:r w:rsidR="00B72CF9" w:rsidDel="00F7082B">
              <w:rPr>
                <w:webHidden/>
              </w:rPr>
              <w:delText>1</w:delText>
            </w:r>
            <w:r w:rsidR="00B72CF9" w:rsidDel="00F7082B">
              <w:rPr>
                <w:webHidden/>
              </w:rPr>
              <w:fldChar w:fldCharType="end"/>
            </w:r>
            <w:r w:rsidDel="00F7082B">
              <w:fldChar w:fldCharType="end"/>
            </w:r>
          </w:del>
        </w:p>
        <w:p w14:paraId="25E04AE8" w14:textId="35D36D36" w:rsidR="00B72CF9" w:rsidDel="00F7082B" w:rsidRDefault="00472F48">
          <w:pPr>
            <w:pStyle w:val="TOC2"/>
            <w:rPr>
              <w:del w:id="214" w:author="Jared Castaneda" w:date="2020-09-26T13:59:00Z"/>
              <w:rFonts w:eastAsiaTheme="minorEastAsia"/>
              <w:noProof/>
            </w:rPr>
          </w:pPr>
          <w:del w:id="215" w:author="Jared Castaneda" w:date="2020-09-26T13:59:00Z">
            <w:r w:rsidDel="00F7082B">
              <w:rPr>
                <w:noProof/>
              </w:rPr>
              <w:fldChar w:fldCharType="begin"/>
            </w:r>
            <w:r w:rsidDel="00F7082B">
              <w:rPr>
                <w:noProof/>
              </w:rPr>
              <w:delInstrText xml:space="preserve"> HYPERLINK \l "_Toc50215354" </w:delInstrText>
            </w:r>
            <w:r w:rsidDel="00F7082B">
              <w:rPr>
                <w:noProof/>
              </w:rPr>
              <w:fldChar w:fldCharType="separate"/>
            </w:r>
          </w:del>
          <w:ins w:id="216" w:author="Jared Castaneda" w:date="2020-10-17T17:40:00Z">
            <w:r w:rsidR="00815B9E">
              <w:rPr>
                <w:b/>
                <w:bCs/>
                <w:noProof/>
              </w:rPr>
              <w:t>Error! Hyperlink reference not valid.</w:t>
            </w:r>
          </w:ins>
          <w:del w:id="217" w:author="Jared Castaneda" w:date="2020-09-26T13:59:00Z">
            <w:r w:rsidR="00B72CF9" w:rsidRPr="003D06DE" w:rsidDel="00F7082B">
              <w:rPr>
                <w:rStyle w:val="Hyperlink"/>
                <w:noProof/>
              </w:rPr>
              <w:delText>4.1</w:delText>
            </w:r>
            <w:r w:rsidR="00B72CF9" w:rsidDel="00F7082B">
              <w:rPr>
                <w:rFonts w:eastAsiaTheme="minorEastAsia"/>
                <w:noProof/>
              </w:rPr>
              <w:tab/>
            </w:r>
            <w:r w:rsidR="00B72CF9" w:rsidRPr="003D06DE" w:rsidDel="00F7082B">
              <w:rPr>
                <w:rStyle w:val="Hyperlink"/>
                <w:noProof/>
              </w:rPr>
              <w:delText>Usability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_Toc50215354 \h </w:delInstrText>
            </w:r>
            <w:r w:rsidR="00B72CF9" w:rsidDel="00F7082B">
              <w:rPr>
                <w:noProof/>
                <w:webHidden/>
              </w:rPr>
            </w:r>
            <w:r w:rsidR="00B72CF9" w:rsidDel="00F7082B">
              <w:rPr>
                <w:noProof/>
                <w:webHidden/>
              </w:rPr>
              <w:fldChar w:fldCharType="separate"/>
            </w:r>
            <w:r w:rsidR="00B72CF9" w:rsidDel="00F7082B">
              <w:rPr>
                <w:noProof/>
                <w:webHidden/>
              </w:rPr>
              <w:delText>1</w:delText>
            </w:r>
            <w:r w:rsidR="00B72CF9" w:rsidDel="00F7082B">
              <w:rPr>
                <w:noProof/>
                <w:webHidden/>
              </w:rPr>
              <w:fldChar w:fldCharType="end"/>
            </w:r>
            <w:r w:rsidDel="00F7082B">
              <w:rPr>
                <w:noProof/>
              </w:rPr>
              <w:fldChar w:fldCharType="end"/>
            </w:r>
          </w:del>
        </w:p>
        <w:p w14:paraId="28A67688" w14:textId="38531AB3" w:rsidR="00B72CF9" w:rsidDel="00F7082B" w:rsidRDefault="00472F48">
          <w:pPr>
            <w:pStyle w:val="TOC2"/>
            <w:rPr>
              <w:del w:id="218" w:author="Jared Castaneda" w:date="2020-09-26T13:59:00Z"/>
              <w:rFonts w:eastAsiaTheme="minorEastAsia"/>
              <w:noProof/>
            </w:rPr>
          </w:pPr>
          <w:del w:id="219" w:author="Jared Castaneda" w:date="2020-09-26T13:59:00Z">
            <w:r w:rsidDel="00F7082B">
              <w:rPr>
                <w:noProof/>
              </w:rPr>
              <w:fldChar w:fldCharType="begin"/>
            </w:r>
            <w:r w:rsidDel="00F7082B">
              <w:rPr>
                <w:noProof/>
              </w:rPr>
              <w:delInstrText xml:space="preserve"> HYPERLINK \l "_Toc50215355" </w:delInstrText>
            </w:r>
            <w:r w:rsidDel="00F7082B">
              <w:rPr>
                <w:noProof/>
              </w:rPr>
              <w:fldChar w:fldCharType="separate"/>
            </w:r>
          </w:del>
          <w:ins w:id="220" w:author="Jared Castaneda" w:date="2020-10-17T17:40:00Z">
            <w:r w:rsidR="00815B9E">
              <w:rPr>
                <w:b/>
                <w:bCs/>
                <w:noProof/>
              </w:rPr>
              <w:t>Error! Hyperlink reference not valid.</w:t>
            </w:r>
          </w:ins>
          <w:del w:id="221" w:author="Jared Castaneda" w:date="2020-09-26T13:59:00Z">
            <w:r w:rsidR="00B72CF9" w:rsidRPr="003D06DE" w:rsidDel="00F7082B">
              <w:rPr>
                <w:rStyle w:val="Hyperlink"/>
                <w:noProof/>
              </w:rPr>
              <w:delText>4.2</w:delText>
            </w:r>
            <w:r w:rsidR="00B72CF9" w:rsidDel="00F7082B">
              <w:rPr>
                <w:rFonts w:eastAsiaTheme="minorEastAsia"/>
                <w:noProof/>
              </w:rPr>
              <w:tab/>
            </w:r>
            <w:r w:rsidR="00B72CF9" w:rsidRPr="003D06DE" w:rsidDel="00F7082B">
              <w:rPr>
                <w:rStyle w:val="Hyperlink"/>
                <w:noProof/>
              </w:rPr>
              <w:delText>Reliability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_Toc50215355 \h </w:delInstrText>
            </w:r>
            <w:r w:rsidR="00B72CF9" w:rsidDel="00F7082B">
              <w:rPr>
                <w:noProof/>
                <w:webHidden/>
              </w:rPr>
            </w:r>
            <w:r w:rsidR="00B72CF9" w:rsidDel="00F7082B">
              <w:rPr>
                <w:noProof/>
                <w:webHidden/>
              </w:rPr>
              <w:fldChar w:fldCharType="separate"/>
            </w:r>
            <w:r w:rsidR="00B72CF9" w:rsidDel="00F7082B">
              <w:rPr>
                <w:noProof/>
                <w:webHidden/>
              </w:rPr>
              <w:delText>1</w:delText>
            </w:r>
            <w:r w:rsidR="00B72CF9" w:rsidDel="00F7082B">
              <w:rPr>
                <w:noProof/>
                <w:webHidden/>
              </w:rPr>
              <w:fldChar w:fldCharType="end"/>
            </w:r>
            <w:r w:rsidDel="00F7082B">
              <w:rPr>
                <w:noProof/>
              </w:rPr>
              <w:fldChar w:fldCharType="end"/>
            </w:r>
          </w:del>
        </w:p>
        <w:p w14:paraId="151E077D" w14:textId="51C56808" w:rsidR="00B72CF9" w:rsidDel="00F7082B" w:rsidRDefault="00472F48">
          <w:pPr>
            <w:pStyle w:val="TOC2"/>
            <w:rPr>
              <w:del w:id="222" w:author="Jared Castaneda" w:date="2020-09-26T13:59:00Z"/>
              <w:rFonts w:eastAsiaTheme="minorEastAsia"/>
              <w:noProof/>
            </w:rPr>
          </w:pPr>
          <w:del w:id="223" w:author="Jared Castaneda" w:date="2020-09-26T13:59:00Z">
            <w:r w:rsidDel="00F7082B">
              <w:rPr>
                <w:noProof/>
              </w:rPr>
              <w:fldChar w:fldCharType="begin"/>
            </w:r>
            <w:r w:rsidDel="00F7082B">
              <w:rPr>
                <w:noProof/>
              </w:rPr>
              <w:delInstrText xml:space="preserve"> HYPERLINK \l "_Toc50215356" </w:delInstrText>
            </w:r>
            <w:r w:rsidDel="00F7082B">
              <w:rPr>
                <w:noProof/>
              </w:rPr>
              <w:fldChar w:fldCharType="separate"/>
            </w:r>
          </w:del>
          <w:ins w:id="224" w:author="Jared Castaneda" w:date="2020-10-17T17:40:00Z">
            <w:r w:rsidR="00815B9E">
              <w:rPr>
                <w:b/>
                <w:bCs/>
                <w:noProof/>
              </w:rPr>
              <w:t>Error! Hyperlink reference not valid.</w:t>
            </w:r>
          </w:ins>
          <w:del w:id="225" w:author="Jared Castaneda" w:date="2020-09-26T13:59:00Z">
            <w:r w:rsidR="00B72CF9" w:rsidRPr="003D06DE" w:rsidDel="00F7082B">
              <w:rPr>
                <w:rStyle w:val="Hyperlink"/>
                <w:noProof/>
              </w:rPr>
              <w:delText>4.3</w:delText>
            </w:r>
            <w:r w:rsidR="00B72CF9" w:rsidDel="00F7082B">
              <w:rPr>
                <w:rFonts w:eastAsiaTheme="minorEastAsia"/>
                <w:noProof/>
              </w:rPr>
              <w:tab/>
            </w:r>
            <w:r w:rsidR="00B72CF9" w:rsidRPr="003D06DE" w:rsidDel="00F7082B">
              <w:rPr>
                <w:rStyle w:val="Hyperlink"/>
                <w:noProof/>
              </w:rPr>
              <w:delText>Performance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_Toc50215356 \h </w:delInstrText>
            </w:r>
            <w:r w:rsidR="00B72CF9" w:rsidDel="00F7082B">
              <w:rPr>
                <w:noProof/>
                <w:webHidden/>
              </w:rPr>
            </w:r>
            <w:r w:rsidR="00B72CF9" w:rsidDel="00F7082B">
              <w:rPr>
                <w:noProof/>
                <w:webHidden/>
              </w:rPr>
              <w:fldChar w:fldCharType="separate"/>
            </w:r>
            <w:r w:rsidR="00B72CF9" w:rsidDel="00F7082B">
              <w:rPr>
                <w:noProof/>
                <w:webHidden/>
              </w:rPr>
              <w:delText>1</w:delText>
            </w:r>
            <w:r w:rsidR="00B72CF9" w:rsidDel="00F7082B">
              <w:rPr>
                <w:noProof/>
                <w:webHidden/>
              </w:rPr>
              <w:fldChar w:fldCharType="end"/>
            </w:r>
            <w:r w:rsidDel="00F7082B">
              <w:rPr>
                <w:noProof/>
              </w:rPr>
              <w:fldChar w:fldCharType="end"/>
            </w:r>
          </w:del>
        </w:p>
        <w:p w14:paraId="3C121636" w14:textId="10876167" w:rsidR="00B72CF9" w:rsidDel="00F7082B" w:rsidRDefault="00472F48">
          <w:pPr>
            <w:pStyle w:val="TOC2"/>
            <w:rPr>
              <w:del w:id="226" w:author="Jared Castaneda" w:date="2020-09-26T13:59:00Z"/>
              <w:rFonts w:eastAsiaTheme="minorEastAsia"/>
              <w:noProof/>
            </w:rPr>
          </w:pPr>
          <w:del w:id="227" w:author="Jared Castaneda" w:date="2020-09-26T13:59:00Z">
            <w:r w:rsidDel="00F7082B">
              <w:rPr>
                <w:noProof/>
              </w:rPr>
              <w:fldChar w:fldCharType="begin"/>
            </w:r>
            <w:r w:rsidDel="00F7082B">
              <w:rPr>
                <w:noProof/>
              </w:rPr>
              <w:delInstrText xml:space="preserve"> HYPERLINK \l "_Toc50215357" </w:delInstrText>
            </w:r>
            <w:r w:rsidDel="00F7082B">
              <w:rPr>
                <w:noProof/>
              </w:rPr>
              <w:fldChar w:fldCharType="separate"/>
            </w:r>
          </w:del>
          <w:ins w:id="228" w:author="Jared Castaneda" w:date="2020-10-17T17:40:00Z">
            <w:r w:rsidR="00815B9E">
              <w:rPr>
                <w:b/>
                <w:bCs/>
                <w:noProof/>
              </w:rPr>
              <w:t>Error! Hyperlink reference not valid.</w:t>
            </w:r>
          </w:ins>
          <w:del w:id="229" w:author="Jared Castaneda" w:date="2020-09-26T13:59:00Z">
            <w:r w:rsidR="00B72CF9" w:rsidRPr="003D06DE" w:rsidDel="00F7082B">
              <w:rPr>
                <w:rStyle w:val="Hyperlink"/>
                <w:noProof/>
              </w:rPr>
              <w:delText>4.4</w:delText>
            </w:r>
            <w:r w:rsidR="00B72CF9" w:rsidDel="00F7082B">
              <w:rPr>
                <w:rFonts w:eastAsiaTheme="minorEastAsia"/>
                <w:noProof/>
              </w:rPr>
              <w:tab/>
            </w:r>
            <w:r w:rsidR="00B72CF9" w:rsidRPr="003D06DE" w:rsidDel="00F7082B">
              <w:rPr>
                <w:rStyle w:val="Hyperlink"/>
                <w:noProof/>
              </w:rPr>
              <w:delText>Supportability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_Toc50215357 \h </w:delInstrText>
            </w:r>
            <w:r w:rsidR="00B72CF9" w:rsidDel="00F7082B">
              <w:rPr>
                <w:noProof/>
                <w:webHidden/>
              </w:rPr>
            </w:r>
            <w:r w:rsidR="00B72CF9" w:rsidDel="00F7082B">
              <w:rPr>
                <w:noProof/>
                <w:webHidden/>
              </w:rPr>
              <w:fldChar w:fldCharType="separate"/>
            </w:r>
            <w:r w:rsidR="00B72CF9" w:rsidDel="00F7082B">
              <w:rPr>
                <w:noProof/>
                <w:webHidden/>
              </w:rPr>
              <w:delText>1</w:delText>
            </w:r>
            <w:r w:rsidR="00B72CF9" w:rsidDel="00F7082B">
              <w:rPr>
                <w:noProof/>
                <w:webHidden/>
              </w:rPr>
              <w:fldChar w:fldCharType="end"/>
            </w:r>
            <w:r w:rsidDel="00F7082B">
              <w:rPr>
                <w:noProof/>
              </w:rPr>
              <w:fldChar w:fldCharType="end"/>
            </w:r>
          </w:del>
        </w:p>
        <w:p w14:paraId="1CEADA41" w14:textId="71273A26" w:rsidR="00B72CF9" w:rsidDel="00F7082B" w:rsidRDefault="00472F48">
          <w:pPr>
            <w:pStyle w:val="TOC2"/>
            <w:rPr>
              <w:del w:id="230" w:author="Jared Castaneda" w:date="2020-09-26T13:59:00Z"/>
              <w:rFonts w:eastAsiaTheme="minorEastAsia"/>
              <w:noProof/>
            </w:rPr>
          </w:pPr>
          <w:del w:id="231" w:author="Jared Castaneda" w:date="2020-09-26T13:59:00Z">
            <w:r w:rsidDel="00F7082B">
              <w:rPr>
                <w:noProof/>
              </w:rPr>
              <w:fldChar w:fldCharType="begin"/>
            </w:r>
            <w:r w:rsidDel="00F7082B">
              <w:rPr>
                <w:noProof/>
              </w:rPr>
              <w:delInstrText xml:space="preserve"> HYPERLINK \l "_Toc50215358" </w:delInstrText>
            </w:r>
            <w:r w:rsidDel="00F7082B">
              <w:rPr>
                <w:noProof/>
              </w:rPr>
              <w:fldChar w:fldCharType="separate"/>
            </w:r>
          </w:del>
          <w:ins w:id="232" w:author="Jared Castaneda" w:date="2020-10-17T17:40:00Z">
            <w:r w:rsidR="00815B9E">
              <w:rPr>
                <w:b/>
                <w:bCs/>
                <w:noProof/>
              </w:rPr>
              <w:t>Error! Hyperlink reference not valid.</w:t>
            </w:r>
          </w:ins>
          <w:del w:id="233" w:author="Jared Castaneda" w:date="2020-09-26T13:59:00Z">
            <w:r w:rsidR="00B72CF9" w:rsidRPr="003D06DE" w:rsidDel="00F7082B">
              <w:rPr>
                <w:rStyle w:val="Hyperlink"/>
                <w:noProof/>
              </w:rPr>
              <w:delText>4.5</w:delText>
            </w:r>
            <w:r w:rsidR="00B72CF9" w:rsidDel="00F7082B">
              <w:rPr>
                <w:rFonts w:eastAsiaTheme="minorEastAsia"/>
                <w:noProof/>
              </w:rPr>
              <w:tab/>
            </w:r>
            <w:r w:rsidR="00B72CF9" w:rsidRPr="003D06DE" w:rsidDel="00F7082B">
              <w:rPr>
                <w:rStyle w:val="Hyperlink"/>
                <w:noProof/>
              </w:rPr>
              <w:delText>Adaptability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_Toc50215358 \h </w:delInstrText>
            </w:r>
            <w:r w:rsidR="00B72CF9" w:rsidDel="00F7082B">
              <w:rPr>
                <w:noProof/>
                <w:webHidden/>
              </w:rPr>
            </w:r>
            <w:r w:rsidR="00B72CF9" w:rsidDel="00F7082B">
              <w:rPr>
                <w:noProof/>
                <w:webHidden/>
              </w:rPr>
              <w:fldChar w:fldCharType="separate"/>
            </w:r>
            <w:r w:rsidR="00B72CF9" w:rsidDel="00F7082B">
              <w:rPr>
                <w:noProof/>
                <w:webHidden/>
              </w:rPr>
              <w:delText>1</w:delText>
            </w:r>
            <w:r w:rsidR="00B72CF9" w:rsidDel="00F7082B">
              <w:rPr>
                <w:noProof/>
                <w:webHidden/>
              </w:rPr>
              <w:fldChar w:fldCharType="end"/>
            </w:r>
            <w:r w:rsidDel="00F7082B">
              <w:rPr>
                <w:noProof/>
              </w:rPr>
              <w:fldChar w:fldCharType="end"/>
            </w:r>
          </w:del>
        </w:p>
        <w:p w14:paraId="78C3B1C6" w14:textId="490AE7AF" w:rsidR="00B72CF9" w:rsidDel="00F7082B" w:rsidRDefault="00472F48">
          <w:pPr>
            <w:pStyle w:val="TOC2"/>
            <w:rPr>
              <w:del w:id="234" w:author="Jared Castaneda" w:date="2020-09-26T13:59:00Z"/>
              <w:rFonts w:eastAsiaTheme="minorEastAsia"/>
              <w:noProof/>
            </w:rPr>
          </w:pPr>
          <w:del w:id="235" w:author="Jared Castaneda" w:date="2020-09-26T13:59:00Z">
            <w:r w:rsidDel="00F7082B">
              <w:rPr>
                <w:noProof/>
              </w:rPr>
              <w:fldChar w:fldCharType="begin"/>
            </w:r>
            <w:r w:rsidDel="00F7082B">
              <w:rPr>
                <w:noProof/>
              </w:rPr>
              <w:delInstrText xml:space="preserve"> HYPERLINK \l "_Toc50215359" </w:delInstrText>
            </w:r>
            <w:r w:rsidDel="00F7082B">
              <w:rPr>
                <w:noProof/>
              </w:rPr>
              <w:fldChar w:fldCharType="separate"/>
            </w:r>
          </w:del>
          <w:ins w:id="236" w:author="Jared Castaneda" w:date="2020-10-17T17:40:00Z">
            <w:r w:rsidR="00815B9E">
              <w:rPr>
                <w:b/>
                <w:bCs/>
                <w:noProof/>
              </w:rPr>
              <w:t>Error! Hyperlink reference not valid.</w:t>
            </w:r>
          </w:ins>
          <w:del w:id="237" w:author="Jared Castaneda" w:date="2020-09-26T13:59:00Z">
            <w:r w:rsidR="00B72CF9" w:rsidRPr="003D06DE" w:rsidDel="00F7082B">
              <w:rPr>
                <w:rStyle w:val="Hyperlink"/>
                <w:noProof/>
              </w:rPr>
              <w:delText>4.6</w:delText>
            </w:r>
            <w:r w:rsidR="00B72CF9" w:rsidDel="00F7082B">
              <w:rPr>
                <w:rFonts w:eastAsiaTheme="minorEastAsia"/>
                <w:noProof/>
              </w:rPr>
              <w:tab/>
            </w:r>
            <w:r w:rsidR="00B72CF9" w:rsidRPr="003D06DE" w:rsidDel="00F7082B">
              <w:rPr>
                <w:rStyle w:val="Hyperlink"/>
                <w:noProof/>
              </w:rPr>
              <w:delText>Configurability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_Toc50215359 \h </w:delInstrText>
            </w:r>
            <w:r w:rsidR="00B72CF9" w:rsidDel="00F7082B">
              <w:rPr>
                <w:noProof/>
                <w:webHidden/>
              </w:rPr>
            </w:r>
            <w:r w:rsidR="00B72CF9" w:rsidDel="00F7082B">
              <w:rPr>
                <w:noProof/>
                <w:webHidden/>
              </w:rPr>
              <w:fldChar w:fldCharType="separate"/>
            </w:r>
            <w:r w:rsidR="00B72CF9" w:rsidDel="00F7082B">
              <w:rPr>
                <w:noProof/>
                <w:webHidden/>
              </w:rPr>
              <w:delText>1</w:delText>
            </w:r>
            <w:r w:rsidR="00B72CF9" w:rsidDel="00F7082B">
              <w:rPr>
                <w:noProof/>
                <w:webHidden/>
              </w:rPr>
              <w:fldChar w:fldCharType="end"/>
            </w:r>
            <w:r w:rsidDel="00F7082B">
              <w:rPr>
                <w:noProof/>
              </w:rPr>
              <w:fldChar w:fldCharType="end"/>
            </w:r>
          </w:del>
        </w:p>
        <w:p w14:paraId="0687E1AF" w14:textId="0301A848" w:rsidR="00B72CF9" w:rsidDel="00F7082B" w:rsidRDefault="00472F48">
          <w:pPr>
            <w:pStyle w:val="TOC1"/>
            <w:rPr>
              <w:del w:id="238" w:author="Jared Castaneda" w:date="2020-09-26T13:59:00Z"/>
              <w:rFonts w:eastAsiaTheme="minorEastAsia"/>
              <w:sz w:val="22"/>
            </w:rPr>
          </w:pPr>
          <w:del w:id="239" w:author="Jared Castaneda" w:date="2020-09-26T13:59:00Z">
            <w:r w:rsidDel="00F7082B">
              <w:fldChar w:fldCharType="begin"/>
            </w:r>
            <w:r w:rsidDel="00F7082B">
              <w:delInstrText xml:space="preserve"> HYPERLINK \l "_Toc50215360" </w:delInstrText>
            </w:r>
            <w:r w:rsidDel="00F7082B">
              <w:fldChar w:fldCharType="separate"/>
            </w:r>
          </w:del>
          <w:ins w:id="240" w:author="Jared Castaneda" w:date="2020-10-17T17:40:00Z">
            <w:r w:rsidR="00815B9E">
              <w:rPr>
                <w:b/>
                <w:bCs/>
              </w:rPr>
              <w:t>Error! Hyperlink reference not valid.</w:t>
            </w:r>
          </w:ins>
          <w:del w:id="241" w:author="Jared Castaneda" w:date="2020-09-26T13:59:00Z">
            <w:r w:rsidR="00B72CF9" w:rsidRPr="003D06DE" w:rsidDel="00F7082B">
              <w:rPr>
                <w:rStyle w:val="Hyperlink"/>
              </w:rPr>
              <w:delText>5</w:delText>
            </w:r>
            <w:r w:rsidR="00B72CF9" w:rsidDel="00F7082B">
              <w:rPr>
                <w:rFonts w:eastAsiaTheme="minorEastAsia"/>
                <w:sz w:val="22"/>
              </w:rPr>
              <w:tab/>
            </w:r>
            <w:r w:rsidR="00B72CF9" w:rsidRPr="003D06DE" w:rsidDel="00F7082B">
              <w:rPr>
                <w:rStyle w:val="Hyperlink"/>
              </w:rPr>
              <w:delText>Implementation Constraint Requirements</w:delText>
            </w:r>
            <w:r w:rsidR="00B72CF9" w:rsidDel="00F7082B">
              <w:rPr>
                <w:webHidden/>
              </w:rPr>
              <w:tab/>
            </w:r>
            <w:r w:rsidR="00B72CF9" w:rsidDel="00F7082B">
              <w:rPr>
                <w:webHidden/>
              </w:rPr>
              <w:fldChar w:fldCharType="begin"/>
            </w:r>
            <w:r w:rsidR="00B72CF9" w:rsidDel="00F7082B">
              <w:rPr>
                <w:webHidden/>
              </w:rPr>
              <w:delInstrText xml:space="preserve"> PAGEREF _Toc50215360 \h </w:delInstrText>
            </w:r>
            <w:r w:rsidR="00B72CF9" w:rsidDel="00F7082B">
              <w:rPr>
                <w:webHidden/>
              </w:rPr>
            </w:r>
            <w:r w:rsidR="00B72CF9" w:rsidDel="00F7082B">
              <w:rPr>
                <w:webHidden/>
              </w:rPr>
              <w:fldChar w:fldCharType="separate"/>
            </w:r>
            <w:r w:rsidR="00B72CF9" w:rsidDel="00F7082B">
              <w:rPr>
                <w:webHidden/>
              </w:rPr>
              <w:delText>2</w:delText>
            </w:r>
            <w:r w:rsidR="00B72CF9" w:rsidDel="00F7082B">
              <w:rPr>
                <w:webHidden/>
              </w:rPr>
              <w:fldChar w:fldCharType="end"/>
            </w:r>
            <w:r w:rsidDel="00F7082B">
              <w:fldChar w:fldCharType="end"/>
            </w:r>
          </w:del>
        </w:p>
        <w:p w14:paraId="25E9A7A7" w14:textId="5AD2DD92" w:rsidR="00B72CF9" w:rsidDel="00F7082B" w:rsidRDefault="00472F48">
          <w:pPr>
            <w:pStyle w:val="TOC1"/>
            <w:rPr>
              <w:del w:id="242" w:author="Jared Castaneda" w:date="2020-09-26T13:59:00Z"/>
              <w:rFonts w:eastAsiaTheme="minorEastAsia"/>
              <w:sz w:val="22"/>
            </w:rPr>
          </w:pPr>
          <w:del w:id="243" w:author="Jared Castaneda" w:date="2020-09-26T13:59:00Z">
            <w:r w:rsidDel="00F7082B">
              <w:fldChar w:fldCharType="begin"/>
            </w:r>
            <w:r w:rsidDel="00F7082B">
              <w:delInstrText xml:space="preserve"> HYPERLINK \l "_Toc50215361" </w:delInstrText>
            </w:r>
            <w:r w:rsidDel="00F7082B">
              <w:fldChar w:fldCharType="separate"/>
            </w:r>
          </w:del>
          <w:ins w:id="244" w:author="Jared Castaneda" w:date="2020-10-17T17:40:00Z">
            <w:r w:rsidR="00815B9E">
              <w:rPr>
                <w:b/>
                <w:bCs/>
              </w:rPr>
              <w:t>Error! Hyperlink reference not valid.</w:t>
            </w:r>
          </w:ins>
          <w:del w:id="245" w:author="Jared Castaneda" w:date="2020-09-26T13:59:00Z">
            <w:r w:rsidR="00B72CF9" w:rsidRPr="003D06DE" w:rsidDel="00F7082B">
              <w:rPr>
                <w:rStyle w:val="Hyperlink"/>
              </w:rPr>
              <w:delText>6</w:delText>
            </w:r>
            <w:r w:rsidR="00B72CF9" w:rsidDel="00F7082B">
              <w:rPr>
                <w:rFonts w:eastAsiaTheme="minorEastAsia"/>
                <w:sz w:val="22"/>
              </w:rPr>
              <w:tab/>
            </w:r>
            <w:r w:rsidR="00B72CF9" w:rsidRPr="003D06DE" w:rsidDel="00F7082B">
              <w:rPr>
                <w:rStyle w:val="Hyperlink"/>
              </w:rPr>
              <w:delText>Purchased Component Requirements</w:delText>
            </w:r>
            <w:r w:rsidR="00B72CF9" w:rsidDel="00F7082B">
              <w:rPr>
                <w:webHidden/>
              </w:rPr>
              <w:tab/>
            </w:r>
            <w:r w:rsidR="00B72CF9" w:rsidDel="00F7082B">
              <w:rPr>
                <w:webHidden/>
              </w:rPr>
              <w:fldChar w:fldCharType="begin"/>
            </w:r>
            <w:r w:rsidR="00B72CF9" w:rsidDel="00F7082B">
              <w:rPr>
                <w:webHidden/>
              </w:rPr>
              <w:delInstrText xml:space="preserve"> PAGEREF _Toc50215361 \h </w:delInstrText>
            </w:r>
            <w:r w:rsidR="00B72CF9" w:rsidDel="00F7082B">
              <w:rPr>
                <w:webHidden/>
              </w:rPr>
            </w:r>
            <w:r w:rsidR="00B72CF9" w:rsidDel="00F7082B">
              <w:rPr>
                <w:webHidden/>
              </w:rPr>
              <w:fldChar w:fldCharType="separate"/>
            </w:r>
            <w:r w:rsidR="00B72CF9" w:rsidDel="00F7082B">
              <w:rPr>
                <w:webHidden/>
              </w:rPr>
              <w:delText>2</w:delText>
            </w:r>
            <w:r w:rsidR="00B72CF9" w:rsidDel="00F7082B">
              <w:rPr>
                <w:webHidden/>
              </w:rPr>
              <w:fldChar w:fldCharType="end"/>
            </w:r>
            <w:r w:rsidDel="00F7082B">
              <w:fldChar w:fldCharType="end"/>
            </w:r>
          </w:del>
        </w:p>
        <w:p w14:paraId="0FD18A89" w14:textId="7F7F50A1" w:rsidR="00B72CF9" w:rsidDel="00F7082B" w:rsidRDefault="00472F48">
          <w:pPr>
            <w:pStyle w:val="TOC1"/>
            <w:rPr>
              <w:del w:id="246" w:author="Jared Castaneda" w:date="2020-09-26T13:59:00Z"/>
              <w:rFonts w:eastAsiaTheme="minorEastAsia"/>
              <w:sz w:val="22"/>
            </w:rPr>
          </w:pPr>
          <w:del w:id="247" w:author="Jared Castaneda" w:date="2020-09-26T13:59:00Z">
            <w:r w:rsidDel="00F7082B">
              <w:fldChar w:fldCharType="begin"/>
            </w:r>
            <w:r w:rsidDel="00F7082B">
              <w:delInstrText xml:space="preserve"> HYPERLINK \l "_Toc50215362" </w:delInstrText>
            </w:r>
            <w:r w:rsidDel="00F7082B">
              <w:fldChar w:fldCharType="separate"/>
            </w:r>
          </w:del>
          <w:ins w:id="248" w:author="Jared Castaneda" w:date="2020-10-17T17:40:00Z">
            <w:r w:rsidR="00815B9E">
              <w:rPr>
                <w:b/>
                <w:bCs/>
              </w:rPr>
              <w:t>Error! Hyperlink reference not valid.</w:t>
            </w:r>
          </w:ins>
          <w:del w:id="249" w:author="Jared Castaneda" w:date="2020-09-26T13:59:00Z">
            <w:r w:rsidR="00B72CF9" w:rsidRPr="003D06DE" w:rsidDel="00F7082B">
              <w:rPr>
                <w:rStyle w:val="Hyperlink"/>
              </w:rPr>
              <w:delText>7</w:delText>
            </w:r>
            <w:r w:rsidR="00B72CF9" w:rsidDel="00F7082B">
              <w:rPr>
                <w:rFonts w:eastAsiaTheme="minorEastAsia"/>
                <w:sz w:val="22"/>
              </w:rPr>
              <w:tab/>
            </w:r>
            <w:r w:rsidR="00B72CF9" w:rsidRPr="003D06DE" w:rsidDel="00F7082B">
              <w:rPr>
                <w:rStyle w:val="Hyperlink"/>
              </w:rPr>
              <w:delText>Free Open Source Component Requirements</w:delText>
            </w:r>
            <w:r w:rsidR="00B72CF9" w:rsidDel="00F7082B">
              <w:rPr>
                <w:webHidden/>
              </w:rPr>
              <w:tab/>
            </w:r>
            <w:r w:rsidR="00B72CF9" w:rsidDel="00F7082B">
              <w:rPr>
                <w:webHidden/>
              </w:rPr>
              <w:fldChar w:fldCharType="begin"/>
            </w:r>
            <w:r w:rsidR="00B72CF9" w:rsidDel="00F7082B">
              <w:rPr>
                <w:webHidden/>
              </w:rPr>
              <w:delInstrText xml:space="preserve"> PAGEREF _Toc50215362 \h </w:delInstrText>
            </w:r>
            <w:r w:rsidR="00B72CF9" w:rsidDel="00F7082B">
              <w:rPr>
                <w:webHidden/>
              </w:rPr>
            </w:r>
            <w:r w:rsidR="00B72CF9" w:rsidDel="00F7082B">
              <w:rPr>
                <w:webHidden/>
              </w:rPr>
              <w:fldChar w:fldCharType="separate"/>
            </w:r>
            <w:r w:rsidR="00B72CF9" w:rsidDel="00F7082B">
              <w:rPr>
                <w:webHidden/>
              </w:rPr>
              <w:delText>2</w:delText>
            </w:r>
            <w:r w:rsidR="00B72CF9" w:rsidDel="00F7082B">
              <w:rPr>
                <w:webHidden/>
              </w:rPr>
              <w:fldChar w:fldCharType="end"/>
            </w:r>
            <w:r w:rsidDel="00F7082B">
              <w:fldChar w:fldCharType="end"/>
            </w:r>
          </w:del>
        </w:p>
        <w:p w14:paraId="74BC6D94" w14:textId="42BD4FCF" w:rsidR="00B72CF9" w:rsidDel="00F7082B" w:rsidRDefault="00472F48">
          <w:pPr>
            <w:pStyle w:val="TOC1"/>
            <w:rPr>
              <w:del w:id="250" w:author="Jared Castaneda" w:date="2020-09-26T13:59:00Z"/>
              <w:rFonts w:eastAsiaTheme="minorEastAsia"/>
              <w:sz w:val="22"/>
            </w:rPr>
          </w:pPr>
          <w:del w:id="251" w:author="Jared Castaneda" w:date="2020-09-26T13:59:00Z">
            <w:r w:rsidDel="00F7082B">
              <w:fldChar w:fldCharType="begin"/>
            </w:r>
            <w:r w:rsidDel="00F7082B">
              <w:delInstrText xml:space="preserve"> HYPERLINK \l "_Toc50215363" </w:delInstrText>
            </w:r>
            <w:r w:rsidDel="00F7082B">
              <w:fldChar w:fldCharType="separate"/>
            </w:r>
          </w:del>
          <w:ins w:id="252" w:author="Jared Castaneda" w:date="2020-10-17T17:40:00Z">
            <w:r w:rsidR="00815B9E">
              <w:rPr>
                <w:b/>
                <w:bCs/>
              </w:rPr>
              <w:t>Error! Hyperlink reference not valid.</w:t>
            </w:r>
          </w:ins>
          <w:del w:id="253" w:author="Jared Castaneda" w:date="2020-09-26T13:59:00Z">
            <w:r w:rsidR="00B72CF9" w:rsidRPr="003D06DE" w:rsidDel="00F7082B">
              <w:rPr>
                <w:rStyle w:val="Hyperlink"/>
              </w:rPr>
              <w:delText>8</w:delText>
            </w:r>
            <w:r w:rsidR="00B72CF9" w:rsidDel="00F7082B">
              <w:rPr>
                <w:rFonts w:eastAsiaTheme="minorEastAsia"/>
                <w:sz w:val="22"/>
              </w:rPr>
              <w:tab/>
            </w:r>
            <w:r w:rsidR="00B72CF9" w:rsidRPr="003D06DE" w:rsidDel="00F7082B">
              <w:rPr>
                <w:rStyle w:val="Hyperlink"/>
              </w:rPr>
              <w:delText>Interface Requirements</w:delText>
            </w:r>
            <w:r w:rsidR="00B72CF9" w:rsidDel="00F7082B">
              <w:rPr>
                <w:webHidden/>
              </w:rPr>
              <w:tab/>
            </w:r>
            <w:r w:rsidR="00B72CF9" w:rsidDel="00F7082B">
              <w:rPr>
                <w:webHidden/>
              </w:rPr>
              <w:fldChar w:fldCharType="begin"/>
            </w:r>
            <w:r w:rsidR="00B72CF9" w:rsidDel="00F7082B">
              <w:rPr>
                <w:webHidden/>
              </w:rPr>
              <w:delInstrText xml:space="preserve"> PAGEREF _Toc50215363 \h </w:delInstrText>
            </w:r>
            <w:r w:rsidR="00B72CF9" w:rsidDel="00F7082B">
              <w:rPr>
                <w:webHidden/>
              </w:rPr>
            </w:r>
            <w:r w:rsidR="00B72CF9" w:rsidDel="00F7082B">
              <w:rPr>
                <w:webHidden/>
              </w:rPr>
              <w:fldChar w:fldCharType="separate"/>
            </w:r>
            <w:r w:rsidR="00B72CF9" w:rsidDel="00F7082B">
              <w:rPr>
                <w:webHidden/>
              </w:rPr>
              <w:delText>2</w:delText>
            </w:r>
            <w:r w:rsidR="00B72CF9" w:rsidDel="00F7082B">
              <w:rPr>
                <w:webHidden/>
              </w:rPr>
              <w:fldChar w:fldCharType="end"/>
            </w:r>
            <w:r w:rsidDel="00F7082B">
              <w:fldChar w:fldCharType="end"/>
            </w:r>
          </w:del>
        </w:p>
        <w:p w14:paraId="7BC4AF5D" w14:textId="15D814C9" w:rsidR="00B72CF9" w:rsidDel="00F7082B" w:rsidRDefault="00472F48">
          <w:pPr>
            <w:pStyle w:val="TOC2"/>
            <w:rPr>
              <w:del w:id="254" w:author="Jared Castaneda" w:date="2020-09-26T13:59:00Z"/>
              <w:rFonts w:eastAsiaTheme="minorEastAsia"/>
              <w:noProof/>
            </w:rPr>
          </w:pPr>
          <w:del w:id="255" w:author="Jared Castaneda" w:date="2020-09-26T13:59:00Z">
            <w:r w:rsidDel="00F7082B">
              <w:rPr>
                <w:noProof/>
              </w:rPr>
              <w:fldChar w:fldCharType="begin"/>
            </w:r>
            <w:r w:rsidDel="00F7082B">
              <w:rPr>
                <w:noProof/>
              </w:rPr>
              <w:delInstrText xml:space="preserve"> HYPERLINK \l "_Toc50215364" </w:delInstrText>
            </w:r>
            <w:r w:rsidDel="00F7082B">
              <w:rPr>
                <w:noProof/>
              </w:rPr>
              <w:fldChar w:fldCharType="separate"/>
            </w:r>
          </w:del>
          <w:ins w:id="256" w:author="Jared Castaneda" w:date="2020-10-17T17:40:00Z">
            <w:r w:rsidR="00815B9E">
              <w:rPr>
                <w:b/>
                <w:bCs/>
                <w:noProof/>
              </w:rPr>
              <w:t>Error! Hyperlink reference not valid.</w:t>
            </w:r>
          </w:ins>
          <w:del w:id="257" w:author="Jared Castaneda" w:date="2020-09-26T13:59:00Z">
            <w:r w:rsidR="00B72CF9" w:rsidRPr="003D06DE" w:rsidDel="00F7082B">
              <w:rPr>
                <w:rStyle w:val="Hyperlink"/>
                <w:noProof/>
              </w:rPr>
              <w:delText>8.1</w:delText>
            </w:r>
            <w:r w:rsidR="00B72CF9" w:rsidDel="00F7082B">
              <w:rPr>
                <w:rFonts w:eastAsiaTheme="minorEastAsia"/>
                <w:noProof/>
              </w:rPr>
              <w:tab/>
            </w:r>
            <w:r w:rsidR="00B72CF9" w:rsidRPr="003D06DE" w:rsidDel="00F7082B">
              <w:rPr>
                <w:rStyle w:val="Hyperlink"/>
                <w:noProof/>
              </w:rPr>
              <w:delText>Noteworthy Hardware and Hardware Interface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_Toc50215364 \h </w:delInstrText>
            </w:r>
            <w:r w:rsidR="00B72CF9" w:rsidDel="00F7082B">
              <w:rPr>
                <w:noProof/>
                <w:webHidden/>
              </w:rPr>
            </w:r>
            <w:r w:rsidR="00B72CF9" w:rsidDel="00F7082B">
              <w:rPr>
                <w:noProof/>
                <w:webHidden/>
              </w:rPr>
              <w:fldChar w:fldCharType="separate"/>
            </w:r>
            <w:r w:rsidR="00B72CF9" w:rsidDel="00F7082B">
              <w:rPr>
                <w:noProof/>
                <w:webHidden/>
              </w:rPr>
              <w:delText>2</w:delText>
            </w:r>
            <w:r w:rsidR="00B72CF9" w:rsidDel="00F7082B">
              <w:rPr>
                <w:noProof/>
                <w:webHidden/>
              </w:rPr>
              <w:fldChar w:fldCharType="end"/>
            </w:r>
            <w:r w:rsidDel="00F7082B">
              <w:rPr>
                <w:noProof/>
              </w:rPr>
              <w:fldChar w:fldCharType="end"/>
            </w:r>
          </w:del>
        </w:p>
        <w:p w14:paraId="43887281" w14:textId="6F260DB8" w:rsidR="00B72CF9" w:rsidDel="00F7082B" w:rsidRDefault="00472F48">
          <w:pPr>
            <w:pStyle w:val="TOC2"/>
            <w:rPr>
              <w:del w:id="258" w:author="Jared Castaneda" w:date="2020-09-26T13:59:00Z"/>
              <w:rFonts w:eastAsiaTheme="minorEastAsia"/>
              <w:noProof/>
            </w:rPr>
          </w:pPr>
          <w:del w:id="259" w:author="Jared Castaneda" w:date="2020-09-26T13:59:00Z">
            <w:r w:rsidDel="00F7082B">
              <w:rPr>
                <w:noProof/>
              </w:rPr>
              <w:fldChar w:fldCharType="begin"/>
            </w:r>
            <w:r w:rsidDel="00F7082B">
              <w:rPr>
                <w:noProof/>
              </w:rPr>
              <w:delInstrText xml:space="preserve"> HYPERLINK \l "_Toc50215365" </w:delInstrText>
            </w:r>
            <w:r w:rsidDel="00F7082B">
              <w:rPr>
                <w:noProof/>
              </w:rPr>
              <w:fldChar w:fldCharType="separate"/>
            </w:r>
          </w:del>
          <w:ins w:id="260" w:author="Jared Castaneda" w:date="2020-10-17T17:40:00Z">
            <w:r w:rsidR="00815B9E">
              <w:rPr>
                <w:b/>
                <w:bCs/>
                <w:noProof/>
              </w:rPr>
              <w:t>Error! Hyperlink reference not valid.</w:t>
            </w:r>
          </w:ins>
          <w:del w:id="261" w:author="Jared Castaneda" w:date="2020-09-26T13:59:00Z">
            <w:r w:rsidR="00B72CF9" w:rsidRPr="003D06DE" w:rsidDel="00F7082B">
              <w:rPr>
                <w:rStyle w:val="Hyperlink"/>
                <w:noProof/>
              </w:rPr>
              <w:delText>8.2</w:delText>
            </w:r>
            <w:r w:rsidR="00B72CF9" w:rsidDel="00F7082B">
              <w:rPr>
                <w:rFonts w:eastAsiaTheme="minorEastAsia"/>
                <w:noProof/>
              </w:rPr>
              <w:tab/>
            </w:r>
            <w:r w:rsidR="00B72CF9" w:rsidRPr="003D06DE" w:rsidDel="00F7082B">
              <w:rPr>
                <w:rStyle w:val="Hyperlink"/>
                <w:noProof/>
              </w:rPr>
              <w:delText>Software Interface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_Toc50215365 \h </w:delInstrText>
            </w:r>
            <w:r w:rsidR="00B72CF9" w:rsidDel="00F7082B">
              <w:rPr>
                <w:noProof/>
                <w:webHidden/>
              </w:rPr>
            </w:r>
            <w:r w:rsidR="00B72CF9" w:rsidDel="00F7082B">
              <w:rPr>
                <w:noProof/>
                <w:webHidden/>
              </w:rPr>
              <w:fldChar w:fldCharType="separate"/>
            </w:r>
            <w:r w:rsidR="00B72CF9" w:rsidDel="00F7082B">
              <w:rPr>
                <w:noProof/>
                <w:webHidden/>
              </w:rPr>
              <w:delText>2</w:delText>
            </w:r>
            <w:r w:rsidR="00B72CF9" w:rsidDel="00F7082B">
              <w:rPr>
                <w:noProof/>
                <w:webHidden/>
              </w:rPr>
              <w:fldChar w:fldCharType="end"/>
            </w:r>
            <w:r w:rsidDel="00F7082B">
              <w:rPr>
                <w:noProof/>
              </w:rPr>
              <w:fldChar w:fldCharType="end"/>
            </w:r>
          </w:del>
        </w:p>
        <w:p w14:paraId="649D921B" w14:textId="0BD853FA" w:rsidR="00B72CF9" w:rsidDel="00F7082B" w:rsidRDefault="00472F48">
          <w:pPr>
            <w:pStyle w:val="TOC1"/>
            <w:rPr>
              <w:del w:id="262" w:author="Jared Castaneda" w:date="2020-09-26T13:59:00Z"/>
              <w:rFonts w:eastAsiaTheme="minorEastAsia"/>
              <w:sz w:val="22"/>
            </w:rPr>
          </w:pPr>
          <w:del w:id="263" w:author="Jared Castaneda" w:date="2020-09-26T13:59:00Z">
            <w:r w:rsidDel="00F7082B">
              <w:fldChar w:fldCharType="begin"/>
            </w:r>
            <w:r w:rsidDel="00F7082B">
              <w:delInstrText xml:space="preserve"> HYPERLINK \l "_Toc50215366" </w:delInstrText>
            </w:r>
            <w:r w:rsidDel="00F7082B">
              <w:fldChar w:fldCharType="separate"/>
            </w:r>
          </w:del>
          <w:ins w:id="264" w:author="Jared Castaneda" w:date="2020-10-17T17:40:00Z">
            <w:r w:rsidR="00815B9E">
              <w:rPr>
                <w:b/>
                <w:bCs/>
              </w:rPr>
              <w:t>Error! Hyperlink reference not valid.</w:t>
            </w:r>
          </w:ins>
          <w:del w:id="265" w:author="Jared Castaneda" w:date="2020-09-26T13:59:00Z">
            <w:r w:rsidR="00B72CF9" w:rsidRPr="003D06DE" w:rsidDel="00F7082B">
              <w:rPr>
                <w:rStyle w:val="Hyperlink"/>
              </w:rPr>
              <w:delText>9</w:delText>
            </w:r>
            <w:r w:rsidR="00B72CF9" w:rsidDel="00F7082B">
              <w:rPr>
                <w:rFonts w:eastAsiaTheme="minorEastAsia"/>
                <w:sz w:val="22"/>
              </w:rPr>
              <w:tab/>
            </w:r>
            <w:r w:rsidR="00B72CF9" w:rsidRPr="003D06DE" w:rsidDel="00F7082B">
              <w:rPr>
                <w:rStyle w:val="Hyperlink"/>
              </w:rPr>
              <w:delText>Application-Specific Domain (Business) Rule Requirements</w:delText>
            </w:r>
            <w:r w:rsidR="00B72CF9" w:rsidDel="00F7082B">
              <w:rPr>
                <w:webHidden/>
              </w:rPr>
              <w:tab/>
            </w:r>
            <w:r w:rsidR="00B72CF9" w:rsidDel="00F7082B">
              <w:rPr>
                <w:webHidden/>
              </w:rPr>
              <w:fldChar w:fldCharType="begin"/>
            </w:r>
            <w:r w:rsidR="00B72CF9" w:rsidDel="00F7082B">
              <w:rPr>
                <w:webHidden/>
              </w:rPr>
              <w:delInstrText xml:space="preserve"> PAGEREF _Toc50215366 \h </w:delInstrText>
            </w:r>
            <w:r w:rsidR="00B72CF9" w:rsidDel="00F7082B">
              <w:rPr>
                <w:webHidden/>
              </w:rPr>
            </w:r>
            <w:r w:rsidR="00B72CF9" w:rsidDel="00F7082B">
              <w:rPr>
                <w:webHidden/>
              </w:rPr>
              <w:fldChar w:fldCharType="separate"/>
            </w:r>
            <w:r w:rsidR="00B72CF9" w:rsidDel="00F7082B">
              <w:rPr>
                <w:webHidden/>
              </w:rPr>
              <w:delText>2</w:delText>
            </w:r>
            <w:r w:rsidR="00B72CF9" w:rsidDel="00F7082B">
              <w:rPr>
                <w:webHidden/>
              </w:rPr>
              <w:fldChar w:fldCharType="end"/>
            </w:r>
            <w:r w:rsidDel="00F7082B">
              <w:fldChar w:fldCharType="end"/>
            </w:r>
          </w:del>
        </w:p>
        <w:p w14:paraId="0BFB0E72" w14:textId="5BB0D92C" w:rsidR="00B72CF9" w:rsidDel="00F7082B" w:rsidRDefault="00472F48">
          <w:pPr>
            <w:pStyle w:val="TOC1"/>
            <w:rPr>
              <w:del w:id="266" w:author="Jared Castaneda" w:date="2020-09-26T13:59:00Z"/>
              <w:rFonts w:eastAsiaTheme="minorEastAsia"/>
              <w:sz w:val="22"/>
            </w:rPr>
          </w:pPr>
          <w:del w:id="267" w:author="Jared Castaneda" w:date="2020-09-26T13:59:00Z">
            <w:r w:rsidDel="00F7082B">
              <w:fldChar w:fldCharType="begin"/>
            </w:r>
            <w:r w:rsidDel="00F7082B">
              <w:delInstrText xml:space="preserve"> HYPERLINK \l "_Toc50215367" </w:delInstrText>
            </w:r>
            <w:r w:rsidDel="00F7082B">
              <w:fldChar w:fldCharType="separate"/>
            </w:r>
          </w:del>
          <w:ins w:id="268" w:author="Jared Castaneda" w:date="2020-10-17T17:40:00Z">
            <w:r w:rsidR="00815B9E">
              <w:rPr>
                <w:b/>
                <w:bCs/>
              </w:rPr>
              <w:t>Error! Hyperlink reference not valid.</w:t>
            </w:r>
          </w:ins>
          <w:del w:id="269" w:author="Jared Castaneda" w:date="2020-09-26T13:59:00Z">
            <w:r w:rsidR="00B72CF9" w:rsidRPr="003D06DE" w:rsidDel="00F7082B">
              <w:rPr>
                <w:rStyle w:val="Hyperlink"/>
              </w:rPr>
              <w:delText>10</w:delText>
            </w:r>
            <w:r w:rsidR="00B72CF9" w:rsidDel="00F7082B">
              <w:rPr>
                <w:rFonts w:eastAsiaTheme="minorEastAsia"/>
                <w:sz w:val="22"/>
              </w:rPr>
              <w:tab/>
            </w:r>
            <w:r w:rsidR="00B72CF9" w:rsidRPr="003D06DE" w:rsidDel="00F7082B">
              <w:rPr>
                <w:rStyle w:val="Hyperlink"/>
              </w:rPr>
              <w:delText>Legal Requirements</w:delText>
            </w:r>
            <w:r w:rsidR="00B72CF9" w:rsidDel="00F7082B">
              <w:rPr>
                <w:webHidden/>
              </w:rPr>
              <w:tab/>
            </w:r>
            <w:r w:rsidR="00B72CF9" w:rsidDel="00F7082B">
              <w:rPr>
                <w:webHidden/>
              </w:rPr>
              <w:fldChar w:fldCharType="begin"/>
            </w:r>
            <w:r w:rsidR="00B72CF9" w:rsidDel="00F7082B">
              <w:rPr>
                <w:webHidden/>
              </w:rPr>
              <w:delInstrText xml:space="preserve"> PAGEREF _Toc50215367 \h </w:delInstrText>
            </w:r>
            <w:r w:rsidR="00B72CF9" w:rsidDel="00F7082B">
              <w:rPr>
                <w:webHidden/>
              </w:rPr>
            </w:r>
            <w:r w:rsidR="00B72CF9" w:rsidDel="00F7082B">
              <w:rPr>
                <w:webHidden/>
              </w:rPr>
              <w:fldChar w:fldCharType="separate"/>
            </w:r>
            <w:r w:rsidR="00B72CF9" w:rsidDel="00F7082B">
              <w:rPr>
                <w:webHidden/>
              </w:rPr>
              <w:delText>2</w:delText>
            </w:r>
            <w:r w:rsidR="00B72CF9" w:rsidDel="00F7082B">
              <w:rPr>
                <w:webHidden/>
              </w:rPr>
              <w:fldChar w:fldCharType="end"/>
            </w:r>
            <w:r w:rsidDel="00F7082B">
              <w:fldChar w:fldCharType="end"/>
            </w:r>
          </w:del>
        </w:p>
        <w:p w14:paraId="3965EFD3" w14:textId="4914BE32" w:rsidR="00B72CF9" w:rsidDel="00F7082B" w:rsidRDefault="00472F48">
          <w:pPr>
            <w:pStyle w:val="TOC1"/>
            <w:rPr>
              <w:del w:id="270" w:author="Jared Castaneda" w:date="2020-09-26T13:59:00Z"/>
              <w:rFonts w:eastAsiaTheme="minorEastAsia"/>
              <w:sz w:val="22"/>
            </w:rPr>
          </w:pPr>
          <w:del w:id="271" w:author="Jared Castaneda" w:date="2020-09-26T13:59:00Z">
            <w:r w:rsidDel="00F7082B">
              <w:fldChar w:fldCharType="begin"/>
            </w:r>
            <w:r w:rsidDel="00F7082B">
              <w:delInstrText xml:space="preserve"> HYPERLINK \l "_Toc50215368" </w:delInstrText>
            </w:r>
            <w:r w:rsidDel="00F7082B">
              <w:fldChar w:fldCharType="separate"/>
            </w:r>
          </w:del>
          <w:ins w:id="272" w:author="Jared Castaneda" w:date="2020-10-17T17:40:00Z">
            <w:r w:rsidR="00815B9E">
              <w:rPr>
                <w:b/>
                <w:bCs/>
              </w:rPr>
              <w:t>Error! Hyperlink reference not valid.</w:t>
            </w:r>
          </w:ins>
          <w:del w:id="273" w:author="Jared Castaneda" w:date="2020-09-26T13:59:00Z">
            <w:r w:rsidR="00B72CF9" w:rsidRPr="003D06DE" w:rsidDel="00F7082B">
              <w:rPr>
                <w:rStyle w:val="Hyperlink"/>
              </w:rPr>
              <w:delText>11</w:delText>
            </w:r>
            <w:r w:rsidR="00B72CF9" w:rsidDel="00F7082B">
              <w:rPr>
                <w:rFonts w:eastAsiaTheme="minorEastAsia"/>
                <w:sz w:val="22"/>
              </w:rPr>
              <w:tab/>
            </w:r>
            <w:r w:rsidR="00B72CF9" w:rsidRPr="003D06DE" w:rsidDel="00F7082B">
              <w:rPr>
                <w:rStyle w:val="Hyperlink"/>
              </w:rPr>
              <w:delText>Information in Domains of Interest</w:delText>
            </w:r>
            <w:r w:rsidR="00B72CF9" w:rsidDel="00F7082B">
              <w:rPr>
                <w:webHidden/>
              </w:rPr>
              <w:tab/>
            </w:r>
            <w:r w:rsidR="00B72CF9" w:rsidDel="00F7082B">
              <w:rPr>
                <w:webHidden/>
              </w:rPr>
              <w:fldChar w:fldCharType="begin"/>
            </w:r>
            <w:r w:rsidR="00B72CF9" w:rsidDel="00F7082B">
              <w:rPr>
                <w:webHidden/>
              </w:rPr>
              <w:delInstrText xml:space="preserve"> PAGEREF _Toc50215368 \h </w:delInstrText>
            </w:r>
            <w:r w:rsidR="00B72CF9" w:rsidDel="00F7082B">
              <w:rPr>
                <w:webHidden/>
              </w:rPr>
            </w:r>
            <w:r w:rsidR="00B72CF9" w:rsidDel="00F7082B">
              <w:rPr>
                <w:webHidden/>
              </w:rPr>
              <w:fldChar w:fldCharType="separate"/>
            </w:r>
            <w:r w:rsidR="00B72CF9" w:rsidDel="00F7082B">
              <w:rPr>
                <w:webHidden/>
              </w:rPr>
              <w:delText>2</w:delText>
            </w:r>
            <w:r w:rsidR="00B72CF9" w:rsidDel="00F7082B">
              <w:rPr>
                <w:webHidden/>
              </w:rPr>
              <w:fldChar w:fldCharType="end"/>
            </w:r>
            <w:r w:rsidDel="00F7082B">
              <w:fldChar w:fldCharType="end"/>
            </w:r>
          </w:del>
        </w:p>
        <w:p w14:paraId="16AE4546" w14:textId="6960C5EC" w:rsidR="00B72CF9" w:rsidDel="00F7082B" w:rsidRDefault="00472F48">
          <w:pPr>
            <w:pStyle w:val="TOC1"/>
            <w:rPr>
              <w:del w:id="274" w:author="Jared Castaneda" w:date="2020-09-26T13:59:00Z"/>
              <w:rFonts w:eastAsiaTheme="minorEastAsia"/>
              <w:sz w:val="22"/>
            </w:rPr>
          </w:pPr>
          <w:del w:id="275" w:author="Jared Castaneda" w:date="2020-09-26T13:59:00Z">
            <w:r w:rsidDel="00F7082B">
              <w:fldChar w:fldCharType="begin"/>
            </w:r>
            <w:r w:rsidDel="00F7082B">
              <w:delInstrText xml:space="preserve"> HYPERLINK \l "_Toc50215369" </w:delInstrText>
            </w:r>
            <w:r w:rsidDel="00F7082B">
              <w:fldChar w:fldCharType="separate"/>
            </w:r>
          </w:del>
          <w:ins w:id="276" w:author="Jared Castaneda" w:date="2020-10-17T17:40:00Z">
            <w:r w:rsidR="00815B9E">
              <w:rPr>
                <w:b/>
                <w:bCs/>
              </w:rPr>
              <w:t>Error! Hyperlink reference not valid.</w:t>
            </w:r>
          </w:ins>
          <w:del w:id="277" w:author="Jared Castaneda" w:date="2020-09-26T13:59:00Z">
            <w:r w:rsidR="00B72CF9" w:rsidRPr="003D06DE" w:rsidDel="00F7082B">
              <w:rPr>
                <w:rStyle w:val="Hyperlink"/>
              </w:rPr>
              <w:delText>12</w:delText>
            </w:r>
            <w:r w:rsidR="00B72CF9" w:rsidDel="00F7082B">
              <w:rPr>
                <w:rFonts w:eastAsiaTheme="minorEastAsia"/>
                <w:sz w:val="22"/>
              </w:rPr>
              <w:tab/>
            </w:r>
            <w:r w:rsidR="00B72CF9" w:rsidRPr="003D06DE" w:rsidDel="00F7082B">
              <w:rPr>
                <w:rStyle w:val="Hyperlink"/>
              </w:rPr>
              <w:delText>Report Requirements</w:delText>
            </w:r>
            <w:r w:rsidR="00B72CF9" w:rsidDel="00F7082B">
              <w:rPr>
                <w:webHidden/>
              </w:rPr>
              <w:tab/>
            </w:r>
            <w:r w:rsidR="00B72CF9" w:rsidDel="00F7082B">
              <w:rPr>
                <w:webHidden/>
              </w:rPr>
              <w:fldChar w:fldCharType="begin"/>
            </w:r>
            <w:r w:rsidR="00B72CF9" w:rsidDel="00F7082B">
              <w:rPr>
                <w:webHidden/>
              </w:rPr>
              <w:delInstrText xml:space="preserve"> PAGEREF _Toc50215369 \h </w:delInstrText>
            </w:r>
            <w:r w:rsidR="00B72CF9" w:rsidDel="00F7082B">
              <w:rPr>
                <w:webHidden/>
              </w:rPr>
            </w:r>
            <w:r w:rsidR="00B72CF9" w:rsidDel="00F7082B">
              <w:rPr>
                <w:webHidden/>
              </w:rPr>
              <w:fldChar w:fldCharType="separate"/>
            </w:r>
            <w:r w:rsidR="00B72CF9" w:rsidDel="00F7082B">
              <w:rPr>
                <w:webHidden/>
              </w:rPr>
              <w:delText>3</w:delText>
            </w:r>
            <w:r w:rsidR="00B72CF9" w:rsidDel="00F7082B">
              <w:rPr>
                <w:webHidden/>
              </w:rPr>
              <w:fldChar w:fldCharType="end"/>
            </w:r>
            <w:r w:rsidDel="00F7082B">
              <w:fldChar w:fldCharType="end"/>
            </w:r>
          </w:del>
        </w:p>
        <w:p w14:paraId="36A45D2E" w14:textId="5058BD40" w:rsidR="00B72CF9" w:rsidDel="00F7082B" w:rsidRDefault="00472F48">
          <w:pPr>
            <w:pStyle w:val="TOC2"/>
            <w:rPr>
              <w:del w:id="278" w:author="Jared Castaneda" w:date="2020-09-26T13:59:00Z"/>
              <w:rFonts w:eastAsiaTheme="minorEastAsia"/>
              <w:noProof/>
            </w:rPr>
          </w:pPr>
          <w:del w:id="279" w:author="Jared Castaneda" w:date="2020-09-26T13:59:00Z">
            <w:r w:rsidDel="00F7082B">
              <w:rPr>
                <w:noProof/>
              </w:rPr>
              <w:fldChar w:fldCharType="begin"/>
            </w:r>
            <w:r w:rsidDel="00F7082B">
              <w:rPr>
                <w:noProof/>
              </w:rPr>
              <w:delInstrText xml:space="preserve"> HYPERLINK \l "_Toc50215370" </w:delInstrText>
            </w:r>
            <w:r w:rsidDel="00F7082B">
              <w:rPr>
                <w:noProof/>
              </w:rPr>
              <w:fldChar w:fldCharType="separate"/>
            </w:r>
          </w:del>
          <w:ins w:id="280" w:author="Jared Castaneda" w:date="2020-10-17T17:40:00Z">
            <w:r w:rsidR="00815B9E">
              <w:rPr>
                <w:b/>
                <w:bCs/>
                <w:noProof/>
              </w:rPr>
              <w:t>Error! Hyperlink reference not valid.</w:t>
            </w:r>
          </w:ins>
          <w:del w:id="281" w:author="Jared Castaneda" w:date="2020-09-26T13:59:00Z">
            <w:r w:rsidR="00B72CF9" w:rsidRPr="003D06DE" w:rsidDel="00F7082B">
              <w:rPr>
                <w:rStyle w:val="Hyperlink"/>
                <w:noProof/>
              </w:rPr>
              <w:delText>12.1</w:delText>
            </w:r>
            <w:r w:rsidR="00B72CF9" w:rsidDel="00F7082B">
              <w:rPr>
                <w:rFonts w:eastAsiaTheme="minorEastAsia"/>
                <w:noProof/>
              </w:rPr>
              <w:tab/>
            </w:r>
            <w:r w:rsidR="00B72CF9" w:rsidRPr="003D06DE" w:rsidDel="00F7082B">
              <w:rPr>
                <w:rStyle w:val="Hyperlink"/>
                <w:noProof/>
              </w:rPr>
              <w:delText>&lt;Report 1 Title&gt;</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_Toc50215370 \h </w:delInstrText>
            </w:r>
            <w:r w:rsidR="00B72CF9" w:rsidDel="00F7082B">
              <w:rPr>
                <w:noProof/>
                <w:webHidden/>
              </w:rPr>
            </w:r>
            <w:r w:rsidR="00B72CF9" w:rsidDel="00F7082B">
              <w:rPr>
                <w:noProof/>
                <w:webHidden/>
              </w:rPr>
              <w:fldChar w:fldCharType="separate"/>
            </w:r>
            <w:r w:rsidR="00B72CF9" w:rsidDel="00F7082B">
              <w:rPr>
                <w:noProof/>
                <w:webHidden/>
              </w:rPr>
              <w:delText>3</w:delText>
            </w:r>
            <w:r w:rsidR="00B72CF9" w:rsidDel="00F7082B">
              <w:rPr>
                <w:noProof/>
                <w:webHidden/>
              </w:rPr>
              <w:fldChar w:fldCharType="end"/>
            </w:r>
            <w:r w:rsidDel="00F7082B">
              <w:rPr>
                <w:noProof/>
              </w:rPr>
              <w:fldChar w:fldCharType="end"/>
            </w:r>
          </w:del>
        </w:p>
        <w:p w14:paraId="5A9783E1" w14:textId="6488C6A3" w:rsidR="00B72CF9" w:rsidDel="00F7082B" w:rsidRDefault="00472F48">
          <w:pPr>
            <w:pStyle w:val="TOC3"/>
            <w:tabs>
              <w:tab w:val="left" w:pos="1857"/>
            </w:tabs>
            <w:rPr>
              <w:del w:id="282" w:author="Jared Castaneda" w:date="2020-09-26T13:59:00Z"/>
              <w:rFonts w:eastAsiaTheme="minorEastAsia"/>
              <w:noProof/>
            </w:rPr>
          </w:pPr>
          <w:del w:id="283" w:author="Jared Castaneda" w:date="2020-09-26T13:59:00Z">
            <w:r w:rsidDel="00F7082B">
              <w:rPr>
                <w:noProof/>
              </w:rPr>
              <w:fldChar w:fldCharType="begin"/>
            </w:r>
            <w:r w:rsidDel="00F7082B">
              <w:rPr>
                <w:noProof/>
              </w:rPr>
              <w:delInstrText xml:space="preserve"> HYPERLINK \l "_Toc50215371" </w:delInstrText>
            </w:r>
            <w:r w:rsidDel="00F7082B">
              <w:rPr>
                <w:noProof/>
              </w:rPr>
              <w:fldChar w:fldCharType="separate"/>
            </w:r>
          </w:del>
          <w:ins w:id="284" w:author="Jared Castaneda" w:date="2020-10-17T17:40:00Z">
            <w:r w:rsidR="00815B9E">
              <w:rPr>
                <w:b/>
                <w:bCs/>
                <w:noProof/>
              </w:rPr>
              <w:t>Error! Hyperlink reference not valid.</w:t>
            </w:r>
          </w:ins>
          <w:del w:id="285" w:author="Jared Castaneda" w:date="2020-09-26T13:59:00Z">
            <w:r w:rsidR="00B72CF9" w:rsidRPr="003D06DE" w:rsidDel="00F7082B">
              <w:rPr>
                <w:rStyle w:val="Hyperlink"/>
                <w:noProof/>
              </w:rPr>
              <w:delText>12.1.1</w:delText>
            </w:r>
            <w:r w:rsidR="00B72CF9" w:rsidDel="00F7082B">
              <w:rPr>
                <w:rFonts w:eastAsiaTheme="minorEastAsia"/>
                <w:noProof/>
              </w:rPr>
              <w:tab/>
            </w:r>
            <w:r w:rsidR="00B72CF9" w:rsidRPr="003D06DE" w:rsidDel="00F7082B">
              <w:rPr>
                <w:rStyle w:val="Hyperlink"/>
                <w:noProof/>
              </w:rPr>
              <w:delText>Description</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_Toc50215371 \h </w:delInstrText>
            </w:r>
            <w:r w:rsidR="00B72CF9" w:rsidDel="00F7082B">
              <w:rPr>
                <w:noProof/>
                <w:webHidden/>
              </w:rPr>
            </w:r>
            <w:r w:rsidR="00B72CF9" w:rsidDel="00F7082B">
              <w:rPr>
                <w:noProof/>
                <w:webHidden/>
              </w:rPr>
              <w:fldChar w:fldCharType="separate"/>
            </w:r>
            <w:r w:rsidR="00B72CF9" w:rsidDel="00F7082B">
              <w:rPr>
                <w:noProof/>
                <w:webHidden/>
              </w:rPr>
              <w:delText>3</w:delText>
            </w:r>
            <w:r w:rsidR="00B72CF9" w:rsidDel="00F7082B">
              <w:rPr>
                <w:noProof/>
                <w:webHidden/>
              </w:rPr>
              <w:fldChar w:fldCharType="end"/>
            </w:r>
            <w:r w:rsidDel="00F7082B">
              <w:rPr>
                <w:noProof/>
              </w:rPr>
              <w:fldChar w:fldCharType="end"/>
            </w:r>
          </w:del>
        </w:p>
        <w:p w14:paraId="01AB243C" w14:textId="24E5DE0D" w:rsidR="00B72CF9" w:rsidDel="00F7082B" w:rsidRDefault="00472F48">
          <w:pPr>
            <w:pStyle w:val="TOC3"/>
            <w:tabs>
              <w:tab w:val="left" w:pos="1857"/>
            </w:tabs>
            <w:rPr>
              <w:del w:id="286" w:author="Jared Castaneda" w:date="2020-09-26T13:59:00Z"/>
              <w:rFonts w:eastAsiaTheme="minorEastAsia"/>
              <w:noProof/>
            </w:rPr>
          </w:pPr>
          <w:del w:id="287" w:author="Jared Castaneda" w:date="2020-09-26T13:59:00Z">
            <w:r w:rsidDel="00F7082B">
              <w:rPr>
                <w:noProof/>
              </w:rPr>
              <w:fldChar w:fldCharType="begin"/>
            </w:r>
            <w:r w:rsidDel="00F7082B">
              <w:rPr>
                <w:noProof/>
              </w:rPr>
              <w:delInstrText xml:space="preserve"> HYPERLINK \l "_Toc50215372" </w:delInstrText>
            </w:r>
            <w:r w:rsidDel="00F7082B">
              <w:rPr>
                <w:noProof/>
              </w:rPr>
              <w:fldChar w:fldCharType="separate"/>
            </w:r>
          </w:del>
          <w:ins w:id="288" w:author="Jared Castaneda" w:date="2020-10-17T17:40:00Z">
            <w:r w:rsidR="00815B9E">
              <w:rPr>
                <w:b/>
                <w:bCs/>
                <w:noProof/>
              </w:rPr>
              <w:t>Error! Hyperlink reference not valid.</w:t>
            </w:r>
          </w:ins>
          <w:del w:id="289" w:author="Jared Castaneda" w:date="2020-09-26T13:59:00Z">
            <w:r w:rsidR="00B72CF9" w:rsidRPr="003D06DE" w:rsidDel="00F7082B">
              <w:rPr>
                <w:rStyle w:val="Hyperlink"/>
                <w:noProof/>
              </w:rPr>
              <w:delText>12.1.2</w:delText>
            </w:r>
            <w:r w:rsidR="00B72CF9" w:rsidDel="00F7082B">
              <w:rPr>
                <w:rFonts w:eastAsiaTheme="minorEastAsia"/>
                <w:noProof/>
              </w:rPr>
              <w:tab/>
            </w:r>
            <w:r w:rsidR="00B72CF9" w:rsidRPr="003D06DE" w:rsidDel="00F7082B">
              <w:rPr>
                <w:rStyle w:val="Hyperlink"/>
                <w:noProof/>
              </w:rPr>
              <w:delText>Format and Content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_Toc50215372 \h </w:delInstrText>
            </w:r>
            <w:r w:rsidR="00B72CF9" w:rsidDel="00F7082B">
              <w:rPr>
                <w:noProof/>
                <w:webHidden/>
              </w:rPr>
            </w:r>
            <w:r w:rsidR="00B72CF9" w:rsidDel="00F7082B">
              <w:rPr>
                <w:noProof/>
                <w:webHidden/>
              </w:rPr>
              <w:fldChar w:fldCharType="separate"/>
            </w:r>
            <w:r w:rsidR="00B72CF9" w:rsidDel="00F7082B">
              <w:rPr>
                <w:noProof/>
                <w:webHidden/>
              </w:rPr>
              <w:delText>3</w:delText>
            </w:r>
            <w:r w:rsidR="00B72CF9" w:rsidDel="00F7082B">
              <w:rPr>
                <w:noProof/>
                <w:webHidden/>
              </w:rPr>
              <w:fldChar w:fldCharType="end"/>
            </w:r>
            <w:r w:rsidDel="00F7082B">
              <w:rPr>
                <w:noProof/>
              </w:rPr>
              <w:fldChar w:fldCharType="end"/>
            </w:r>
          </w:del>
        </w:p>
        <w:p w14:paraId="1D99CEF1" w14:textId="6EE16A5D" w:rsidR="00B72CF9" w:rsidDel="00F7082B" w:rsidRDefault="00472F48">
          <w:pPr>
            <w:pStyle w:val="TOC2"/>
            <w:rPr>
              <w:del w:id="290" w:author="Jared Castaneda" w:date="2020-09-26T13:59:00Z"/>
              <w:rFonts w:eastAsiaTheme="minorEastAsia"/>
              <w:noProof/>
            </w:rPr>
          </w:pPr>
          <w:del w:id="291" w:author="Jared Castaneda" w:date="2020-09-26T13:59:00Z">
            <w:r w:rsidDel="00F7082B">
              <w:rPr>
                <w:noProof/>
              </w:rPr>
              <w:fldChar w:fldCharType="begin"/>
            </w:r>
            <w:r w:rsidDel="00F7082B">
              <w:rPr>
                <w:noProof/>
              </w:rPr>
              <w:delInstrText xml:space="preserve"> HYPERLINK \l "_Toc50215373" </w:delInstrText>
            </w:r>
            <w:r w:rsidDel="00F7082B">
              <w:rPr>
                <w:noProof/>
              </w:rPr>
              <w:fldChar w:fldCharType="separate"/>
            </w:r>
          </w:del>
          <w:ins w:id="292" w:author="Jared Castaneda" w:date="2020-10-17T17:40:00Z">
            <w:r w:rsidR="00815B9E">
              <w:rPr>
                <w:b/>
                <w:bCs/>
                <w:noProof/>
              </w:rPr>
              <w:t>Error! Hyperlink reference not valid.</w:t>
            </w:r>
          </w:ins>
          <w:del w:id="293" w:author="Jared Castaneda" w:date="2020-09-26T13:59:00Z">
            <w:r w:rsidR="00B72CF9" w:rsidRPr="003D06DE" w:rsidDel="00F7082B">
              <w:rPr>
                <w:rStyle w:val="Hyperlink"/>
                <w:noProof/>
              </w:rPr>
              <w:delText>12.2</w:delText>
            </w:r>
            <w:r w:rsidR="00B72CF9" w:rsidDel="00F7082B">
              <w:rPr>
                <w:rFonts w:eastAsiaTheme="minorEastAsia"/>
                <w:noProof/>
              </w:rPr>
              <w:tab/>
            </w:r>
            <w:r w:rsidR="00B72CF9" w:rsidRPr="003D06DE" w:rsidDel="00F7082B">
              <w:rPr>
                <w:rStyle w:val="Hyperlink"/>
                <w:noProof/>
              </w:rPr>
              <w:delText>&lt;Report 2 Title&gt;</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_Toc50215373 \h </w:delInstrText>
            </w:r>
            <w:r w:rsidR="00B72CF9" w:rsidDel="00F7082B">
              <w:rPr>
                <w:noProof/>
                <w:webHidden/>
              </w:rPr>
            </w:r>
            <w:r w:rsidR="00B72CF9" w:rsidDel="00F7082B">
              <w:rPr>
                <w:noProof/>
                <w:webHidden/>
              </w:rPr>
              <w:fldChar w:fldCharType="separate"/>
            </w:r>
            <w:r w:rsidR="00B72CF9" w:rsidDel="00F7082B">
              <w:rPr>
                <w:noProof/>
                <w:webHidden/>
              </w:rPr>
              <w:delText>3</w:delText>
            </w:r>
            <w:r w:rsidR="00B72CF9" w:rsidDel="00F7082B">
              <w:rPr>
                <w:noProof/>
                <w:webHidden/>
              </w:rPr>
              <w:fldChar w:fldCharType="end"/>
            </w:r>
            <w:r w:rsidDel="00F7082B">
              <w:rPr>
                <w:noProof/>
              </w:rPr>
              <w:fldChar w:fldCharType="end"/>
            </w:r>
          </w:del>
        </w:p>
        <w:p w14:paraId="30A4AF6C" w14:textId="03240F21" w:rsidR="00B72CF9" w:rsidDel="00F7082B" w:rsidRDefault="00472F48">
          <w:pPr>
            <w:pStyle w:val="TOC3"/>
            <w:tabs>
              <w:tab w:val="left" w:pos="1857"/>
            </w:tabs>
            <w:rPr>
              <w:del w:id="294" w:author="Jared Castaneda" w:date="2020-09-26T13:59:00Z"/>
              <w:rFonts w:eastAsiaTheme="minorEastAsia"/>
              <w:noProof/>
            </w:rPr>
          </w:pPr>
          <w:del w:id="295" w:author="Jared Castaneda" w:date="2020-09-26T13:59:00Z">
            <w:r w:rsidDel="00F7082B">
              <w:rPr>
                <w:noProof/>
              </w:rPr>
              <w:fldChar w:fldCharType="begin"/>
            </w:r>
            <w:r w:rsidDel="00F7082B">
              <w:rPr>
                <w:noProof/>
              </w:rPr>
              <w:delInstrText xml:space="preserve"> HYPERLINK \l "_Toc50215374" </w:delInstrText>
            </w:r>
            <w:r w:rsidDel="00F7082B">
              <w:rPr>
                <w:noProof/>
              </w:rPr>
              <w:fldChar w:fldCharType="separate"/>
            </w:r>
          </w:del>
          <w:ins w:id="296" w:author="Jared Castaneda" w:date="2020-10-17T17:40:00Z">
            <w:r w:rsidR="00815B9E">
              <w:rPr>
                <w:b/>
                <w:bCs/>
                <w:noProof/>
              </w:rPr>
              <w:t>Error! Hyperlink reference not valid.</w:t>
            </w:r>
          </w:ins>
          <w:del w:id="297" w:author="Jared Castaneda" w:date="2020-09-26T13:59:00Z">
            <w:r w:rsidR="00B72CF9" w:rsidRPr="003D06DE" w:rsidDel="00F7082B">
              <w:rPr>
                <w:rStyle w:val="Hyperlink"/>
                <w:noProof/>
              </w:rPr>
              <w:delText>12.2.1</w:delText>
            </w:r>
            <w:r w:rsidR="00B72CF9" w:rsidDel="00F7082B">
              <w:rPr>
                <w:rFonts w:eastAsiaTheme="minorEastAsia"/>
                <w:noProof/>
              </w:rPr>
              <w:tab/>
            </w:r>
            <w:r w:rsidR="00B72CF9" w:rsidRPr="003D06DE" w:rsidDel="00F7082B">
              <w:rPr>
                <w:rStyle w:val="Hyperlink"/>
                <w:noProof/>
              </w:rPr>
              <w:delText>Description</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_Toc50215374 \h </w:delInstrText>
            </w:r>
            <w:r w:rsidR="00B72CF9" w:rsidDel="00F7082B">
              <w:rPr>
                <w:noProof/>
                <w:webHidden/>
              </w:rPr>
            </w:r>
            <w:r w:rsidR="00B72CF9" w:rsidDel="00F7082B">
              <w:rPr>
                <w:noProof/>
                <w:webHidden/>
              </w:rPr>
              <w:fldChar w:fldCharType="separate"/>
            </w:r>
            <w:r w:rsidR="00B72CF9" w:rsidDel="00F7082B">
              <w:rPr>
                <w:noProof/>
                <w:webHidden/>
              </w:rPr>
              <w:delText>3</w:delText>
            </w:r>
            <w:r w:rsidR="00B72CF9" w:rsidDel="00F7082B">
              <w:rPr>
                <w:noProof/>
                <w:webHidden/>
              </w:rPr>
              <w:fldChar w:fldCharType="end"/>
            </w:r>
            <w:r w:rsidDel="00F7082B">
              <w:rPr>
                <w:noProof/>
              </w:rPr>
              <w:fldChar w:fldCharType="end"/>
            </w:r>
          </w:del>
        </w:p>
        <w:p w14:paraId="38EA91BC" w14:textId="53C4DD4C" w:rsidR="00B72CF9" w:rsidDel="00F7082B" w:rsidRDefault="00472F48">
          <w:pPr>
            <w:pStyle w:val="TOC3"/>
            <w:tabs>
              <w:tab w:val="left" w:pos="1857"/>
            </w:tabs>
            <w:rPr>
              <w:del w:id="298" w:author="Jared Castaneda" w:date="2020-09-26T13:59:00Z"/>
              <w:rFonts w:eastAsiaTheme="minorEastAsia"/>
              <w:noProof/>
            </w:rPr>
          </w:pPr>
          <w:del w:id="299" w:author="Jared Castaneda" w:date="2020-09-26T13:59:00Z">
            <w:r w:rsidDel="00F7082B">
              <w:rPr>
                <w:noProof/>
              </w:rPr>
              <w:fldChar w:fldCharType="begin"/>
            </w:r>
            <w:r w:rsidDel="00F7082B">
              <w:rPr>
                <w:noProof/>
              </w:rPr>
              <w:delInstrText xml:space="preserve"> HYPERLINK \l "_Toc50215375" </w:delInstrText>
            </w:r>
            <w:r w:rsidDel="00F7082B">
              <w:rPr>
                <w:noProof/>
              </w:rPr>
              <w:fldChar w:fldCharType="separate"/>
            </w:r>
          </w:del>
          <w:ins w:id="300" w:author="Jared Castaneda" w:date="2020-10-17T17:40:00Z">
            <w:r w:rsidR="00815B9E">
              <w:rPr>
                <w:b/>
                <w:bCs/>
                <w:noProof/>
              </w:rPr>
              <w:t>Error! Hyperlink reference not valid.</w:t>
            </w:r>
          </w:ins>
          <w:del w:id="301" w:author="Jared Castaneda" w:date="2020-09-26T13:59:00Z">
            <w:r w:rsidR="00B72CF9" w:rsidRPr="003D06DE" w:rsidDel="00F7082B">
              <w:rPr>
                <w:rStyle w:val="Hyperlink"/>
                <w:noProof/>
              </w:rPr>
              <w:delText>12.2.2</w:delText>
            </w:r>
            <w:r w:rsidR="00B72CF9" w:rsidDel="00F7082B">
              <w:rPr>
                <w:rFonts w:eastAsiaTheme="minorEastAsia"/>
                <w:noProof/>
              </w:rPr>
              <w:tab/>
            </w:r>
            <w:r w:rsidR="00B72CF9" w:rsidRPr="003D06DE" w:rsidDel="00F7082B">
              <w:rPr>
                <w:rStyle w:val="Hyperlink"/>
                <w:noProof/>
              </w:rPr>
              <w:delText>Format and Content Requirements</w:delText>
            </w:r>
            <w:r w:rsidR="00B72CF9" w:rsidDel="00F7082B">
              <w:rPr>
                <w:noProof/>
                <w:webHidden/>
              </w:rPr>
              <w:tab/>
            </w:r>
            <w:r w:rsidR="00B72CF9" w:rsidDel="00F7082B">
              <w:rPr>
                <w:noProof/>
                <w:webHidden/>
              </w:rPr>
              <w:fldChar w:fldCharType="begin"/>
            </w:r>
            <w:r w:rsidR="00B72CF9" w:rsidDel="00F7082B">
              <w:rPr>
                <w:noProof/>
                <w:webHidden/>
              </w:rPr>
              <w:delInstrText xml:space="preserve"> PAGEREF _Toc50215375 \h </w:delInstrText>
            </w:r>
            <w:r w:rsidR="00B72CF9" w:rsidDel="00F7082B">
              <w:rPr>
                <w:noProof/>
                <w:webHidden/>
              </w:rPr>
            </w:r>
            <w:r w:rsidR="00B72CF9" w:rsidDel="00F7082B">
              <w:rPr>
                <w:noProof/>
                <w:webHidden/>
              </w:rPr>
              <w:fldChar w:fldCharType="separate"/>
            </w:r>
            <w:r w:rsidR="00B72CF9" w:rsidDel="00F7082B">
              <w:rPr>
                <w:noProof/>
                <w:webHidden/>
              </w:rPr>
              <w:delText>3</w:delText>
            </w:r>
            <w:r w:rsidR="00B72CF9" w:rsidDel="00F7082B">
              <w:rPr>
                <w:noProof/>
                <w:webHidden/>
              </w:rPr>
              <w:fldChar w:fldCharType="end"/>
            </w:r>
            <w:r w:rsidDel="00F7082B">
              <w:rPr>
                <w:noProof/>
              </w:rPr>
              <w:fldChar w:fldCharType="end"/>
            </w:r>
          </w:del>
        </w:p>
        <w:p w14:paraId="19E5A86C" w14:textId="0ABD8693" w:rsidR="00B72CF9" w:rsidDel="00F7082B" w:rsidRDefault="00472F48">
          <w:pPr>
            <w:pStyle w:val="TOC1"/>
            <w:rPr>
              <w:del w:id="302" w:author="Jared Castaneda" w:date="2020-09-26T13:59:00Z"/>
              <w:rFonts w:eastAsiaTheme="minorEastAsia"/>
              <w:sz w:val="22"/>
            </w:rPr>
          </w:pPr>
          <w:del w:id="303" w:author="Jared Castaneda" w:date="2020-09-26T13:59:00Z">
            <w:r w:rsidDel="00F7082B">
              <w:fldChar w:fldCharType="begin"/>
            </w:r>
            <w:r w:rsidDel="00F7082B">
              <w:delInstrText xml:space="preserve"> HYPERLINK \l "_Toc50215376" </w:delInstrText>
            </w:r>
            <w:r w:rsidDel="00F7082B">
              <w:fldChar w:fldCharType="separate"/>
            </w:r>
          </w:del>
          <w:ins w:id="304" w:author="Jared Castaneda" w:date="2020-10-17T17:40:00Z">
            <w:r w:rsidR="00815B9E">
              <w:rPr>
                <w:b/>
                <w:bCs/>
              </w:rPr>
              <w:t>Error! Hyperlink reference not valid.</w:t>
            </w:r>
          </w:ins>
          <w:del w:id="305" w:author="Jared Castaneda" w:date="2020-09-26T13:59:00Z">
            <w:r w:rsidR="00B72CF9" w:rsidRPr="003D06DE" w:rsidDel="00F7082B">
              <w:rPr>
                <w:rStyle w:val="Hyperlink"/>
              </w:rPr>
              <w:delText>13</w:delText>
            </w:r>
            <w:r w:rsidR="00B72CF9" w:rsidDel="00F7082B">
              <w:rPr>
                <w:rFonts w:eastAsiaTheme="minorEastAsia"/>
                <w:sz w:val="22"/>
              </w:rPr>
              <w:tab/>
            </w:r>
            <w:r w:rsidR="00B72CF9" w:rsidRPr="003D06DE" w:rsidDel="00F7082B">
              <w:rPr>
                <w:rStyle w:val="Hyperlink"/>
              </w:rPr>
              <w:delText>Packaging</w:delText>
            </w:r>
            <w:r w:rsidR="00B72CF9" w:rsidDel="00F7082B">
              <w:rPr>
                <w:webHidden/>
              </w:rPr>
              <w:tab/>
            </w:r>
            <w:r w:rsidR="00B72CF9" w:rsidDel="00F7082B">
              <w:rPr>
                <w:webHidden/>
              </w:rPr>
              <w:fldChar w:fldCharType="begin"/>
            </w:r>
            <w:r w:rsidR="00B72CF9" w:rsidDel="00F7082B">
              <w:rPr>
                <w:webHidden/>
              </w:rPr>
              <w:delInstrText xml:space="preserve"> PAGEREF _Toc50215376 \h </w:delInstrText>
            </w:r>
            <w:r w:rsidR="00B72CF9" w:rsidDel="00F7082B">
              <w:rPr>
                <w:webHidden/>
              </w:rPr>
            </w:r>
            <w:r w:rsidR="00B72CF9" w:rsidDel="00F7082B">
              <w:rPr>
                <w:webHidden/>
              </w:rPr>
              <w:fldChar w:fldCharType="separate"/>
            </w:r>
            <w:r w:rsidR="00B72CF9" w:rsidDel="00F7082B">
              <w:rPr>
                <w:webHidden/>
              </w:rPr>
              <w:delText>3</w:delText>
            </w:r>
            <w:r w:rsidR="00B72CF9" w:rsidDel="00F7082B">
              <w:rPr>
                <w:webHidden/>
              </w:rPr>
              <w:fldChar w:fldCharType="end"/>
            </w:r>
            <w:r w:rsidDel="00F7082B">
              <w:fldChar w:fldCharType="end"/>
            </w:r>
          </w:del>
        </w:p>
        <w:p w14:paraId="1A7B09E2" w14:textId="7471C268" w:rsidR="00B72CF9" w:rsidDel="00F7082B" w:rsidRDefault="00472F48">
          <w:pPr>
            <w:pStyle w:val="TOC1"/>
            <w:rPr>
              <w:del w:id="306" w:author="Jared Castaneda" w:date="2020-09-26T13:59:00Z"/>
              <w:rFonts w:eastAsiaTheme="minorEastAsia"/>
              <w:sz w:val="22"/>
            </w:rPr>
          </w:pPr>
          <w:del w:id="307" w:author="Jared Castaneda" w:date="2020-09-26T13:59:00Z">
            <w:r w:rsidDel="00F7082B">
              <w:fldChar w:fldCharType="begin"/>
            </w:r>
            <w:r w:rsidDel="00F7082B">
              <w:delInstrText xml:space="preserve"> HYPERLINK \l "_Toc50215377" </w:delInstrText>
            </w:r>
            <w:r w:rsidDel="00F7082B">
              <w:fldChar w:fldCharType="separate"/>
            </w:r>
          </w:del>
          <w:ins w:id="308" w:author="Jared Castaneda" w:date="2020-10-17T17:40:00Z">
            <w:r w:rsidR="00815B9E">
              <w:rPr>
                <w:b/>
                <w:bCs/>
              </w:rPr>
              <w:t>Error! Hyperlink reference not valid.</w:t>
            </w:r>
          </w:ins>
          <w:del w:id="309" w:author="Jared Castaneda" w:date="2020-09-26T13:59:00Z">
            <w:r w:rsidR="00B72CF9" w:rsidRPr="003D06DE" w:rsidDel="00F7082B">
              <w:rPr>
                <w:rStyle w:val="Hyperlink"/>
              </w:rPr>
              <w:delText>14</w:delText>
            </w:r>
            <w:r w:rsidR="00B72CF9" w:rsidDel="00F7082B">
              <w:rPr>
                <w:rFonts w:eastAsiaTheme="minorEastAsia"/>
                <w:sz w:val="22"/>
              </w:rPr>
              <w:tab/>
            </w:r>
            <w:r w:rsidR="00B72CF9" w:rsidRPr="003D06DE" w:rsidDel="00F7082B">
              <w:rPr>
                <w:rStyle w:val="Hyperlink"/>
              </w:rPr>
              <w:delText>Technical Standards</w:delText>
            </w:r>
            <w:r w:rsidR="00B72CF9" w:rsidDel="00F7082B">
              <w:rPr>
                <w:webHidden/>
              </w:rPr>
              <w:tab/>
            </w:r>
            <w:r w:rsidR="00B72CF9" w:rsidDel="00F7082B">
              <w:rPr>
                <w:webHidden/>
              </w:rPr>
              <w:fldChar w:fldCharType="begin"/>
            </w:r>
            <w:r w:rsidR="00B72CF9" w:rsidDel="00F7082B">
              <w:rPr>
                <w:webHidden/>
              </w:rPr>
              <w:delInstrText xml:space="preserve"> PAGEREF _Toc50215377 \h </w:delInstrText>
            </w:r>
            <w:r w:rsidR="00B72CF9" w:rsidDel="00F7082B">
              <w:rPr>
                <w:webHidden/>
              </w:rPr>
            </w:r>
            <w:r w:rsidR="00B72CF9" w:rsidDel="00F7082B">
              <w:rPr>
                <w:webHidden/>
              </w:rPr>
              <w:fldChar w:fldCharType="separate"/>
            </w:r>
            <w:r w:rsidR="00B72CF9" w:rsidDel="00F7082B">
              <w:rPr>
                <w:webHidden/>
              </w:rPr>
              <w:delText>3</w:delText>
            </w:r>
            <w:r w:rsidR="00B72CF9" w:rsidDel="00F7082B">
              <w:rPr>
                <w:webHidden/>
              </w:rPr>
              <w:fldChar w:fldCharType="end"/>
            </w:r>
            <w:r w:rsidDel="00F7082B">
              <w:fldChar w:fldCharType="end"/>
            </w:r>
          </w:del>
        </w:p>
        <w:p w14:paraId="1EFE7559" w14:textId="7D36E3FC"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310" w:name="EndOfTOC"/>
    </w:p>
    <w:p w14:paraId="5055C55E" w14:textId="4FCBC54E" w:rsidR="00FF4070" w:rsidRPr="00656E0B" w:rsidRDefault="00FF4070" w:rsidP="00656E0B">
      <w:pPr>
        <w:spacing w:after="0"/>
        <w:rPr>
          <w:sz w:val="16"/>
          <w:szCs w:val="16"/>
        </w:rPr>
        <w:sectPr w:rsidR="00FF4070" w:rsidRPr="00656E0B" w:rsidSect="000246CF">
          <w:headerReference w:type="default" r:id="rId13"/>
          <w:footerReference w:type="default" r:id="rId14"/>
          <w:headerReference w:type="first" r:id="rId15"/>
          <w:type w:val="oddPage"/>
          <w:pgSz w:w="12240" w:h="15840"/>
          <w:pgMar w:top="720" w:right="720" w:bottom="720" w:left="720" w:header="360" w:footer="360" w:gutter="0"/>
          <w:pgNumType w:start="1"/>
          <w:cols w:space="720"/>
          <w:docGrid w:linePitch="360"/>
        </w:sectPr>
      </w:pPr>
    </w:p>
    <w:bookmarkEnd w:id="310"/>
    <w:p w14:paraId="3E7FCC9D" w14:textId="6AC00FB0" w:rsidR="00FC3407" w:rsidRPr="006F608A" w:rsidDel="00236864" w:rsidRDefault="00FC3407" w:rsidP="00FC3407">
      <w:pPr>
        <w:spacing w:after="0"/>
        <w:rPr>
          <w:del w:id="319" w:author="Jared Castaneda" w:date="2020-09-27T16:32:00Z"/>
          <w:highlight w:val="yellow"/>
        </w:rPr>
      </w:pPr>
      <w:del w:id="320" w:author="Jared Castaneda" w:date="2020-09-27T16:32:00Z">
        <w:r w:rsidRPr="006F608A" w:rsidDel="00236864">
          <w:rPr>
            <w:highlight w:val="yellow"/>
          </w:rPr>
          <w:lastRenderedPageBreak/>
          <w:delText xml:space="preserve">NOTE TO STUDENTS:  </w:delText>
        </w:r>
        <w:bookmarkStart w:id="321" w:name="_Toc53848829"/>
        <w:bookmarkEnd w:id="321"/>
      </w:del>
    </w:p>
    <w:p w14:paraId="47D9771B" w14:textId="070D84EB" w:rsidR="00FC3407" w:rsidRPr="006F608A" w:rsidDel="00236864" w:rsidRDefault="00FC3407" w:rsidP="00FC3407">
      <w:pPr>
        <w:pStyle w:val="ListParagraph"/>
        <w:numPr>
          <w:ilvl w:val="0"/>
          <w:numId w:val="5"/>
        </w:numPr>
        <w:rPr>
          <w:del w:id="322" w:author="Jared Castaneda" w:date="2020-09-27T16:32:00Z"/>
          <w:highlight w:val="yellow"/>
        </w:rPr>
      </w:pPr>
      <w:del w:id="323" w:author="Jared Castaneda" w:date="2020-09-27T16:32:00Z">
        <w:r w:rsidRPr="006F608A" w:rsidDel="00236864">
          <w:rPr>
            <w:highlight w:val="yellow"/>
          </w:rPr>
          <w:delText xml:space="preserve">See Larman </w:delText>
        </w:r>
        <w:r w:rsidRPr="006F608A" w:rsidDel="00236864">
          <w:rPr>
            <w:rFonts w:cstheme="minorHAnsi"/>
            <w:highlight w:val="yellow"/>
          </w:rPr>
          <w:delText>§</w:delText>
        </w:r>
        <w:r w:rsidRPr="006F608A" w:rsidDel="00236864">
          <w:rPr>
            <w:highlight w:val="yellow"/>
          </w:rPr>
          <w:delText xml:space="preserve">7.4 Next Gen Example: (Partial) Supplementary Specification and </w:delText>
        </w:r>
        <w:r w:rsidRPr="006F608A" w:rsidDel="00236864">
          <w:rPr>
            <w:rFonts w:cstheme="minorHAnsi"/>
            <w:highlight w:val="yellow"/>
          </w:rPr>
          <w:delText>§</w:delText>
        </w:r>
        <w:r w:rsidRPr="006F608A" w:rsidDel="00236864">
          <w:rPr>
            <w:highlight w:val="yellow"/>
          </w:rPr>
          <w:delText>7.</w:delText>
        </w:r>
        <w:r w:rsidR="00FE4164" w:rsidRPr="006F608A" w:rsidDel="00236864">
          <w:rPr>
            <w:highlight w:val="yellow"/>
          </w:rPr>
          <w:delText>5</w:delText>
        </w:r>
        <w:r w:rsidRPr="006F608A" w:rsidDel="00236864">
          <w:rPr>
            <w:highlight w:val="yellow"/>
          </w:rPr>
          <w:delText xml:space="preserve"> Commentary: </w:delText>
        </w:r>
        <w:r w:rsidR="00FE4164" w:rsidRPr="006F608A" w:rsidDel="00236864">
          <w:rPr>
            <w:highlight w:val="yellow"/>
          </w:rPr>
          <w:delText>Supplementary Speciation</w:delText>
        </w:r>
        <w:bookmarkStart w:id="324" w:name="_Toc53848830"/>
        <w:bookmarkEnd w:id="324"/>
      </w:del>
    </w:p>
    <w:p w14:paraId="53871439" w14:textId="51F06B00" w:rsidR="00E038E5" w:rsidRPr="006F608A" w:rsidDel="00236864" w:rsidRDefault="00BB6937" w:rsidP="00FC3407">
      <w:pPr>
        <w:pStyle w:val="ListParagraph"/>
        <w:numPr>
          <w:ilvl w:val="0"/>
          <w:numId w:val="5"/>
        </w:numPr>
        <w:rPr>
          <w:del w:id="325" w:author="Jared Castaneda" w:date="2020-09-27T16:32:00Z"/>
          <w:highlight w:val="yellow"/>
        </w:rPr>
      </w:pPr>
      <w:del w:id="326" w:author="Jared Castaneda" w:date="2020-09-27T16:32:00Z">
        <w:r w:rsidRPr="006F608A" w:rsidDel="00236864">
          <w:rPr>
            <w:highlight w:val="yellow"/>
          </w:rPr>
          <w:delText xml:space="preserve">Remember this is a reequipments document, not a whish list.  Requirements </w:delText>
        </w:r>
        <w:r w:rsidR="00FA0496" w:rsidDel="00236864">
          <w:rPr>
            <w:highlight w:val="yellow"/>
          </w:rPr>
          <w:delText>shall</w:delText>
        </w:r>
        <w:r w:rsidRPr="006F608A" w:rsidDel="00236864">
          <w:rPr>
            <w:highlight w:val="yellow"/>
          </w:rPr>
          <w:delText xml:space="preserve"> be written </w:delText>
        </w:r>
        <w:r w:rsidR="00FA0496" w:rsidDel="00236864">
          <w:rPr>
            <w:highlight w:val="yellow"/>
          </w:rPr>
          <w:delText xml:space="preserve">in proper </w:delText>
        </w:r>
        <w:r w:rsidR="00E038E5" w:rsidRPr="006F608A" w:rsidDel="00236864">
          <w:rPr>
            <w:highlight w:val="yellow"/>
          </w:rPr>
          <w:delText xml:space="preserve">“requirement” style with shall statements.  </w:delText>
        </w:r>
        <w:bookmarkStart w:id="327" w:name="_Toc53848831"/>
        <w:bookmarkEnd w:id="327"/>
      </w:del>
    </w:p>
    <w:p w14:paraId="4C39F68F" w14:textId="3F0C560F" w:rsidR="00E038E5" w:rsidRPr="006F608A" w:rsidDel="00236864" w:rsidRDefault="00E038E5" w:rsidP="00FC3407">
      <w:pPr>
        <w:pStyle w:val="ListParagraph"/>
        <w:numPr>
          <w:ilvl w:val="0"/>
          <w:numId w:val="5"/>
        </w:numPr>
        <w:rPr>
          <w:del w:id="328" w:author="Jared Castaneda" w:date="2020-09-27T16:32:00Z"/>
          <w:highlight w:val="yellow"/>
        </w:rPr>
      </w:pPr>
      <w:del w:id="329" w:author="Jared Castaneda" w:date="2020-09-27T16:32:00Z">
        <w:r w:rsidRPr="006F608A" w:rsidDel="00236864">
          <w:rPr>
            <w:highlight w:val="yellow"/>
          </w:rPr>
          <w:delText>Requirements must be testable.  Avoid words like “The system shall be performant.” as that is not testable.  Be sure to provide measure requirements, like “The system shall respond within 100 milliseconds after receipt of a request.”</w:delText>
        </w:r>
        <w:bookmarkStart w:id="330" w:name="_Toc53848832"/>
        <w:bookmarkEnd w:id="330"/>
      </w:del>
    </w:p>
    <w:p w14:paraId="780A9D15" w14:textId="7312F38B" w:rsidR="00BB6937" w:rsidRPr="006F608A" w:rsidDel="00236864" w:rsidRDefault="00E038E5" w:rsidP="00FC3407">
      <w:pPr>
        <w:pStyle w:val="ListParagraph"/>
        <w:numPr>
          <w:ilvl w:val="0"/>
          <w:numId w:val="5"/>
        </w:numPr>
        <w:rPr>
          <w:del w:id="331" w:author="Jared Castaneda" w:date="2020-09-27T16:32:00Z"/>
          <w:highlight w:val="yellow"/>
        </w:rPr>
      </w:pPr>
      <w:del w:id="332" w:author="Jared Castaneda" w:date="2020-09-27T16:32:00Z">
        <w:r w:rsidRPr="006F608A" w:rsidDel="00236864">
          <w:rPr>
            <w:highlight w:val="yellow"/>
          </w:rPr>
          <w:delText>Avoid words like “will” or “should”</w:delText>
        </w:r>
        <w:bookmarkStart w:id="333" w:name="_Toc53848833"/>
        <w:bookmarkEnd w:id="333"/>
      </w:del>
    </w:p>
    <w:p w14:paraId="7CBB1900" w14:textId="1D8B124C" w:rsidR="00FC3407" w:rsidRPr="006F608A" w:rsidDel="00236864" w:rsidRDefault="00FC3407" w:rsidP="00FC3407">
      <w:pPr>
        <w:pStyle w:val="ListParagraph"/>
        <w:numPr>
          <w:ilvl w:val="0"/>
          <w:numId w:val="5"/>
        </w:numPr>
        <w:rPr>
          <w:del w:id="334" w:author="Jared Castaneda" w:date="2020-09-27T16:32:00Z"/>
          <w:highlight w:val="yellow"/>
        </w:rPr>
      </w:pPr>
      <w:del w:id="335" w:author="Jared Castaneda" w:date="2020-09-27T16:32:00Z">
        <w:r w:rsidRPr="006F608A" w:rsidDel="00236864">
          <w:rPr>
            <w:highlight w:val="yellow"/>
          </w:rPr>
          <w:delText>Delete this NOTE before you deliver</w:delText>
        </w:r>
        <w:bookmarkStart w:id="336" w:name="_Toc53848834"/>
        <w:bookmarkEnd w:id="336"/>
      </w:del>
    </w:p>
    <w:p w14:paraId="5A183D1C" w14:textId="65F686D2" w:rsidR="006F0CA0" w:rsidRDefault="006F0CA0" w:rsidP="00CC17B0">
      <w:pPr>
        <w:pStyle w:val="Heading1"/>
      </w:pPr>
      <w:bookmarkStart w:id="337" w:name="_Toc53848835"/>
      <w:r>
        <w:t xml:space="preserve">Introduction </w:t>
      </w:r>
      <w:r w:rsidR="000920F0">
        <w:t>and</w:t>
      </w:r>
      <w:r>
        <w:t xml:space="preserve"> Purpose</w:t>
      </w:r>
      <w:bookmarkEnd w:id="337"/>
    </w:p>
    <w:p w14:paraId="14CC60BB" w14:textId="38FC2037" w:rsidR="00FC3407" w:rsidRPr="00FC3407" w:rsidRDefault="004F77D3" w:rsidP="00FC3407">
      <w:pPr>
        <w:pStyle w:val="NormalL1"/>
      </w:pPr>
      <w:ins w:id="338" w:author="Jared Castaneda" w:date="2020-09-23T16:35:00Z">
        <w:r>
          <w:t>This document highlight</w:t>
        </w:r>
      </w:ins>
      <w:ins w:id="339" w:author="Jared Castaneda" w:date="2020-09-23T18:19:00Z">
        <w:r w:rsidR="004C02C4">
          <w:t>s</w:t>
        </w:r>
      </w:ins>
      <w:ins w:id="340" w:author="Jared Castaneda" w:date="2020-09-23T16:35:00Z">
        <w:r>
          <w:t xml:space="preserve"> the Tuffy Flights requirements that are not captured in the use cases.</w:t>
        </w:r>
      </w:ins>
      <w:ins w:id="341" w:author="Jared Castaneda" w:date="2020-10-17T17:35:00Z">
        <w:r w:rsidR="00012880">
          <w:t xml:space="preserve"> Many </w:t>
        </w:r>
      </w:ins>
      <w:ins w:id="342" w:author="Jared Castaneda" w:date="2020-10-17T17:37:00Z">
        <w:r w:rsidR="00012880">
          <w:t xml:space="preserve">testable </w:t>
        </w:r>
      </w:ins>
      <w:ins w:id="343" w:author="Jared Castaneda" w:date="2020-10-17T17:35:00Z">
        <w:r w:rsidR="00012880">
          <w:t xml:space="preserve">requirements are outlined in this </w:t>
        </w:r>
      </w:ins>
      <w:ins w:id="344" w:author="Jared Castaneda" w:date="2020-10-17T17:36:00Z">
        <w:r w:rsidR="00012880">
          <w:t xml:space="preserve">document such as </w:t>
        </w:r>
      </w:ins>
      <w:ins w:id="345" w:author="Jared Castaneda" w:date="2020-10-17T17:37:00Z">
        <w:r w:rsidR="00012880">
          <w:t xml:space="preserve">those for quality, interface, reports, and more. </w:t>
        </w:r>
      </w:ins>
      <w:del w:id="346" w:author="Jared Castaneda" w:date="2020-09-23T16:35:00Z">
        <w:r w:rsidR="00FC3407" w:rsidDel="004F77D3">
          <w:delText>…</w:delText>
        </w:r>
      </w:del>
    </w:p>
    <w:p w14:paraId="2C07F5A7" w14:textId="5B8B8BCA" w:rsidR="00EA16FE" w:rsidRDefault="006F0CA0" w:rsidP="00CC17B0">
      <w:pPr>
        <w:pStyle w:val="Heading1"/>
      </w:pPr>
      <w:bookmarkStart w:id="347" w:name="_Toc53848836"/>
      <w:r>
        <w:t xml:space="preserve">Feature </w:t>
      </w:r>
      <w:r w:rsidR="00BB6937">
        <w:t xml:space="preserve">Requirements </w:t>
      </w:r>
      <w:r>
        <w:t>List</w:t>
      </w:r>
      <w:bookmarkEnd w:id="347"/>
      <w:r w:rsidR="00B25779">
        <w:t xml:space="preserve"> </w:t>
      </w:r>
    </w:p>
    <w:p w14:paraId="0F7C8886" w14:textId="5981A1D8" w:rsidR="000920F0" w:rsidRDefault="000920F0" w:rsidP="00425387">
      <w:pPr>
        <w:pStyle w:val="NormalL1"/>
        <w:numPr>
          <w:ilvl w:val="0"/>
          <w:numId w:val="1"/>
        </w:numPr>
      </w:pPr>
      <w:del w:id="348" w:author="Jared Castaneda" w:date="2020-09-23T18:05:00Z">
        <w:r w:rsidDel="002F3AE7">
          <w:delText>…</w:delText>
        </w:r>
      </w:del>
      <w:ins w:id="349" w:author="Jared Castaneda" w:date="2020-09-23T18:05:00Z">
        <w:r w:rsidR="002F3AE7">
          <w:t xml:space="preserve">Allow users to view and book flights starting at an </w:t>
        </w:r>
      </w:ins>
      <w:ins w:id="350" w:author="Jared Castaneda" w:date="2020-09-23T18:06:00Z">
        <w:r w:rsidR="002F3AE7">
          <w:t>origin and ending at a destination</w:t>
        </w:r>
      </w:ins>
      <w:ins w:id="351" w:author="Jared Castaneda" w:date="2020-09-23T18:15:00Z">
        <w:r w:rsidR="005459E8">
          <w:t>.</w:t>
        </w:r>
      </w:ins>
    </w:p>
    <w:p w14:paraId="548DF998" w14:textId="4C818528" w:rsidR="008B111B" w:rsidRPr="000920F0" w:rsidRDefault="000920F0">
      <w:pPr>
        <w:pStyle w:val="NormalL1"/>
        <w:numPr>
          <w:ilvl w:val="0"/>
          <w:numId w:val="1"/>
        </w:numPr>
      </w:pPr>
      <w:del w:id="352" w:author="Jared Castaneda" w:date="2020-09-23T18:12:00Z">
        <w:r w:rsidDel="002F3AE7">
          <w:delText>…</w:delText>
        </w:r>
      </w:del>
      <w:ins w:id="353" w:author="Jared Castaneda" w:date="2020-10-17T17:23:00Z">
        <w:r w:rsidR="00FC095C">
          <w:t>Allow</w:t>
        </w:r>
      </w:ins>
      <w:ins w:id="354" w:author="Jared Castaneda" w:date="2020-09-23T18:14:00Z">
        <w:r w:rsidR="005459E8">
          <w:t xml:space="preserve"> users </w:t>
        </w:r>
      </w:ins>
      <w:ins w:id="355" w:author="Jared Castaneda" w:date="2020-10-17T17:23:00Z">
        <w:r w:rsidR="00FC095C">
          <w:t xml:space="preserve">to view and select </w:t>
        </w:r>
      </w:ins>
      <w:ins w:id="356" w:author="Jared Castaneda" w:date="2020-09-23T18:14:00Z">
        <w:r w:rsidR="005459E8">
          <w:t>various option</w:t>
        </w:r>
      </w:ins>
      <w:ins w:id="357" w:author="Jared Castaneda" w:date="2020-09-23T18:15:00Z">
        <w:r w:rsidR="005459E8">
          <w:t>s for booking a flight such as bags, meals, seat picking, and more.</w:t>
        </w:r>
      </w:ins>
    </w:p>
    <w:p w14:paraId="0D479A83" w14:textId="25DF91E2" w:rsidR="006F0CA0" w:rsidRDefault="006F0CA0" w:rsidP="00CC17B0">
      <w:pPr>
        <w:pStyle w:val="Heading1"/>
      </w:pPr>
      <w:bookmarkStart w:id="358" w:name="_Toc53848837"/>
      <w:r>
        <w:t>Functionality (common across UCs)</w:t>
      </w:r>
      <w:r w:rsidR="00B25779" w:rsidRPr="00B25779">
        <w:t xml:space="preserve"> </w:t>
      </w:r>
      <w:r w:rsidR="00B25779">
        <w:t>Requirements</w:t>
      </w:r>
      <w:bookmarkEnd w:id="358"/>
    </w:p>
    <w:p w14:paraId="48CEAC59" w14:textId="17F2DB8D" w:rsidR="006F0CA0" w:rsidRDefault="006F0CA0" w:rsidP="006F0CA0">
      <w:pPr>
        <w:pStyle w:val="Heading2"/>
      </w:pPr>
      <w:bookmarkStart w:id="359" w:name="_Toc53848838"/>
      <w:r>
        <w:t>System Event Logging</w:t>
      </w:r>
      <w:r w:rsidR="00B25779" w:rsidRPr="00B25779">
        <w:t xml:space="preserve"> </w:t>
      </w:r>
      <w:r w:rsidR="00B25779">
        <w:t>Requirements</w:t>
      </w:r>
      <w:bookmarkEnd w:id="359"/>
    </w:p>
    <w:p w14:paraId="07388837" w14:textId="5DF3ACB5" w:rsidR="000920F0" w:rsidRPr="000920F0" w:rsidRDefault="000920F0">
      <w:pPr>
        <w:pStyle w:val="NormalL2"/>
        <w:numPr>
          <w:ilvl w:val="0"/>
          <w:numId w:val="15"/>
        </w:numPr>
        <w:pPrChange w:id="360" w:author="Jared Castaneda" w:date="2020-09-23T18:16:00Z">
          <w:pPr>
            <w:pStyle w:val="NormalL2"/>
          </w:pPr>
        </w:pPrChange>
      </w:pPr>
      <w:del w:id="361" w:author="Jared Castaneda" w:date="2020-09-23T18:15:00Z">
        <w:r w:rsidDel="007C70BA">
          <w:delText>…</w:delText>
        </w:r>
      </w:del>
      <w:ins w:id="362" w:author="Jared Castaneda" w:date="2020-09-23T18:39:00Z">
        <w:r w:rsidR="00467053">
          <w:t>Er</w:t>
        </w:r>
      </w:ins>
      <w:ins w:id="363" w:author="Jared Castaneda" w:date="2020-09-23T18:40:00Z">
        <w:r w:rsidR="00467053">
          <w:t>ror messages displayed to users reveal the text explaining the error, a code, a timestamp, and an option to restart or exit.</w:t>
        </w:r>
      </w:ins>
      <w:ins w:id="364" w:author="Jared Castaneda" w:date="2020-10-17T17:33:00Z">
        <w:r w:rsidR="00B60D00">
          <w:t xml:space="preserve"> Error messages are also saved to storage. </w:t>
        </w:r>
      </w:ins>
    </w:p>
    <w:p w14:paraId="3C2E41FF" w14:textId="02F68933" w:rsidR="006F0CA0" w:rsidRDefault="006F0CA0" w:rsidP="006F0CA0">
      <w:pPr>
        <w:pStyle w:val="Heading2"/>
      </w:pPr>
      <w:bookmarkStart w:id="365" w:name="_Toc53848839"/>
      <w:r>
        <w:t>Security</w:t>
      </w:r>
      <w:r w:rsidR="00B25779" w:rsidRPr="00B25779">
        <w:t xml:space="preserve"> </w:t>
      </w:r>
      <w:r w:rsidR="00B25779">
        <w:t>Requirements</w:t>
      </w:r>
      <w:bookmarkEnd w:id="365"/>
    </w:p>
    <w:p w14:paraId="61C731D5" w14:textId="36FBD9E9" w:rsidR="000920F0" w:rsidRPr="000920F0" w:rsidRDefault="007C70BA">
      <w:pPr>
        <w:pStyle w:val="NormalL2"/>
        <w:numPr>
          <w:ilvl w:val="0"/>
          <w:numId w:val="15"/>
        </w:numPr>
        <w:pPrChange w:id="366" w:author="Jared Castaneda" w:date="2020-09-23T18:16:00Z">
          <w:pPr>
            <w:pStyle w:val="NormalL2"/>
          </w:pPr>
        </w:pPrChange>
      </w:pPr>
      <w:ins w:id="367" w:author="Jared Castaneda" w:date="2020-09-23T18:16:00Z">
        <w:r>
          <w:t>User authentication is required</w:t>
        </w:r>
      </w:ins>
      <w:ins w:id="368" w:author="Jared Castaneda" w:date="2020-09-23T18:39:00Z">
        <w:r w:rsidR="00940748">
          <w:t xml:space="preserve"> with an email</w:t>
        </w:r>
      </w:ins>
      <w:ins w:id="369" w:author="Jared Castaneda" w:date="2020-09-23T18:16:00Z">
        <w:r>
          <w:t xml:space="preserve">. Two factor authentication </w:t>
        </w:r>
      </w:ins>
      <w:ins w:id="370" w:author="Jared Castaneda" w:date="2020-10-17T17:24:00Z">
        <w:r w:rsidR="00AF7008">
          <w:t>is</w:t>
        </w:r>
      </w:ins>
      <w:ins w:id="371" w:author="Jared Castaneda" w:date="2020-09-23T18:16:00Z">
        <w:r>
          <w:t xml:space="preserve"> enabled.</w:t>
        </w:r>
      </w:ins>
      <w:ins w:id="372" w:author="Jared Castaneda" w:date="2020-09-23T18:39:00Z">
        <w:r w:rsidR="00DF25AE">
          <w:t xml:space="preserve"> Information </w:t>
        </w:r>
      </w:ins>
      <w:ins w:id="373" w:author="Jared Castaneda" w:date="2020-09-23T18:40:00Z">
        <w:r w:rsidR="00467053">
          <w:t>is</w:t>
        </w:r>
      </w:ins>
      <w:ins w:id="374" w:author="Jared Castaneda" w:date="2020-09-23T18:39:00Z">
        <w:r w:rsidR="00DF25AE">
          <w:t xml:space="preserve"> stored behind a security database.</w:t>
        </w:r>
      </w:ins>
      <w:del w:id="375" w:author="Jared Castaneda" w:date="2020-09-23T18:15:00Z">
        <w:r w:rsidR="000920F0" w:rsidDel="007C70BA">
          <w:delText>…</w:delText>
        </w:r>
      </w:del>
    </w:p>
    <w:p w14:paraId="240CA370" w14:textId="1647046E" w:rsidR="006F0CA0" w:rsidRDefault="006F0CA0" w:rsidP="006F0CA0">
      <w:pPr>
        <w:pStyle w:val="Heading2"/>
      </w:pPr>
      <w:bookmarkStart w:id="376" w:name="_Toc53848840"/>
      <w:r>
        <w:t>Other</w:t>
      </w:r>
      <w:r w:rsidR="00B25779" w:rsidRPr="00B25779">
        <w:t xml:space="preserve"> </w:t>
      </w:r>
      <w:r w:rsidR="00B25779">
        <w:t>Requirements</w:t>
      </w:r>
      <w:bookmarkEnd w:id="376"/>
    </w:p>
    <w:p w14:paraId="3AE86D35" w14:textId="48D165A6" w:rsidR="000920F0" w:rsidRDefault="000920F0">
      <w:pPr>
        <w:pStyle w:val="NormalL2"/>
        <w:numPr>
          <w:ilvl w:val="0"/>
          <w:numId w:val="15"/>
        </w:numPr>
        <w:rPr>
          <w:ins w:id="377" w:author="Jared Castaneda" w:date="2020-12-04T22:13:00Z"/>
        </w:rPr>
      </w:pPr>
      <w:del w:id="378" w:author="Jared Castaneda" w:date="2020-10-17T17:23:00Z">
        <w:r w:rsidDel="006F7038">
          <w:delText>…</w:delText>
        </w:r>
      </w:del>
      <w:ins w:id="379" w:author="Jared Castaneda" w:date="2020-12-04T22:12:00Z">
        <w:r w:rsidR="003C7B22">
          <w:t>C</w:t>
        </w:r>
      </w:ins>
      <w:ins w:id="380" w:author="Jared Castaneda" w:date="2020-12-04T22:11:00Z">
        <w:r w:rsidR="002F30B1">
          <w:t xml:space="preserve">redit card banking transaction </w:t>
        </w:r>
      </w:ins>
      <w:ins w:id="381" w:author="Jared Castaneda" w:date="2020-12-04T22:12:00Z">
        <w:r w:rsidR="002F30B1">
          <w:t>system are required</w:t>
        </w:r>
      </w:ins>
    </w:p>
    <w:p w14:paraId="24357D0E" w14:textId="71C730FD" w:rsidR="00254521" w:rsidRPr="000920F0" w:rsidRDefault="00E20811">
      <w:pPr>
        <w:pStyle w:val="NormalL2"/>
        <w:numPr>
          <w:ilvl w:val="0"/>
          <w:numId w:val="15"/>
        </w:numPr>
        <w:pPrChange w:id="382" w:author="Jared Castaneda" w:date="2020-10-17T17:38:00Z">
          <w:pPr>
            <w:pStyle w:val="NormalL2"/>
          </w:pPr>
        </w:pPrChange>
      </w:pPr>
      <w:ins w:id="383" w:author="Jared Castaneda" w:date="2020-12-04T22:14:00Z">
        <w:r>
          <w:t>Access to currently logged in user’s credentials</w:t>
        </w:r>
      </w:ins>
    </w:p>
    <w:p w14:paraId="67BD90F5" w14:textId="36DF0F0F" w:rsidR="006F0CA0" w:rsidRDefault="006F0CA0" w:rsidP="006F0CA0">
      <w:pPr>
        <w:pStyle w:val="Heading1"/>
      </w:pPr>
      <w:bookmarkStart w:id="384" w:name="_Toc53848841"/>
      <w:r>
        <w:t>Quality Attribute</w:t>
      </w:r>
      <w:r w:rsidR="00B25779" w:rsidRPr="00B25779">
        <w:t xml:space="preserve"> </w:t>
      </w:r>
      <w:r w:rsidR="00B25779">
        <w:t>Requirements</w:t>
      </w:r>
      <w:bookmarkEnd w:id="384"/>
    </w:p>
    <w:p w14:paraId="669E94B0" w14:textId="434E5BD8" w:rsidR="006F0CA0" w:rsidRDefault="006F0CA0" w:rsidP="006F0CA0">
      <w:pPr>
        <w:pStyle w:val="Heading2"/>
        <w:rPr>
          <w:ins w:id="385" w:author="jawad swed" w:date="2020-12-03T23:27:00Z"/>
        </w:rPr>
      </w:pPr>
      <w:bookmarkStart w:id="386" w:name="_Toc53848842"/>
      <w:r>
        <w:t>Usability</w:t>
      </w:r>
      <w:r w:rsidR="00B25779" w:rsidRPr="00B25779">
        <w:t xml:space="preserve"> </w:t>
      </w:r>
      <w:r w:rsidR="00B25779">
        <w:t>Requirements</w:t>
      </w:r>
      <w:bookmarkEnd w:id="386"/>
    </w:p>
    <w:p w14:paraId="30263CD2" w14:textId="46F5B089" w:rsidR="00195CF2" w:rsidRDefault="00195CF2" w:rsidP="00195CF2">
      <w:pPr>
        <w:pStyle w:val="NormalL2"/>
        <w:numPr>
          <w:ilvl w:val="0"/>
          <w:numId w:val="15"/>
        </w:numPr>
        <w:rPr>
          <w:ins w:id="387" w:author="jawad swed" w:date="2020-12-03T23:28:00Z"/>
        </w:rPr>
      </w:pPr>
      <w:ins w:id="388" w:author="jawad swed" w:date="2020-12-03T23:27:00Z">
        <w:r>
          <w:t xml:space="preserve">The User should be able to sign up for an account </w:t>
        </w:r>
      </w:ins>
      <w:ins w:id="389" w:author="jawad swed" w:date="2020-12-03T23:28:00Z">
        <w:r>
          <w:t xml:space="preserve">and start using the system within 5 minutes  </w:t>
        </w:r>
      </w:ins>
    </w:p>
    <w:p w14:paraId="5A826277" w14:textId="42F43804" w:rsidR="00195CF2" w:rsidRDefault="00195CF2" w:rsidP="00195CF2">
      <w:pPr>
        <w:pStyle w:val="NormalL2"/>
        <w:numPr>
          <w:ilvl w:val="1"/>
          <w:numId w:val="15"/>
        </w:numPr>
        <w:rPr>
          <w:ins w:id="390" w:author="jawad swed" w:date="2020-12-03T23:31:00Z"/>
        </w:rPr>
      </w:pPr>
      <w:ins w:id="391" w:author="jawad swed" w:date="2020-12-03T23:28:00Z">
        <w:r>
          <w:t>If the</w:t>
        </w:r>
      </w:ins>
      <w:ins w:id="392" w:author="jawad swed" w:date="2020-12-03T23:29:00Z">
        <w:r>
          <w:t xml:space="preserve"> user already has an account, the user should be able to start and use the system within 1 minute </w:t>
        </w:r>
      </w:ins>
    </w:p>
    <w:p w14:paraId="2E15C227" w14:textId="46E2B136" w:rsidR="00195CF2" w:rsidRPr="00195CF2" w:rsidRDefault="00195CF2">
      <w:pPr>
        <w:pStyle w:val="NormalL2"/>
        <w:numPr>
          <w:ilvl w:val="0"/>
          <w:numId w:val="15"/>
        </w:numPr>
        <w:pPrChange w:id="393" w:author="jawad swed" w:date="2020-12-03T23:31:00Z">
          <w:pPr>
            <w:pStyle w:val="Heading2"/>
          </w:pPr>
        </w:pPrChange>
      </w:pPr>
      <w:ins w:id="394" w:author="jawad swed" w:date="2020-12-03T23:31:00Z">
        <w:r>
          <w:t>The user should have the option to change the account password if they forgot it.</w:t>
        </w:r>
      </w:ins>
    </w:p>
    <w:p w14:paraId="4AF0FD1A" w14:textId="0B89A9DA" w:rsidR="007C70BA" w:rsidRDefault="000920F0" w:rsidP="007C70BA">
      <w:pPr>
        <w:pStyle w:val="NormalL2"/>
        <w:numPr>
          <w:ilvl w:val="0"/>
          <w:numId w:val="15"/>
        </w:numPr>
        <w:rPr>
          <w:ins w:id="395" w:author="Jared Castaneda" w:date="2020-09-23T18:17:00Z"/>
        </w:rPr>
      </w:pPr>
      <w:del w:id="396" w:author="Jared Castaneda" w:date="2020-09-23T18:16:00Z">
        <w:r w:rsidDel="007C70BA">
          <w:delText>…</w:delText>
        </w:r>
      </w:del>
      <w:ins w:id="397" w:author="jawad swed" w:date="2020-12-03T23:32:00Z">
        <w:del w:id="398" w:author="Jared Castaneda" w:date="2020-12-04T21:40:00Z">
          <w:r w:rsidR="00195CF2" w:rsidDel="00194B76">
            <w:delText xml:space="preserve">The user should be able to read </w:delText>
          </w:r>
        </w:del>
      </w:ins>
      <w:ins w:id="399" w:author="jawad swed" w:date="2020-12-03T23:33:00Z">
        <w:del w:id="400" w:author="Jared Castaneda" w:date="2020-12-04T21:40:00Z">
          <w:r w:rsidR="00195CF2" w:rsidDel="00194B76">
            <w:delText>the texts displayed by the system easily</w:delText>
          </w:r>
        </w:del>
      </w:ins>
      <w:ins w:id="401" w:author="jawad swed" w:date="2020-12-03T23:30:00Z">
        <w:r w:rsidR="00195CF2">
          <w:t>The system m</w:t>
        </w:r>
      </w:ins>
      <w:ins w:id="402" w:author="Jared Castaneda" w:date="2020-09-23T18:17:00Z">
        <w:del w:id="403" w:author="jawad swed" w:date="2020-12-03T23:30:00Z">
          <w:r w:rsidR="007C70BA" w:rsidDel="00195CF2">
            <w:delText>M</w:delText>
          </w:r>
        </w:del>
        <w:r w:rsidR="007C70BA">
          <w:t xml:space="preserve">ust be </w:t>
        </w:r>
      </w:ins>
      <w:ins w:id="404" w:author="Jared Castaneda" w:date="2020-12-04T21:40:00Z">
        <w:r w:rsidR="007A1F7E">
          <w:t>quickly respond to user requests within 3 seconds 95% of the time.</w:t>
        </w:r>
      </w:ins>
    </w:p>
    <w:p w14:paraId="6DFB5570" w14:textId="7C198A1E" w:rsidR="007C70BA" w:rsidDel="00195CF2" w:rsidRDefault="007C70BA">
      <w:pPr>
        <w:pStyle w:val="NormalL2"/>
        <w:numPr>
          <w:ilvl w:val="0"/>
          <w:numId w:val="15"/>
        </w:numPr>
        <w:rPr>
          <w:ins w:id="405" w:author="Jared Castaneda" w:date="2020-09-26T17:25:00Z"/>
          <w:del w:id="406" w:author="jawad swed" w:date="2020-12-03T23:33:00Z"/>
        </w:rPr>
      </w:pPr>
      <w:ins w:id="407" w:author="Jared Castaneda" w:date="2020-09-23T18:17:00Z">
        <w:del w:id="408" w:author="jawad swed" w:date="2020-12-03T23:33:00Z">
          <w:r w:rsidDel="00195CF2">
            <w:delText>Colorblind and dark mode options for display.</w:delText>
          </w:r>
        </w:del>
      </w:ins>
    </w:p>
    <w:p w14:paraId="0A150FEF" w14:textId="714258BF" w:rsidR="008E0671" w:rsidRPr="000920F0" w:rsidDel="00195CF2" w:rsidRDefault="008E0671">
      <w:pPr>
        <w:pStyle w:val="NormalL2"/>
        <w:numPr>
          <w:ilvl w:val="0"/>
          <w:numId w:val="15"/>
        </w:numPr>
        <w:rPr>
          <w:del w:id="409" w:author="jawad swed" w:date="2020-12-03T23:30:00Z"/>
        </w:rPr>
        <w:pPrChange w:id="410" w:author="Jared Castaneda" w:date="2020-09-26T17:26:00Z">
          <w:pPr>
            <w:pStyle w:val="NormalL2"/>
          </w:pPr>
        </w:pPrChange>
      </w:pPr>
      <w:ins w:id="411" w:author="Jared Castaneda" w:date="2020-09-26T17:25:00Z">
        <w:del w:id="412" w:author="jawad swed" w:date="2020-12-03T23:30:00Z">
          <w:r w:rsidDel="00195CF2">
            <w:delText xml:space="preserve">Within five seconds of </w:delText>
          </w:r>
        </w:del>
      </w:ins>
      <w:ins w:id="413" w:author="Jared Castaneda" w:date="2020-09-26T18:26:00Z">
        <w:del w:id="414" w:author="jawad swed" w:date="2020-12-03T23:30:00Z">
          <w:r w:rsidR="00AC6562" w:rsidDel="00195CF2">
            <w:delText>starting</w:delText>
          </w:r>
        </w:del>
      </w:ins>
      <w:ins w:id="415" w:author="Jared Castaneda" w:date="2020-09-26T17:25:00Z">
        <w:del w:id="416" w:author="jawad swed" w:date="2020-12-03T23:30:00Z">
          <w:r w:rsidDel="00195CF2">
            <w:delText xml:space="preserve"> the app, it load</w:delText>
          </w:r>
        </w:del>
      </w:ins>
      <w:ins w:id="417" w:author="Jared Castaneda" w:date="2020-09-27T16:31:00Z">
        <w:del w:id="418" w:author="jawad swed" w:date="2020-12-03T23:30:00Z">
          <w:r w:rsidR="00236864" w:rsidDel="00195CF2">
            <w:delText>s</w:delText>
          </w:r>
        </w:del>
      </w:ins>
      <w:ins w:id="419" w:author="Jared Castaneda" w:date="2020-09-26T17:25:00Z">
        <w:del w:id="420" w:author="jawad swed" w:date="2020-12-03T23:30:00Z">
          <w:r w:rsidDel="00195CF2">
            <w:delText>. The User is quickly able to decide what they want to do.</w:delText>
          </w:r>
        </w:del>
      </w:ins>
    </w:p>
    <w:p w14:paraId="6CBB23C3" w14:textId="52189D06" w:rsidR="006F0CA0" w:rsidRDefault="006F0CA0" w:rsidP="006F0CA0">
      <w:pPr>
        <w:pStyle w:val="Heading2"/>
      </w:pPr>
      <w:bookmarkStart w:id="421" w:name="_Toc53848843"/>
      <w:r>
        <w:t>Reliability</w:t>
      </w:r>
      <w:r w:rsidR="00B25779" w:rsidRPr="00B25779">
        <w:t xml:space="preserve"> </w:t>
      </w:r>
      <w:r w:rsidR="00B25779">
        <w:t>Requirements</w:t>
      </w:r>
      <w:bookmarkEnd w:id="421"/>
    </w:p>
    <w:p w14:paraId="7181E15D" w14:textId="4BE92DE6" w:rsidR="004C02C4" w:rsidRDefault="00467053" w:rsidP="00FA6769">
      <w:pPr>
        <w:pStyle w:val="NormalL2"/>
        <w:numPr>
          <w:ilvl w:val="0"/>
          <w:numId w:val="15"/>
        </w:numPr>
        <w:rPr>
          <w:ins w:id="422" w:author="Jared Castaneda" w:date="2020-09-23T18:41:00Z"/>
        </w:rPr>
      </w:pPr>
      <w:commentRangeStart w:id="423"/>
      <w:ins w:id="424" w:author="Jared Castaneda" w:date="2020-09-23T18:48:00Z">
        <w:r>
          <w:t xml:space="preserve">Expected failure rate </w:t>
        </w:r>
      </w:ins>
      <w:ins w:id="425" w:author="Jared Castaneda" w:date="2020-12-04T21:41:00Z">
        <w:r w:rsidR="00194B76">
          <w:t xml:space="preserve">shall </w:t>
        </w:r>
      </w:ins>
      <w:ins w:id="426" w:author="Jared Castaneda" w:date="2020-09-23T18:48:00Z">
        <w:r>
          <w:t xml:space="preserve">be </w:t>
        </w:r>
      </w:ins>
      <w:ins w:id="427" w:author="Jared Castaneda" w:date="2020-12-04T21:41:00Z">
        <w:r w:rsidR="00194B76">
          <w:t>less than</w:t>
        </w:r>
      </w:ins>
      <w:ins w:id="428" w:author="Jared Castaneda" w:date="2020-09-23T18:48:00Z">
        <w:r>
          <w:t xml:space="preserve"> 1 </w:t>
        </w:r>
      </w:ins>
      <w:ins w:id="429" w:author="Jared Castaneda" w:date="2020-12-04T21:41:00Z">
        <w:r w:rsidR="00194B76">
          <w:t xml:space="preserve">per </w:t>
        </w:r>
      </w:ins>
      <w:ins w:id="430" w:author="Jared Castaneda" w:date="2020-09-23T18:48:00Z">
        <w:r>
          <w:t>5000 requests.</w:t>
        </w:r>
        <w:commentRangeEnd w:id="423"/>
        <w:r>
          <w:rPr>
            <w:rStyle w:val="CommentReference"/>
          </w:rPr>
          <w:commentReference w:id="423"/>
        </w:r>
      </w:ins>
    </w:p>
    <w:p w14:paraId="616FFF81" w14:textId="7D029B49" w:rsidR="00467053" w:rsidRDefault="00467053" w:rsidP="00467053">
      <w:pPr>
        <w:pStyle w:val="NormalL2"/>
        <w:numPr>
          <w:ilvl w:val="0"/>
          <w:numId w:val="15"/>
        </w:numPr>
        <w:rPr>
          <w:ins w:id="431" w:author="Jared Castaneda" w:date="2020-09-23T18:59:00Z"/>
        </w:rPr>
      </w:pPr>
      <w:ins w:id="432" w:author="Jared Castaneda" w:date="2020-09-23T18:47:00Z">
        <w:r>
          <w:t xml:space="preserve">Recovers a previous state </w:t>
        </w:r>
      </w:ins>
      <w:ins w:id="433" w:author="Jared Castaneda" w:date="2020-09-23T20:00:00Z">
        <w:r w:rsidR="00444CB7">
          <w:t>90% of the time</w:t>
        </w:r>
      </w:ins>
      <w:ins w:id="434" w:author="Jared Castaneda" w:date="2020-09-23T18:48:00Z">
        <w:r>
          <w:t>.</w:t>
        </w:r>
      </w:ins>
      <w:ins w:id="435" w:author="Jared Castaneda" w:date="2020-09-23T20:00:00Z">
        <w:r w:rsidR="00444CB7">
          <w:t xml:space="preserve"> Flight booking</w:t>
        </w:r>
      </w:ins>
      <w:ins w:id="436" w:author="Jared Castaneda" w:date="2020-09-23T20:01:00Z">
        <w:r w:rsidR="00444CB7">
          <w:t xml:space="preserve"> must be restarted 10% of the time. </w:t>
        </w:r>
      </w:ins>
    </w:p>
    <w:p w14:paraId="2B510929" w14:textId="541CF01D" w:rsidR="00E74239" w:rsidRPr="00E74239" w:rsidRDefault="00490E29">
      <w:pPr>
        <w:pStyle w:val="ListParagraph"/>
        <w:numPr>
          <w:ilvl w:val="0"/>
          <w:numId w:val="15"/>
        </w:numPr>
        <w:rPr>
          <w:ins w:id="437" w:author="Jared Castaneda" w:date="2020-09-23T18:18:00Z"/>
        </w:rPr>
        <w:pPrChange w:id="438" w:author="Jared Castaneda" w:date="2020-09-23T18:59:00Z">
          <w:pPr>
            <w:pStyle w:val="NormalL2"/>
            <w:numPr>
              <w:numId w:val="15"/>
            </w:numPr>
            <w:ind w:left="1080" w:hanging="360"/>
          </w:pPr>
        </w:pPrChange>
      </w:pPr>
      <w:ins w:id="439" w:author="Jared Castaneda" w:date="2020-09-26T18:27:00Z">
        <w:r>
          <w:rPr>
            <w:rFonts w:asciiTheme="minorHAnsi" w:eastAsiaTheme="minorHAnsi" w:hAnsiTheme="minorHAnsi" w:cstheme="minorBidi"/>
            <w:lang w:val="en-US"/>
          </w:rPr>
          <w:t xml:space="preserve">Changes in a flight are accurately and quickly updated </w:t>
        </w:r>
      </w:ins>
      <w:ins w:id="440" w:author="Jared Castaneda" w:date="2020-09-23T18:59:00Z">
        <w:r w:rsidR="00E74239" w:rsidRPr="00E74239">
          <w:rPr>
            <w:rFonts w:asciiTheme="minorHAnsi" w:eastAsiaTheme="minorHAnsi" w:hAnsiTheme="minorHAnsi" w:cstheme="minorBidi"/>
            <w:lang w:val="en-US"/>
          </w:rPr>
          <w:t>9</w:t>
        </w:r>
      </w:ins>
      <w:ins w:id="441" w:author="Jared Castaneda" w:date="2020-09-26T18:27:00Z">
        <w:r w:rsidR="004666BE">
          <w:rPr>
            <w:rFonts w:asciiTheme="minorHAnsi" w:eastAsiaTheme="minorHAnsi" w:hAnsiTheme="minorHAnsi" w:cstheme="minorBidi"/>
            <w:lang w:val="en-US"/>
          </w:rPr>
          <w:t>5</w:t>
        </w:r>
      </w:ins>
      <w:ins w:id="442" w:author="Jared Castaneda" w:date="2020-09-23T18:59:00Z">
        <w:r w:rsidR="00E74239" w:rsidRPr="00E74239">
          <w:rPr>
            <w:rFonts w:asciiTheme="minorHAnsi" w:eastAsiaTheme="minorHAnsi" w:hAnsiTheme="minorHAnsi" w:cstheme="minorBidi"/>
            <w:lang w:val="en-US"/>
          </w:rPr>
          <w:t>% of the time</w:t>
        </w:r>
      </w:ins>
      <w:ins w:id="443" w:author="Jared Castaneda" w:date="2020-09-26T18:27:00Z">
        <w:r>
          <w:rPr>
            <w:rFonts w:asciiTheme="minorHAnsi" w:eastAsiaTheme="minorHAnsi" w:hAnsiTheme="minorHAnsi" w:cstheme="minorBidi"/>
            <w:lang w:val="en-US"/>
          </w:rPr>
          <w:t xml:space="preserve"> within 5 minutes of the airline’s update action.</w:t>
        </w:r>
      </w:ins>
    </w:p>
    <w:p w14:paraId="54699724" w14:textId="57AA238D" w:rsidR="000920F0" w:rsidRPr="000920F0" w:rsidDel="004C02C4" w:rsidRDefault="000920F0" w:rsidP="000920F0">
      <w:pPr>
        <w:pStyle w:val="NormalL2"/>
        <w:rPr>
          <w:del w:id="444" w:author="Jared Castaneda" w:date="2020-09-23T18:18:00Z"/>
        </w:rPr>
      </w:pPr>
      <w:del w:id="445" w:author="Jared Castaneda" w:date="2020-09-23T18:18:00Z">
        <w:r w:rsidDel="004C02C4">
          <w:delText>…</w:delText>
        </w:r>
        <w:bookmarkStart w:id="446" w:name="_Toc52021183"/>
        <w:bookmarkStart w:id="447" w:name="_Toc52037011"/>
        <w:bookmarkStart w:id="448" w:name="_Toc53848844"/>
        <w:bookmarkEnd w:id="446"/>
        <w:bookmarkEnd w:id="447"/>
        <w:bookmarkEnd w:id="448"/>
      </w:del>
    </w:p>
    <w:p w14:paraId="6257EB65" w14:textId="2A415D39" w:rsidR="006F0CA0" w:rsidRDefault="006F0CA0" w:rsidP="006F0CA0">
      <w:pPr>
        <w:pStyle w:val="Heading2"/>
      </w:pPr>
      <w:bookmarkStart w:id="449" w:name="_Toc53848845"/>
      <w:r>
        <w:t>Performance</w:t>
      </w:r>
      <w:r w:rsidR="00B25779" w:rsidRPr="00B25779">
        <w:t xml:space="preserve"> </w:t>
      </w:r>
      <w:r w:rsidR="00B25779">
        <w:t>Requirements</w:t>
      </w:r>
      <w:bookmarkEnd w:id="449"/>
    </w:p>
    <w:p w14:paraId="2AD69403" w14:textId="394DB011" w:rsidR="000920F0" w:rsidRDefault="00FA6769" w:rsidP="00FA6769">
      <w:pPr>
        <w:pStyle w:val="NormalL2"/>
        <w:numPr>
          <w:ilvl w:val="0"/>
          <w:numId w:val="15"/>
        </w:numPr>
        <w:rPr>
          <w:ins w:id="450" w:author="Jared Castaneda" w:date="2020-09-23T18:58:00Z"/>
        </w:rPr>
      </w:pPr>
      <w:ins w:id="451" w:author="Jared Castaneda" w:date="2020-09-23T18:24:00Z">
        <w:del w:id="452" w:author="jawad swed" w:date="2020-12-03T23:36:00Z">
          <w:r w:rsidDel="00195CF2">
            <w:delText>Many users are going to be accessing the system and purchasing flight tickets</w:delText>
          </w:r>
        </w:del>
      </w:ins>
      <w:ins w:id="453" w:author="jawad swed" w:date="2020-12-03T23:36:00Z">
        <w:r w:rsidR="00195CF2">
          <w:t>The</w:t>
        </w:r>
      </w:ins>
      <w:ins w:id="454" w:author="Jared Castaneda" w:date="2020-09-23T18:24:00Z">
        <w:del w:id="455" w:author="jawad swed" w:date="2020-12-03T23:36:00Z">
          <w:r w:rsidDel="00195CF2">
            <w:delText>.</w:delText>
          </w:r>
        </w:del>
        <w:r>
          <w:t xml:space="preserve"> </w:t>
        </w:r>
      </w:ins>
      <w:ins w:id="456" w:author="Jared Castaneda" w:date="2020-09-23T18:25:00Z">
        <w:r>
          <w:t>System</w:t>
        </w:r>
      </w:ins>
      <w:ins w:id="457" w:author="Jared Castaneda" w:date="2020-09-26T17:04:00Z">
        <w:r w:rsidR="000C7ECB">
          <w:t xml:space="preserve"> </w:t>
        </w:r>
      </w:ins>
      <w:ins w:id="458" w:author="jawad swed" w:date="2020-12-03T23:35:00Z">
        <w:del w:id="459" w:author="Jared Castaneda" w:date="2020-12-04T21:41:00Z">
          <w:r w:rsidR="00195CF2" w:rsidDel="00A87DA4">
            <w:delText>must</w:delText>
          </w:r>
        </w:del>
      </w:ins>
      <w:ins w:id="460" w:author="Jared Castaneda" w:date="2020-12-04T21:41:00Z">
        <w:r w:rsidR="00A87DA4">
          <w:t>shall</w:t>
        </w:r>
      </w:ins>
      <w:ins w:id="461" w:author="jawad swed" w:date="2020-12-03T23:35:00Z">
        <w:r w:rsidR="00195CF2">
          <w:t xml:space="preserve"> </w:t>
        </w:r>
      </w:ins>
      <w:ins w:id="462" w:author="Jared Castaneda" w:date="2020-09-23T18:28:00Z">
        <w:r w:rsidR="00D778DB">
          <w:t>respond</w:t>
        </w:r>
      </w:ins>
      <w:ins w:id="463" w:author="Jared Castaneda" w:date="2020-09-26T17:04:00Z">
        <w:del w:id="464" w:author="jawad swed" w:date="2020-12-03T23:35:00Z">
          <w:r w:rsidR="000C7ECB" w:rsidDel="00195CF2">
            <w:delText>s</w:delText>
          </w:r>
        </w:del>
        <w:r w:rsidR="000C7ECB">
          <w:t xml:space="preserve"> </w:t>
        </w:r>
      </w:ins>
      <w:ins w:id="465" w:author="Jared Castaneda" w:date="2020-09-23T18:25:00Z">
        <w:r>
          <w:t>to</w:t>
        </w:r>
        <w:del w:id="466" w:author="jawad swed" w:date="2020-12-03T23:36:00Z">
          <w:r w:rsidDel="00195CF2">
            <w:delText xml:space="preserve"> these</w:delText>
          </w:r>
        </w:del>
        <w:r>
          <w:t xml:space="preserve"> </w:t>
        </w:r>
        <w:r w:rsidR="00E956AF">
          <w:t>flight booking requests wit</w:t>
        </w:r>
      </w:ins>
      <w:ins w:id="467" w:author="Jared Castaneda" w:date="2020-09-23T18:26:00Z">
        <w:r w:rsidR="00E956AF">
          <w:t>hin 200 milliseconds</w:t>
        </w:r>
      </w:ins>
      <w:ins w:id="468" w:author="Jared Castaneda" w:date="2020-12-04T21:49:00Z">
        <w:r w:rsidR="00ED1CD4">
          <w:t>, 95% of the time</w:t>
        </w:r>
      </w:ins>
      <w:ins w:id="469" w:author="Jared Castaneda" w:date="2020-09-23T18:26:00Z">
        <w:r w:rsidR="00E956AF">
          <w:t>.</w:t>
        </w:r>
      </w:ins>
      <w:ins w:id="470" w:author="Jared Castaneda" w:date="2020-09-23T18:25:00Z">
        <w:r>
          <w:t xml:space="preserve"> </w:t>
        </w:r>
      </w:ins>
      <w:ins w:id="471" w:author="Jared Castaneda" w:date="2020-09-23T18:24:00Z">
        <w:r w:rsidDel="00FA6769">
          <w:t xml:space="preserve"> </w:t>
        </w:r>
      </w:ins>
      <w:del w:id="472" w:author="Jared Castaneda" w:date="2020-09-23T18:24:00Z">
        <w:r w:rsidR="000920F0" w:rsidDel="00FA6769">
          <w:delText>…</w:delText>
        </w:r>
      </w:del>
    </w:p>
    <w:p w14:paraId="0C2C547E" w14:textId="57471CFD" w:rsidR="00E74239" w:rsidRPr="000920F0" w:rsidRDefault="00E74239">
      <w:pPr>
        <w:pStyle w:val="NormalL2"/>
        <w:numPr>
          <w:ilvl w:val="0"/>
          <w:numId w:val="15"/>
        </w:numPr>
        <w:pPrChange w:id="473" w:author="Jared Castaneda" w:date="2020-09-23T18:24:00Z">
          <w:pPr>
            <w:pStyle w:val="NormalL2"/>
          </w:pPr>
        </w:pPrChange>
      </w:pPr>
      <w:ins w:id="474" w:author="Jared Castaneda" w:date="2020-09-23T18:58:00Z">
        <w:r>
          <w:t xml:space="preserve"> </w:t>
        </w:r>
      </w:ins>
      <w:ins w:id="475" w:author="jawad swed" w:date="2020-12-03T23:36:00Z">
        <w:r w:rsidR="00D5184F">
          <w:t xml:space="preserve">The </w:t>
        </w:r>
      </w:ins>
      <w:ins w:id="476" w:author="Jared Castaneda" w:date="2020-09-23T19:00:00Z">
        <w:r w:rsidR="00C01681">
          <w:t xml:space="preserve">Recovery time of a previous state </w:t>
        </w:r>
      </w:ins>
      <w:ins w:id="477" w:author="jawad swed" w:date="2020-12-03T23:37:00Z">
        <w:del w:id="478" w:author="Jared Castaneda" w:date="2020-12-04T21:42:00Z">
          <w:r w:rsidR="00D5184F" w:rsidDel="002300CB">
            <w:delText>must</w:delText>
          </w:r>
        </w:del>
      </w:ins>
      <w:ins w:id="479" w:author="Jared Castaneda" w:date="2020-12-04T21:42:00Z">
        <w:r w:rsidR="002300CB">
          <w:t>shall</w:t>
        </w:r>
      </w:ins>
      <w:ins w:id="480" w:author="jawad swed" w:date="2020-12-03T23:37:00Z">
        <w:r w:rsidR="00D5184F">
          <w:t xml:space="preserve"> be</w:t>
        </w:r>
      </w:ins>
      <w:ins w:id="481" w:author="Jared Castaneda" w:date="2020-09-27T16:32:00Z">
        <w:del w:id="482" w:author="jawad swed" w:date="2020-12-03T23:37:00Z">
          <w:r w:rsidR="00236864" w:rsidDel="00D5184F">
            <w:delText>is</w:delText>
          </w:r>
        </w:del>
        <w:r w:rsidR="00236864">
          <w:t xml:space="preserve"> </w:t>
        </w:r>
      </w:ins>
      <w:ins w:id="483" w:author="Jared Castaneda" w:date="2020-09-23T19:00:00Z">
        <w:r w:rsidR="00C01681">
          <w:t>within one second, 90% of the time.</w:t>
        </w:r>
      </w:ins>
    </w:p>
    <w:p w14:paraId="61EE6FC2" w14:textId="06DD5A8C" w:rsidR="006F0CA0" w:rsidRDefault="006F0CA0" w:rsidP="006F0CA0">
      <w:pPr>
        <w:pStyle w:val="Heading2"/>
        <w:rPr>
          <w:ins w:id="484" w:author="jawad swed" w:date="2020-12-03T23:38:00Z"/>
        </w:rPr>
      </w:pPr>
      <w:bookmarkStart w:id="485" w:name="_Toc53848846"/>
      <w:r>
        <w:t>Supportability</w:t>
      </w:r>
      <w:r w:rsidR="00B25779" w:rsidRPr="00B25779">
        <w:t xml:space="preserve"> </w:t>
      </w:r>
      <w:r w:rsidR="00B25779">
        <w:t>Requirements</w:t>
      </w:r>
      <w:bookmarkEnd w:id="485"/>
    </w:p>
    <w:p w14:paraId="0EC8B3A3" w14:textId="77777777" w:rsidR="00E04192" w:rsidRDefault="00D5184F" w:rsidP="00E04192">
      <w:pPr>
        <w:pStyle w:val="NormalL2"/>
        <w:numPr>
          <w:ilvl w:val="0"/>
          <w:numId w:val="18"/>
        </w:numPr>
        <w:rPr>
          <w:ins w:id="486" w:author="Jared Castaneda" w:date="2020-12-04T21:43:00Z"/>
        </w:rPr>
      </w:pPr>
      <w:ins w:id="487" w:author="jawad swed" w:date="2020-12-03T23:38:00Z">
        <w:r w:rsidRPr="00D5184F">
          <w:t xml:space="preserve">The system will be able to support </w:t>
        </w:r>
      </w:ins>
      <w:ins w:id="488" w:author="jawad swed" w:date="2020-12-03T23:39:00Z">
        <w:r>
          <w:t xml:space="preserve">receiving </w:t>
        </w:r>
      </w:ins>
      <w:ins w:id="489" w:author="jawad swed" w:date="2020-12-03T23:38:00Z">
        <w:r w:rsidRPr="00D5184F">
          <w:t xml:space="preserve">out </w:t>
        </w:r>
      </w:ins>
      <w:ins w:id="490" w:author="Jared Castaneda" w:date="2020-12-04T21:42:00Z">
        <w:r w:rsidR="00E04192">
          <w:t xml:space="preserve">free updates </w:t>
        </w:r>
      </w:ins>
      <w:ins w:id="491" w:author="jawad swed" w:date="2020-12-03T23:38:00Z">
        <w:del w:id="492" w:author="Jared Castaneda" w:date="2020-12-04T21:42:00Z">
          <w:r w:rsidRPr="00D5184F" w:rsidDel="00E04192">
            <w:delText xml:space="preserve">patches </w:delText>
          </w:r>
        </w:del>
      </w:ins>
      <w:ins w:id="493" w:author="jawad swed" w:date="2020-12-03T23:39:00Z">
        <w:r>
          <w:t>after the</w:t>
        </w:r>
      </w:ins>
      <w:ins w:id="494" w:author="jawad swed" w:date="2020-12-03T23:38:00Z">
        <w:r w:rsidRPr="00D5184F">
          <w:t xml:space="preserve"> initial release. </w:t>
        </w:r>
      </w:ins>
    </w:p>
    <w:p w14:paraId="74E76175" w14:textId="2E81136E" w:rsidR="00D5184F" w:rsidRDefault="00E04192" w:rsidP="00E04192">
      <w:pPr>
        <w:pStyle w:val="NormalL2"/>
        <w:numPr>
          <w:ilvl w:val="1"/>
          <w:numId w:val="18"/>
        </w:numPr>
        <w:rPr>
          <w:ins w:id="495" w:author="Jared Castaneda" w:date="2020-12-04T21:49:00Z"/>
        </w:rPr>
      </w:pPr>
      <w:ins w:id="496" w:author="Jared Castaneda" w:date="2020-12-04T21:43:00Z">
        <w:r>
          <w:lastRenderedPageBreak/>
          <w:t>Bug fixes, content updates, security updates, new payment support</w:t>
        </w:r>
      </w:ins>
      <w:ins w:id="497" w:author="jawad swed" w:date="2020-12-03T23:38:00Z">
        <w:del w:id="498" w:author="Jared Castaneda" w:date="2020-12-04T21:43:00Z">
          <w:r w:rsidR="00D5184F" w:rsidRPr="00D5184F" w:rsidDel="00E04192">
            <w:delText>These patches will include bug fixes,</w:delText>
          </w:r>
        </w:del>
      </w:ins>
      <w:ins w:id="499" w:author="jawad swed" w:date="2020-12-03T23:39:00Z">
        <w:del w:id="500" w:author="Jared Castaneda" w:date="2020-12-04T21:43:00Z">
          <w:r w:rsidR="00D5184F" w:rsidDel="00E04192">
            <w:delText xml:space="preserve"> Security </w:delText>
          </w:r>
        </w:del>
      </w:ins>
      <w:ins w:id="501" w:author="jawad swed" w:date="2020-12-03T23:40:00Z">
        <w:del w:id="502" w:author="Jared Castaneda" w:date="2020-12-04T21:43:00Z">
          <w:r w:rsidR="00D5184F" w:rsidDel="00E04192">
            <w:delText>protocols,</w:delText>
          </w:r>
        </w:del>
      </w:ins>
      <w:ins w:id="503" w:author="jawad swed" w:date="2020-12-03T23:38:00Z">
        <w:del w:id="504" w:author="Jared Castaneda" w:date="2020-12-04T21:43:00Z">
          <w:r w:rsidR="00D5184F" w:rsidRPr="00D5184F" w:rsidDel="00E04192">
            <w:delText xml:space="preserve"> and even content updates</w:delText>
          </w:r>
        </w:del>
      </w:ins>
    </w:p>
    <w:p w14:paraId="28D3420C" w14:textId="06D820F0" w:rsidR="00834D01" w:rsidRDefault="00834D01" w:rsidP="00834D01">
      <w:pPr>
        <w:pStyle w:val="NormalL2"/>
        <w:numPr>
          <w:ilvl w:val="0"/>
          <w:numId w:val="18"/>
        </w:numPr>
        <w:rPr>
          <w:ins w:id="505" w:author="Jared Castaneda" w:date="2020-12-04T21:50:00Z"/>
        </w:rPr>
      </w:pPr>
      <w:ins w:id="506" w:author="Jared Castaneda" w:date="2020-12-04T21:49:00Z">
        <w:r>
          <w:t xml:space="preserve">Components </w:t>
        </w:r>
      </w:ins>
      <w:ins w:id="507" w:author="Jared Castaneda" w:date="2020-12-04T21:50:00Z">
        <w:r>
          <w:t xml:space="preserve">shall </w:t>
        </w:r>
      </w:ins>
      <w:ins w:id="508" w:author="Jared Castaneda" w:date="2020-12-04T21:49:00Z">
        <w:r>
          <w:t>be implemented as an interface</w:t>
        </w:r>
      </w:ins>
      <w:ins w:id="509" w:author="Jared Castaneda" w:date="2020-12-04T21:50:00Z">
        <w:r>
          <w:t xml:space="preserve"> and able to be replaced without rippling effects</w:t>
        </w:r>
      </w:ins>
    </w:p>
    <w:p w14:paraId="2C745DC5" w14:textId="4D97E62B" w:rsidR="00834D01" w:rsidRPr="00D5184F" w:rsidRDefault="00834D01">
      <w:pPr>
        <w:pStyle w:val="NormalL2"/>
        <w:numPr>
          <w:ilvl w:val="0"/>
          <w:numId w:val="18"/>
        </w:numPr>
        <w:pPrChange w:id="510" w:author="Jared Castaneda" w:date="2020-12-04T21:49:00Z">
          <w:pPr>
            <w:pStyle w:val="Heading2"/>
          </w:pPr>
        </w:pPrChange>
      </w:pPr>
      <w:ins w:id="511" w:author="Jared Castaneda" w:date="2020-12-04T21:50:00Z">
        <w:r>
          <w:t xml:space="preserve">Accessing a components services shall only </w:t>
        </w:r>
      </w:ins>
      <w:ins w:id="512" w:author="Jared Castaneda" w:date="2020-12-04T21:51:00Z">
        <w:r>
          <w:t>be through an interface.</w:t>
        </w:r>
      </w:ins>
    </w:p>
    <w:p w14:paraId="5202D05A" w14:textId="50AED48C" w:rsidR="0048154F" w:rsidDel="00D5184F" w:rsidRDefault="0099031C" w:rsidP="0099031C">
      <w:pPr>
        <w:pStyle w:val="NormalL2"/>
        <w:numPr>
          <w:ilvl w:val="0"/>
          <w:numId w:val="15"/>
        </w:numPr>
        <w:rPr>
          <w:ins w:id="513" w:author="Jared Castaneda" w:date="2020-09-23T18:31:00Z"/>
          <w:del w:id="514" w:author="jawad swed" w:date="2020-12-03T23:38:00Z"/>
        </w:rPr>
      </w:pPr>
      <w:ins w:id="515" w:author="Jared Castaneda" w:date="2020-09-23T18:27:00Z">
        <w:del w:id="516" w:author="jawad swed" w:date="2020-12-03T23:38:00Z">
          <w:r w:rsidDel="00D5184F">
            <w:delText>Must be supported on Windows, Linux, and Macintosh systems</w:delText>
          </w:r>
        </w:del>
      </w:ins>
      <w:ins w:id="517" w:author="Jared Castaneda" w:date="2020-09-23T18:31:00Z">
        <w:del w:id="518" w:author="jawad swed" w:date="2020-12-03T23:38:00Z">
          <w:r w:rsidR="0048154F" w:rsidDel="00D5184F">
            <w:delText>.</w:delText>
          </w:r>
        </w:del>
      </w:ins>
      <w:ins w:id="519" w:author="Jared Castaneda" w:date="2020-09-26T18:28:00Z">
        <w:del w:id="520" w:author="jawad swed" w:date="2020-12-03T23:38:00Z">
          <w:r w:rsidR="00E2273D" w:rsidDel="00D5184F">
            <w:delText xml:space="preserve"> Any new operating systems or versions are to be supported within one month of market release.</w:delText>
          </w:r>
        </w:del>
      </w:ins>
    </w:p>
    <w:p w14:paraId="65559874" w14:textId="4A27A0E2" w:rsidR="001050DB" w:rsidDel="00D5184F" w:rsidRDefault="0048154F" w:rsidP="00940748">
      <w:pPr>
        <w:pStyle w:val="NormalL2"/>
        <w:numPr>
          <w:ilvl w:val="0"/>
          <w:numId w:val="15"/>
        </w:numPr>
        <w:rPr>
          <w:ins w:id="521" w:author="Jared Castaneda" w:date="2020-09-23T18:49:00Z"/>
          <w:del w:id="522" w:author="jawad swed" w:date="2020-12-03T23:38:00Z"/>
        </w:rPr>
      </w:pPr>
      <w:ins w:id="523" w:author="Jared Castaneda" w:date="2020-09-23T18:32:00Z">
        <w:del w:id="524" w:author="jawad swed" w:date="2020-12-03T23:38:00Z">
          <w:r w:rsidDel="00D5184F">
            <w:delText>For the most accurate flight updates, internet or mobile data connection is required.</w:delText>
          </w:r>
        </w:del>
      </w:ins>
      <w:ins w:id="525" w:author="Jared Castaneda" w:date="2020-09-23T18:27:00Z">
        <w:del w:id="526" w:author="jawad swed" w:date="2020-12-03T23:38:00Z">
          <w:r w:rsidR="0099031C" w:rsidDel="00D5184F">
            <w:delText xml:space="preserve"> </w:delText>
          </w:r>
        </w:del>
      </w:ins>
      <w:ins w:id="527" w:author="Jared Castaneda" w:date="2020-09-23T18:56:00Z">
        <w:del w:id="528" w:author="jawad swed" w:date="2020-12-03T23:38:00Z">
          <w:r w:rsidR="002E6C11" w:rsidRPr="002E6C11" w:rsidDel="00D5184F">
            <w:delText>Users obtain new flights upon refreshing within 1 second 90% of the time.</w:delText>
          </w:r>
        </w:del>
      </w:ins>
    </w:p>
    <w:p w14:paraId="2810ABE8" w14:textId="4D906B6B" w:rsidR="000920F0" w:rsidDel="00D5184F" w:rsidRDefault="001050DB" w:rsidP="00940748">
      <w:pPr>
        <w:pStyle w:val="NormalL2"/>
        <w:numPr>
          <w:ilvl w:val="0"/>
          <w:numId w:val="15"/>
        </w:numPr>
        <w:rPr>
          <w:ins w:id="529" w:author="Jared Castaneda" w:date="2020-09-23T18:49:00Z"/>
          <w:del w:id="530" w:author="jawad swed" w:date="2020-12-03T23:38:00Z"/>
        </w:rPr>
      </w:pPr>
      <w:ins w:id="531" w:author="Jared Castaneda" w:date="2020-09-23T18:49:00Z">
        <w:del w:id="532" w:author="jawad swed" w:date="2020-12-03T23:38:00Z">
          <w:r w:rsidDel="00D5184F">
            <w:delText>Works in countries around the world.</w:delText>
          </w:r>
        </w:del>
      </w:ins>
      <w:del w:id="533" w:author="jawad swed" w:date="2020-12-03T23:38:00Z">
        <w:r w:rsidR="000920F0" w:rsidDel="00D5184F">
          <w:delText>…</w:delText>
        </w:r>
      </w:del>
    </w:p>
    <w:p w14:paraId="29833C4E" w14:textId="2A16ECDB" w:rsidR="001050DB" w:rsidRPr="000920F0" w:rsidDel="00D5184F" w:rsidRDefault="001050DB">
      <w:pPr>
        <w:pStyle w:val="NormalL2"/>
        <w:numPr>
          <w:ilvl w:val="0"/>
          <w:numId w:val="15"/>
        </w:numPr>
        <w:rPr>
          <w:del w:id="534" w:author="jawad swed" w:date="2020-12-03T23:38:00Z"/>
        </w:rPr>
        <w:pPrChange w:id="535" w:author="Jared Castaneda" w:date="2020-09-23T18:32:00Z">
          <w:pPr>
            <w:pStyle w:val="NormalL2"/>
          </w:pPr>
        </w:pPrChange>
      </w:pPr>
      <w:ins w:id="536" w:author="Jared Castaneda" w:date="2020-09-23T18:49:00Z">
        <w:del w:id="537" w:author="jawad swed" w:date="2020-12-03T23:38:00Z">
          <w:r w:rsidDel="00D5184F">
            <w:delText>User</w:delText>
          </w:r>
        </w:del>
      </w:ins>
      <w:ins w:id="538" w:author="Jared Castaneda" w:date="2020-09-23T18:50:00Z">
        <w:del w:id="539" w:author="jawad swed" w:date="2020-12-03T23:38:00Z">
          <w:r w:rsidDel="00D5184F">
            <w:delText xml:space="preserve"> accounts work from multiple devices to ensure tickets and information are saved.</w:delText>
          </w:r>
        </w:del>
      </w:ins>
    </w:p>
    <w:p w14:paraId="13425F2A" w14:textId="3B6FD1E6" w:rsidR="006F0CA0" w:rsidRDefault="006F0CA0" w:rsidP="006F0CA0">
      <w:pPr>
        <w:pStyle w:val="Heading2"/>
      </w:pPr>
      <w:bookmarkStart w:id="540" w:name="_Toc53848847"/>
      <w:r>
        <w:t>Adaptability</w:t>
      </w:r>
      <w:r w:rsidR="00B25779" w:rsidRPr="00B25779">
        <w:t xml:space="preserve"> </w:t>
      </w:r>
      <w:r w:rsidR="00B25779">
        <w:t>Requirements</w:t>
      </w:r>
      <w:bookmarkEnd w:id="540"/>
    </w:p>
    <w:p w14:paraId="76B32EB1" w14:textId="47246B89" w:rsidR="000920F0" w:rsidDel="00D5184F" w:rsidRDefault="002E6C11" w:rsidP="00940748">
      <w:pPr>
        <w:pStyle w:val="NormalL2"/>
        <w:numPr>
          <w:ilvl w:val="0"/>
          <w:numId w:val="15"/>
        </w:numPr>
        <w:rPr>
          <w:ins w:id="541" w:author="Jared Castaneda" w:date="2020-09-23T20:09:00Z"/>
          <w:del w:id="542" w:author="jawad swed" w:date="2020-12-03T23:44:00Z"/>
        </w:rPr>
      </w:pPr>
      <w:ins w:id="543" w:author="Jared Castaneda" w:date="2020-09-23T18:57:00Z">
        <w:del w:id="544" w:author="jawad swed" w:date="2020-12-03T23:44:00Z">
          <w:r w:rsidDel="00D5184F">
            <w:delText>System update</w:delText>
          </w:r>
        </w:del>
      </w:ins>
      <w:ins w:id="545" w:author="Jared Castaneda" w:date="2020-09-23T20:09:00Z">
        <w:del w:id="546" w:author="jawad swed" w:date="2020-12-03T23:44:00Z">
          <w:r w:rsidR="00ED3437" w:rsidDel="00D5184F">
            <w:delText>s</w:delText>
          </w:r>
        </w:del>
      </w:ins>
      <w:ins w:id="547" w:author="Jared Castaneda" w:date="2020-09-23T18:57:00Z">
        <w:del w:id="548" w:author="jawad swed" w:date="2020-12-03T23:44:00Z">
          <w:r w:rsidDel="00D5184F">
            <w:delText xml:space="preserve"> currency </w:delText>
          </w:r>
        </w:del>
      </w:ins>
      <w:ins w:id="549" w:author="Jared Castaneda" w:date="2020-09-23T20:09:00Z">
        <w:del w:id="550" w:author="jawad swed" w:date="2020-12-03T23:44:00Z">
          <w:r w:rsidR="00ED3437" w:rsidDel="00D5184F">
            <w:delText xml:space="preserve">conversion </w:delText>
          </w:r>
        </w:del>
      </w:ins>
      <w:ins w:id="551" w:author="Jared Castaneda" w:date="2020-09-23T18:57:00Z">
        <w:del w:id="552" w:author="jawad swed" w:date="2020-12-03T23:44:00Z">
          <w:r w:rsidDel="00D5184F">
            <w:delText xml:space="preserve">and time depending on the user’s </w:delText>
          </w:r>
        </w:del>
      </w:ins>
      <w:ins w:id="553" w:author="Jared Castaneda" w:date="2020-09-23T18:58:00Z">
        <w:del w:id="554" w:author="jawad swed" w:date="2020-12-03T23:44:00Z">
          <w:r w:rsidDel="00D5184F">
            <w:delText>location 95% of the time.</w:delText>
          </w:r>
        </w:del>
      </w:ins>
      <w:ins w:id="555" w:author="Jared Castaneda" w:date="2020-09-23T18:57:00Z">
        <w:del w:id="556" w:author="jawad swed" w:date="2020-12-03T23:44:00Z">
          <w:r w:rsidDel="00D5184F">
            <w:delText xml:space="preserve"> </w:delText>
          </w:r>
        </w:del>
      </w:ins>
      <w:del w:id="557" w:author="jawad swed" w:date="2020-12-03T23:44:00Z">
        <w:r w:rsidR="000920F0" w:rsidDel="00D5184F">
          <w:delText>…</w:delText>
        </w:r>
      </w:del>
    </w:p>
    <w:p w14:paraId="7561CDD6" w14:textId="3989AA1F" w:rsidR="00BD3746" w:rsidDel="00D5184F" w:rsidRDefault="00BD3746">
      <w:pPr>
        <w:pStyle w:val="NormalL2"/>
        <w:numPr>
          <w:ilvl w:val="0"/>
          <w:numId w:val="15"/>
        </w:numPr>
        <w:rPr>
          <w:ins w:id="558" w:author="Jared Castaneda" w:date="2020-09-26T17:22:00Z"/>
          <w:del w:id="559" w:author="jawad swed" w:date="2020-12-03T23:44:00Z"/>
        </w:rPr>
      </w:pPr>
      <w:ins w:id="560" w:author="Jared Castaneda" w:date="2020-09-23T20:11:00Z">
        <w:del w:id="561" w:author="jawad swed" w:date="2020-12-03T23:44:00Z">
          <w:r w:rsidDel="00D5184F">
            <w:delText xml:space="preserve">System </w:delText>
          </w:r>
        </w:del>
      </w:ins>
      <w:ins w:id="562" w:author="Jared Castaneda" w:date="2020-09-26T17:27:00Z">
        <w:del w:id="563" w:author="jawad swed" w:date="2020-12-03T23:44:00Z">
          <w:r w:rsidR="008E0671" w:rsidDel="00D5184F">
            <w:delText>displays</w:delText>
          </w:r>
        </w:del>
      </w:ins>
      <w:ins w:id="564" w:author="Jared Castaneda" w:date="2020-09-23T20:11:00Z">
        <w:del w:id="565" w:author="jawad swed" w:date="2020-12-03T23:44:00Z">
          <w:r w:rsidDel="00D5184F">
            <w:delText xml:space="preserve"> new advertisements</w:delText>
          </w:r>
        </w:del>
      </w:ins>
      <w:ins w:id="566" w:author="Jared Castaneda" w:date="2020-09-26T17:21:00Z">
        <w:del w:id="567" w:author="jawad swed" w:date="2020-12-03T23:44:00Z">
          <w:r w:rsidR="008E0671" w:rsidDel="00D5184F">
            <w:delText xml:space="preserve"> depending on the location of the user</w:delText>
          </w:r>
        </w:del>
      </w:ins>
      <w:ins w:id="568" w:author="Jared Castaneda" w:date="2020-09-23T20:11:00Z">
        <w:del w:id="569" w:author="jawad swed" w:date="2020-12-03T23:44:00Z">
          <w:r w:rsidDel="00D5184F">
            <w:delText>.</w:delText>
          </w:r>
        </w:del>
      </w:ins>
    </w:p>
    <w:p w14:paraId="29BB5F5B" w14:textId="39DB3BB2" w:rsidR="00146916" w:rsidDel="00D5184F" w:rsidRDefault="008E0671" w:rsidP="00146916">
      <w:pPr>
        <w:pStyle w:val="NormalL2"/>
        <w:numPr>
          <w:ilvl w:val="0"/>
          <w:numId w:val="15"/>
        </w:numPr>
        <w:rPr>
          <w:ins w:id="570" w:author="Jared Castaneda" w:date="2020-09-26T17:28:00Z"/>
          <w:del w:id="571" w:author="jawad swed" w:date="2020-12-03T23:44:00Z"/>
        </w:rPr>
      </w:pPr>
      <w:ins w:id="572" w:author="Jared Castaneda" w:date="2020-09-26T17:23:00Z">
        <w:del w:id="573" w:author="jawad swed" w:date="2020-12-03T23:44:00Z">
          <w:r w:rsidDel="00D5184F">
            <w:delText xml:space="preserve">System </w:delText>
          </w:r>
        </w:del>
      </w:ins>
      <w:ins w:id="574" w:author="Jared Castaneda" w:date="2020-09-26T17:26:00Z">
        <w:del w:id="575" w:author="jawad swed" w:date="2020-12-03T23:44:00Z">
          <w:r w:rsidDel="00D5184F">
            <w:delText xml:space="preserve">easily adjusts to the environment it is being run on. </w:delText>
          </w:r>
        </w:del>
      </w:ins>
    </w:p>
    <w:p w14:paraId="4F9B7766" w14:textId="20726FDA" w:rsidR="00146916" w:rsidRPr="000920F0" w:rsidRDefault="00146916">
      <w:pPr>
        <w:pStyle w:val="NormalL2"/>
        <w:numPr>
          <w:ilvl w:val="0"/>
          <w:numId w:val="15"/>
        </w:numPr>
        <w:pPrChange w:id="576" w:author="Jared Castaneda" w:date="2020-09-23T18:32:00Z">
          <w:pPr>
            <w:pStyle w:val="NormalL2"/>
          </w:pPr>
        </w:pPrChange>
      </w:pPr>
      <w:ins w:id="577" w:author="Jared Castaneda" w:date="2020-09-26T17:28:00Z">
        <w:del w:id="578" w:author="jawad swed" w:date="2020-12-03T23:44:00Z">
          <w:r w:rsidDel="00D5184F">
            <w:delText>System restricts features for users not authorized at a certain level.</w:delText>
          </w:r>
        </w:del>
      </w:ins>
      <w:ins w:id="579" w:author="jawad swed" w:date="2020-12-03T23:44:00Z">
        <w:r w:rsidR="00D5184F">
          <w:t xml:space="preserve">The system will be able to support any </w:t>
        </w:r>
      </w:ins>
      <w:ins w:id="580" w:author="jawad swed" w:date="2020-12-03T23:45:00Z">
        <w:r w:rsidR="00D5184F">
          <w:t xml:space="preserve">new </w:t>
        </w:r>
      </w:ins>
      <w:ins w:id="581" w:author="jawad swed" w:date="2020-12-03T23:44:00Z">
        <w:r w:rsidR="00D5184F">
          <w:t>third</w:t>
        </w:r>
      </w:ins>
      <w:ins w:id="582" w:author="jawad swed" w:date="2020-12-03T23:45:00Z">
        <w:r w:rsidR="00D5184F">
          <w:t>-</w:t>
        </w:r>
      </w:ins>
      <w:ins w:id="583" w:author="jawad swed" w:date="2020-12-03T23:44:00Z">
        <w:r w:rsidR="00D5184F">
          <w:t>party payment system</w:t>
        </w:r>
      </w:ins>
      <w:ins w:id="584" w:author="jawad swed" w:date="2020-12-03T23:45:00Z">
        <w:r w:rsidR="00D5184F">
          <w:t xml:space="preserve">. The integration of the new payment system </w:t>
        </w:r>
      </w:ins>
      <w:ins w:id="585" w:author="jawad swed" w:date="2020-12-03T23:46:00Z">
        <w:r w:rsidR="00D5184F">
          <w:t>should be done easily with few changes to the source code.</w:t>
        </w:r>
      </w:ins>
    </w:p>
    <w:p w14:paraId="0B598D8C" w14:textId="74343920" w:rsidR="006F0CA0" w:rsidRDefault="006F0CA0" w:rsidP="006F0CA0">
      <w:pPr>
        <w:pStyle w:val="Heading2"/>
      </w:pPr>
      <w:bookmarkStart w:id="586" w:name="_Toc53848848"/>
      <w:r>
        <w:t>Configurability</w:t>
      </w:r>
      <w:r w:rsidR="00B25779" w:rsidRPr="00B25779">
        <w:t xml:space="preserve"> </w:t>
      </w:r>
      <w:r w:rsidR="00B25779">
        <w:t>Requirements</w:t>
      </w:r>
      <w:bookmarkEnd w:id="586"/>
    </w:p>
    <w:p w14:paraId="5F3F3339" w14:textId="30E49904" w:rsidR="008C5FDA" w:rsidRDefault="00B01DA1">
      <w:pPr>
        <w:pStyle w:val="NormalL2"/>
        <w:numPr>
          <w:ilvl w:val="0"/>
          <w:numId w:val="15"/>
        </w:numPr>
        <w:rPr>
          <w:ins w:id="587" w:author="Jared Castaneda" w:date="2020-12-04T21:51:00Z"/>
        </w:rPr>
      </w:pPr>
      <w:ins w:id="588" w:author="Jared Castaneda" w:date="2020-12-04T21:53:00Z">
        <w:r>
          <w:t>System shall</w:t>
        </w:r>
      </w:ins>
      <w:ins w:id="589" w:author="Jared Castaneda" w:date="2020-12-04T21:54:00Z">
        <w:r>
          <w:t xml:space="preserve"> be configurable to fit various needs depending on the User</w:t>
        </w:r>
      </w:ins>
      <w:ins w:id="590" w:author="Jared Castaneda" w:date="2020-12-04T21:53:00Z">
        <w:r w:rsidDel="00666F62">
          <w:t xml:space="preserve"> </w:t>
        </w:r>
      </w:ins>
      <w:del w:id="591" w:author="Jared Castaneda" w:date="2020-09-23T20:11:00Z">
        <w:r w:rsidR="000920F0" w:rsidDel="00666F62">
          <w:delText>…</w:delText>
        </w:r>
      </w:del>
      <w:ins w:id="592" w:author="jawad swed" w:date="2020-12-03T23:49:00Z">
        <w:del w:id="593" w:author="Jared Castaneda" w:date="2020-12-04T21:53:00Z">
          <w:r w:rsidR="004A0CC8" w:rsidRPr="004A0CC8" w:rsidDel="00B01DA1">
            <w:delText xml:space="preserve"> </w:delText>
          </w:r>
          <w:r w:rsidR="004A0CC8" w:rsidDel="00B01DA1">
            <w:delText xml:space="preserve">There should be minimal requirements for the configuration of the system. This means that the system </w:delText>
          </w:r>
        </w:del>
      </w:ins>
      <w:ins w:id="594" w:author="jawad swed" w:date="2020-12-03T23:50:00Z">
        <w:del w:id="595" w:author="Jared Castaneda" w:date="2020-12-04T21:53:00Z">
          <w:r w:rsidR="004A0CC8" w:rsidDel="00B01DA1">
            <w:delText>should be easily configurable to work on any system on the user side.</w:delText>
          </w:r>
        </w:del>
      </w:ins>
    </w:p>
    <w:p w14:paraId="5CD6FD55" w14:textId="795AD540" w:rsidR="00BC7BAE" w:rsidRPr="000920F0" w:rsidRDefault="00BC7BAE">
      <w:pPr>
        <w:pStyle w:val="NormalL2"/>
        <w:numPr>
          <w:ilvl w:val="0"/>
          <w:numId w:val="15"/>
        </w:numPr>
        <w:pPrChange w:id="596" w:author="Jared Castaneda" w:date="2020-09-23T20:11:00Z">
          <w:pPr>
            <w:pStyle w:val="NormalL2"/>
          </w:pPr>
        </w:pPrChange>
      </w:pPr>
      <w:ins w:id="597" w:author="Jared Castaneda" w:date="2020-12-04T21:51:00Z">
        <w:r>
          <w:t>The system shall work the very minimal system</w:t>
        </w:r>
      </w:ins>
      <w:ins w:id="598" w:author="Jared Castaneda" w:date="2020-12-04T21:52:00Z">
        <w:r>
          <w:t xml:space="preserve"> and technical</w:t>
        </w:r>
      </w:ins>
      <w:ins w:id="599" w:author="Jared Castaneda" w:date="2020-12-04T21:51:00Z">
        <w:r>
          <w:t xml:space="preserve"> requirements, allowing usage on multiple different systems and devices</w:t>
        </w:r>
      </w:ins>
    </w:p>
    <w:p w14:paraId="01EAD035" w14:textId="59BCB925" w:rsidR="006F0CA0" w:rsidRDefault="006F0CA0" w:rsidP="006F0CA0">
      <w:pPr>
        <w:pStyle w:val="Heading1"/>
      </w:pPr>
      <w:bookmarkStart w:id="600" w:name="_Toc53848849"/>
      <w:r>
        <w:t>Implementation Constraint</w:t>
      </w:r>
      <w:r w:rsidR="00B25779" w:rsidRPr="00B25779">
        <w:t xml:space="preserve"> </w:t>
      </w:r>
      <w:r w:rsidR="00B25779">
        <w:t>Requirements</w:t>
      </w:r>
      <w:bookmarkEnd w:id="600"/>
    </w:p>
    <w:p w14:paraId="3792884D" w14:textId="589BAC7D" w:rsidR="000920F0" w:rsidDel="004D07C7" w:rsidRDefault="008C5FDA" w:rsidP="008C5FDA">
      <w:pPr>
        <w:pStyle w:val="NormalL1"/>
        <w:numPr>
          <w:ilvl w:val="0"/>
          <w:numId w:val="6"/>
        </w:numPr>
        <w:rPr>
          <w:del w:id="601" w:author="Jared Castaneda" w:date="2020-09-23T20:16:00Z"/>
        </w:rPr>
      </w:pPr>
      <w:ins w:id="602" w:author="Jared Castaneda" w:date="2020-09-23T20:16:00Z">
        <w:r>
          <w:t>System is built on C++ technology.</w:t>
        </w:r>
      </w:ins>
      <w:ins w:id="603" w:author="Jared Castaneda" w:date="2020-09-24T15:51:00Z">
        <w:r w:rsidR="000B1948">
          <w:t xml:space="preserve"> Further developments use C++.</w:t>
        </w:r>
      </w:ins>
      <w:ins w:id="604" w:author="Jared Castaneda" w:date="2020-09-23T20:16:00Z">
        <w:r>
          <w:t xml:space="preserve"> </w:t>
        </w:r>
      </w:ins>
      <w:del w:id="605" w:author="Jared Castaneda" w:date="2020-09-23T20:16:00Z">
        <w:r w:rsidR="000920F0" w:rsidDel="008C5FDA">
          <w:delText>…</w:delText>
        </w:r>
      </w:del>
    </w:p>
    <w:p w14:paraId="67350C4D" w14:textId="5098FB9C" w:rsidR="004D07C7" w:rsidRDefault="004D07C7" w:rsidP="000920F0">
      <w:pPr>
        <w:pStyle w:val="NormalL1"/>
        <w:numPr>
          <w:ilvl w:val="0"/>
          <w:numId w:val="6"/>
        </w:numPr>
        <w:rPr>
          <w:ins w:id="606" w:author="Jared Castaneda" w:date="2020-09-26T19:26:00Z"/>
        </w:rPr>
      </w:pPr>
    </w:p>
    <w:p w14:paraId="4ED2AE52" w14:textId="18E59D05" w:rsidR="004A0CC8" w:rsidRDefault="004A0CC8" w:rsidP="004A0CC8">
      <w:pPr>
        <w:pStyle w:val="NormalL1"/>
        <w:numPr>
          <w:ilvl w:val="0"/>
          <w:numId w:val="6"/>
        </w:numPr>
        <w:spacing w:line="256" w:lineRule="auto"/>
        <w:rPr>
          <w:ins w:id="607" w:author="jawad swed" w:date="2020-12-03T23:51:00Z"/>
          <w:rFonts w:eastAsiaTheme="minorEastAsia"/>
        </w:rPr>
      </w:pPr>
      <w:ins w:id="608" w:author="jawad swed" w:date="2020-12-03T23:51:00Z">
        <w:r>
          <w:t>The System will run on multiple platforms (Windows, Mac, Linux)</w:t>
        </w:r>
      </w:ins>
    </w:p>
    <w:p w14:paraId="26DB650E" w14:textId="03765DFA" w:rsidR="000920F0" w:rsidRPr="000920F0" w:rsidDel="004A0CC8" w:rsidRDefault="004A0CC8" w:rsidP="004A0CC8">
      <w:pPr>
        <w:pStyle w:val="NormalL1"/>
        <w:numPr>
          <w:ilvl w:val="0"/>
          <w:numId w:val="6"/>
        </w:numPr>
        <w:rPr>
          <w:del w:id="609" w:author="jawad swed" w:date="2020-12-03T23:51:00Z"/>
        </w:rPr>
      </w:pPr>
      <w:ins w:id="610" w:author="jawad swed" w:date="2020-12-03T23:51:00Z">
        <w:r w:rsidDel="004A0CC8">
          <w:t xml:space="preserve"> </w:t>
        </w:r>
      </w:ins>
      <w:ins w:id="611" w:author="Jared Castaneda" w:date="2020-09-26T19:27:00Z">
        <w:del w:id="612" w:author="jawad swed" w:date="2020-12-03T23:51:00Z">
          <w:r w:rsidR="004D07C7" w:rsidDel="004A0CC8">
            <w:delText>System is platform independent.</w:delText>
          </w:r>
        </w:del>
      </w:ins>
      <w:del w:id="613" w:author="jawad swed" w:date="2020-12-03T23:51:00Z">
        <w:r w:rsidR="000920F0" w:rsidDel="004A0CC8">
          <w:delText>…</w:delText>
        </w:r>
      </w:del>
    </w:p>
    <w:p w14:paraId="28423E19" w14:textId="4FD39487" w:rsidR="006F0CA0" w:rsidRDefault="006F0CA0" w:rsidP="006F0CA0">
      <w:pPr>
        <w:pStyle w:val="Heading1"/>
      </w:pPr>
      <w:bookmarkStart w:id="614" w:name="_Toc53848850"/>
      <w:r>
        <w:t>Purchased Component</w:t>
      </w:r>
      <w:r w:rsidR="00B25779" w:rsidRPr="00B25779">
        <w:t xml:space="preserve"> </w:t>
      </w:r>
      <w:r w:rsidR="00B25779">
        <w:t>Requirements</w:t>
      </w:r>
      <w:bookmarkEnd w:id="614"/>
    </w:p>
    <w:p w14:paraId="6DD5071D" w14:textId="0BA16C90" w:rsidR="00CB10DC" w:rsidDel="004A0CC8" w:rsidRDefault="00567664" w:rsidP="00567664">
      <w:pPr>
        <w:pStyle w:val="NormalL1"/>
        <w:numPr>
          <w:ilvl w:val="0"/>
          <w:numId w:val="7"/>
        </w:numPr>
        <w:rPr>
          <w:ins w:id="615" w:author="Jared Castaneda" w:date="2020-09-24T23:51:00Z"/>
          <w:del w:id="616" w:author="jawad swed" w:date="2020-12-03T23:53:00Z"/>
        </w:rPr>
      </w:pPr>
      <w:ins w:id="617" w:author="Jared Castaneda" w:date="2020-09-24T15:52:00Z">
        <w:del w:id="618" w:author="jawad swed" w:date="2020-12-03T23:53:00Z">
          <w:r w:rsidDel="004A0CC8">
            <w:delText>Weather API</w:delText>
          </w:r>
        </w:del>
      </w:ins>
      <w:ins w:id="619" w:author="Jared Castaneda" w:date="2020-09-24T23:51:00Z">
        <w:del w:id="620" w:author="jawad swed" w:date="2020-12-03T23:53:00Z">
          <w:r w:rsidR="00CB10DC" w:rsidDel="004A0CC8">
            <w:delText xml:space="preserve"> for query charges</w:delText>
          </w:r>
        </w:del>
      </w:ins>
    </w:p>
    <w:p w14:paraId="2C3ED79A" w14:textId="5A447132" w:rsidR="000920F0" w:rsidDel="00567664" w:rsidRDefault="00CB10DC" w:rsidP="000920F0">
      <w:pPr>
        <w:pStyle w:val="NormalL1"/>
        <w:numPr>
          <w:ilvl w:val="0"/>
          <w:numId w:val="7"/>
        </w:numPr>
        <w:rPr>
          <w:del w:id="621" w:author="Jared Castaneda" w:date="2020-09-24T15:52:00Z"/>
        </w:rPr>
      </w:pPr>
      <w:ins w:id="622" w:author="Jared Castaneda" w:date="2020-09-24T23:51:00Z">
        <w:del w:id="623" w:author="jawad swed" w:date="2020-12-03T23:53:00Z">
          <w:r w:rsidDel="004A0CC8">
            <w:delText xml:space="preserve">Production </w:delText>
          </w:r>
        </w:del>
      </w:ins>
      <w:ins w:id="624" w:author="Jared Castaneda" w:date="2020-09-24T23:52:00Z">
        <w:del w:id="625" w:author="jawad swed" w:date="2020-12-03T23:53:00Z">
          <w:r w:rsidDel="004A0CC8">
            <w:delText>of gift cards</w:delText>
          </w:r>
        </w:del>
      </w:ins>
      <w:ins w:id="626" w:author="Jared Castaneda" w:date="2020-09-24T23:51:00Z">
        <w:del w:id="627" w:author="jawad swed" w:date="2020-12-03T23:53:00Z">
          <w:r w:rsidDel="004A0CC8">
            <w:delText xml:space="preserve"> </w:delText>
          </w:r>
        </w:del>
      </w:ins>
      <w:del w:id="628" w:author="jawad swed" w:date="2020-12-03T23:53:00Z">
        <w:r w:rsidR="000920F0" w:rsidDel="004A0CC8">
          <w:delText>…</w:delText>
        </w:r>
      </w:del>
      <w:ins w:id="629" w:author="jawad swed" w:date="2020-12-03T23:53:00Z">
        <w:r w:rsidR="004A0CC8">
          <w:t xml:space="preserve">Hard </w:t>
        </w:r>
        <w:del w:id="630" w:author="Jared Castaneda" w:date="2020-12-04T21:56:00Z">
          <w:r w:rsidR="004A0CC8" w:rsidDel="00406B6B">
            <w:delText>D</w:delText>
          </w:r>
        </w:del>
      </w:ins>
      <w:ins w:id="631" w:author="Jared Castaneda" w:date="2020-12-04T21:56:00Z">
        <w:r w:rsidR="00406B6B">
          <w:t>d</w:t>
        </w:r>
      </w:ins>
      <w:ins w:id="632" w:author="jawad swed" w:date="2020-12-03T23:53:00Z">
        <w:r w:rsidR="004A0CC8">
          <w:t xml:space="preserve">isk drive to store </w:t>
        </w:r>
        <w:del w:id="633" w:author="Jared Castaneda" w:date="2020-12-04T21:56:00Z">
          <w:r w:rsidR="004A0CC8" w:rsidDel="00A553C2">
            <w:delText xml:space="preserve">out local Database </w:delText>
          </w:r>
        </w:del>
      </w:ins>
    </w:p>
    <w:p w14:paraId="6549D70F" w14:textId="22E3B38B" w:rsidR="000920F0" w:rsidRDefault="000920F0" w:rsidP="00A553C2">
      <w:pPr>
        <w:pStyle w:val="NormalL1"/>
        <w:numPr>
          <w:ilvl w:val="0"/>
          <w:numId w:val="7"/>
        </w:numPr>
        <w:rPr>
          <w:ins w:id="634" w:author="Jared Castaneda" w:date="2020-12-04T21:56:00Z"/>
        </w:rPr>
      </w:pPr>
      <w:del w:id="635" w:author="Jared Castaneda" w:date="2020-09-24T15:52:00Z">
        <w:r w:rsidDel="00567664">
          <w:delText>…</w:delText>
        </w:r>
      </w:del>
      <w:ins w:id="636" w:author="Jared Castaneda" w:date="2020-12-04T21:56:00Z">
        <w:r w:rsidR="00A553C2">
          <w:t>a local database</w:t>
        </w:r>
      </w:ins>
    </w:p>
    <w:p w14:paraId="146B99FD" w14:textId="2C620F7D" w:rsidR="00E56CE2" w:rsidRDefault="00E56CE2" w:rsidP="00A553C2">
      <w:pPr>
        <w:pStyle w:val="NormalL1"/>
        <w:numPr>
          <w:ilvl w:val="0"/>
          <w:numId w:val="7"/>
        </w:numPr>
        <w:rPr>
          <w:ins w:id="637" w:author="Jared Castaneda" w:date="2020-12-04T21:56:00Z"/>
        </w:rPr>
      </w:pPr>
      <w:ins w:id="638" w:author="Jared Castaneda" w:date="2020-12-04T21:56:00Z">
        <w:r>
          <w:t>Production of gift cards</w:t>
        </w:r>
      </w:ins>
    </w:p>
    <w:p w14:paraId="48F8FC69" w14:textId="1B8F1E9B" w:rsidR="00E56CE2" w:rsidRPr="000920F0" w:rsidRDefault="00E56CE2">
      <w:pPr>
        <w:pStyle w:val="NormalL1"/>
        <w:numPr>
          <w:ilvl w:val="0"/>
          <w:numId w:val="7"/>
        </w:numPr>
      </w:pPr>
      <w:ins w:id="639" w:author="Jared Castaneda" w:date="2020-12-04T21:56:00Z">
        <w:r>
          <w:t>Weather API</w:t>
        </w:r>
      </w:ins>
      <w:ins w:id="640" w:author="Jared Castaneda" w:date="2020-12-04T22:10:00Z">
        <w:r w:rsidR="00257A17">
          <w:t xml:space="preserve"> access -</w:t>
        </w:r>
      </w:ins>
      <w:ins w:id="641" w:author="Jared Castaneda" w:date="2020-12-04T21:56:00Z">
        <w:r>
          <w:t xml:space="preserve"> for query charges</w:t>
        </w:r>
      </w:ins>
    </w:p>
    <w:p w14:paraId="10550B72" w14:textId="61932702" w:rsidR="006F0CA0" w:rsidRDefault="006F0CA0" w:rsidP="006F0CA0">
      <w:pPr>
        <w:pStyle w:val="Heading1"/>
      </w:pPr>
      <w:bookmarkStart w:id="642" w:name="_Toc53848851"/>
      <w:r>
        <w:t>Free Open Source Component</w:t>
      </w:r>
      <w:r w:rsidR="00B25779" w:rsidRPr="00B25779">
        <w:t xml:space="preserve"> </w:t>
      </w:r>
      <w:r w:rsidR="00B25779">
        <w:t>Requirements</w:t>
      </w:r>
      <w:bookmarkEnd w:id="642"/>
    </w:p>
    <w:p w14:paraId="02873A82" w14:textId="3FF2467A" w:rsidR="000920F0" w:rsidDel="00165022" w:rsidRDefault="000920F0" w:rsidP="000920F0">
      <w:pPr>
        <w:pStyle w:val="NormalL1"/>
        <w:numPr>
          <w:ilvl w:val="0"/>
          <w:numId w:val="8"/>
        </w:numPr>
        <w:rPr>
          <w:del w:id="643" w:author="Jared Castaneda" w:date="2020-09-24T23:52:00Z"/>
        </w:rPr>
      </w:pPr>
      <w:del w:id="644" w:author="Jared Castaneda" w:date="2020-09-24T23:52:00Z">
        <w:r w:rsidDel="00165022">
          <w:delText>…</w:delText>
        </w:r>
      </w:del>
    </w:p>
    <w:p w14:paraId="630B3D3C" w14:textId="06B5DD3B" w:rsidR="004A0CC8" w:rsidRDefault="004A0CC8">
      <w:pPr>
        <w:pStyle w:val="NormalL1"/>
        <w:numPr>
          <w:ilvl w:val="0"/>
          <w:numId w:val="17"/>
        </w:numPr>
        <w:spacing w:line="256" w:lineRule="auto"/>
        <w:rPr>
          <w:ins w:id="645" w:author="jawad swed" w:date="2020-12-03T23:51:00Z"/>
        </w:rPr>
        <w:pPrChange w:id="646" w:author="jawad swed" w:date="2020-12-03T23:52:00Z">
          <w:pPr>
            <w:pStyle w:val="NormalL1"/>
            <w:numPr>
              <w:ilvl w:val="1"/>
              <w:numId w:val="17"/>
            </w:numPr>
            <w:spacing w:line="256" w:lineRule="auto"/>
            <w:ind w:left="1512" w:hanging="360"/>
          </w:pPr>
        </w:pPrChange>
      </w:pPr>
      <w:ins w:id="647" w:author="jawad swed" w:date="2020-12-03T23:51:00Z">
        <w:r>
          <w:t xml:space="preserve">C++ Development Root </w:t>
        </w:r>
      </w:ins>
      <w:ins w:id="648" w:author="Jared Castaneda" w:date="2020-12-04T21:57:00Z">
        <w:r w:rsidR="008E3255">
          <w:t xml:space="preserve">– created by </w:t>
        </w:r>
      </w:ins>
      <w:ins w:id="649" w:author="jawad swed" w:date="2020-12-03T23:51:00Z">
        <w:del w:id="650" w:author="Jared Castaneda" w:date="2020-12-04T21:56:00Z">
          <w:r w:rsidDel="008E3255">
            <w:delText xml:space="preserve">Written by Dr. </w:delText>
          </w:r>
        </w:del>
        <w:r>
          <w:t xml:space="preserve">Thomas Bettens </w:t>
        </w:r>
      </w:ins>
    </w:p>
    <w:p w14:paraId="3BF8A045" w14:textId="413917CA" w:rsidR="000920F0" w:rsidRPr="000920F0" w:rsidDel="004A0CC8" w:rsidRDefault="004A0CC8" w:rsidP="004A0CC8">
      <w:pPr>
        <w:pStyle w:val="NormalL1"/>
        <w:numPr>
          <w:ilvl w:val="0"/>
          <w:numId w:val="8"/>
        </w:numPr>
        <w:rPr>
          <w:del w:id="651" w:author="jawad swed" w:date="2020-12-03T23:51:00Z"/>
        </w:rPr>
      </w:pPr>
      <w:ins w:id="652" w:author="jawad swed" w:date="2020-12-03T23:51:00Z">
        <w:r w:rsidDel="004A0CC8">
          <w:t xml:space="preserve"> </w:t>
        </w:r>
      </w:ins>
      <w:del w:id="653" w:author="jawad swed" w:date="2020-12-03T23:51:00Z">
        <w:r w:rsidR="000920F0" w:rsidDel="004A0CC8">
          <w:delText>…</w:delText>
        </w:r>
      </w:del>
      <w:ins w:id="654" w:author="Jared Castaneda" w:date="2020-09-24T23:52:00Z">
        <w:del w:id="655" w:author="jawad swed" w:date="2020-12-03T23:51:00Z">
          <w:r w:rsidR="00165022" w:rsidDel="004A0CC8">
            <w:delText>None</w:delText>
          </w:r>
        </w:del>
      </w:ins>
    </w:p>
    <w:p w14:paraId="1D4907C4" w14:textId="5EE1A0BD" w:rsidR="006F0CA0" w:rsidRDefault="006F0CA0" w:rsidP="006F0CA0">
      <w:pPr>
        <w:pStyle w:val="Heading1"/>
      </w:pPr>
      <w:bookmarkStart w:id="656" w:name="_Toc53848852"/>
      <w:r>
        <w:t>Interface</w:t>
      </w:r>
      <w:r w:rsidR="00B25779" w:rsidRPr="00B25779">
        <w:t xml:space="preserve"> </w:t>
      </w:r>
      <w:r w:rsidR="00B25779">
        <w:t>Requirements</w:t>
      </w:r>
      <w:bookmarkEnd w:id="656"/>
    </w:p>
    <w:p w14:paraId="1A959D80" w14:textId="5A764BA7" w:rsidR="006F0CA0" w:rsidRDefault="000920F0" w:rsidP="006F0CA0">
      <w:pPr>
        <w:pStyle w:val="Heading2"/>
      </w:pPr>
      <w:bookmarkStart w:id="657" w:name="_Toc53848853"/>
      <w:r>
        <w:t xml:space="preserve">Noteworthy </w:t>
      </w:r>
      <w:r w:rsidR="006F0CA0">
        <w:t xml:space="preserve">Hardware </w:t>
      </w:r>
      <w:r>
        <w:t xml:space="preserve">and Hardware </w:t>
      </w:r>
      <w:r w:rsidR="006F0CA0">
        <w:t>Interface</w:t>
      </w:r>
      <w:r w:rsidR="00B25779" w:rsidRPr="00B25779">
        <w:t xml:space="preserve"> </w:t>
      </w:r>
      <w:r w:rsidR="00B25779">
        <w:t>Requirements</w:t>
      </w:r>
      <w:bookmarkEnd w:id="657"/>
    </w:p>
    <w:p w14:paraId="4FF3508D" w14:textId="54FF5251" w:rsidR="00F935C3" w:rsidDel="00E2067F" w:rsidRDefault="00567664" w:rsidP="00E2067F">
      <w:pPr>
        <w:pStyle w:val="NormalL2"/>
        <w:numPr>
          <w:ilvl w:val="0"/>
          <w:numId w:val="9"/>
        </w:numPr>
        <w:rPr>
          <w:del w:id="658" w:author="Jared Castaneda" w:date="2020-09-24T23:55:00Z"/>
        </w:rPr>
      </w:pPr>
      <w:ins w:id="659" w:author="Jared Castaneda" w:date="2020-09-24T15:53:00Z">
        <w:r>
          <w:t xml:space="preserve">Computer with monitor, </w:t>
        </w:r>
      </w:ins>
      <w:ins w:id="660" w:author="Jared Castaneda" w:date="2020-09-24T15:54:00Z">
        <w:r>
          <w:t xml:space="preserve">mouse, keyboard, </w:t>
        </w:r>
      </w:ins>
      <w:ins w:id="661" w:author="Jared Castaneda" w:date="2020-09-24T23:55:00Z">
        <w:r w:rsidR="00165022">
          <w:t xml:space="preserve">a way </w:t>
        </w:r>
      </w:ins>
      <w:ins w:id="662" w:author="Jared Castaneda" w:date="2020-09-24T15:54:00Z">
        <w:r>
          <w:t>to connect to internet</w:t>
        </w:r>
        <w:r w:rsidDel="00567664">
          <w:t xml:space="preserve"> </w:t>
        </w:r>
      </w:ins>
      <w:del w:id="663" w:author="Jared Castaneda" w:date="2020-09-24T15:53:00Z">
        <w:r w:rsidR="00F935C3" w:rsidDel="00567664">
          <w:delText>…</w:delText>
        </w:r>
      </w:del>
    </w:p>
    <w:p w14:paraId="4FBFD336" w14:textId="57B87F28" w:rsidR="00F935C3" w:rsidRPr="00F935C3" w:rsidRDefault="00F935C3">
      <w:pPr>
        <w:pStyle w:val="NormalL2"/>
        <w:numPr>
          <w:ilvl w:val="0"/>
          <w:numId w:val="9"/>
        </w:numPr>
      </w:pPr>
      <w:del w:id="664" w:author="Jared Castaneda" w:date="2020-09-24T15:53:00Z">
        <w:r w:rsidDel="00567664">
          <w:delText>…</w:delText>
        </w:r>
      </w:del>
    </w:p>
    <w:p w14:paraId="59B582B0" w14:textId="301B2702" w:rsidR="006F0CA0" w:rsidRDefault="006F0CA0" w:rsidP="006F0CA0">
      <w:pPr>
        <w:pStyle w:val="Heading2"/>
      </w:pPr>
      <w:bookmarkStart w:id="665" w:name="_Toc53848854"/>
      <w:r>
        <w:t>Software Interface</w:t>
      </w:r>
      <w:r w:rsidR="00B25779" w:rsidRPr="00B25779">
        <w:t xml:space="preserve"> </w:t>
      </w:r>
      <w:r w:rsidR="00B25779">
        <w:t>Requirements</w:t>
      </w:r>
      <w:bookmarkEnd w:id="665"/>
    </w:p>
    <w:p w14:paraId="6A692742" w14:textId="77777777" w:rsidR="00E2067F" w:rsidRDefault="00E2067F" w:rsidP="00F935C3">
      <w:pPr>
        <w:pStyle w:val="NormalL2"/>
        <w:numPr>
          <w:ilvl w:val="0"/>
          <w:numId w:val="10"/>
        </w:numPr>
        <w:rPr>
          <w:ins w:id="666" w:author="Jared Castaneda" w:date="2020-09-24T23:58:00Z"/>
        </w:rPr>
      </w:pPr>
      <w:ins w:id="667" w:author="Jared Castaneda" w:date="2020-09-24T23:58:00Z">
        <w:r>
          <w:t>Database to store flight and user information</w:t>
        </w:r>
      </w:ins>
    </w:p>
    <w:p w14:paraId="43681C1D" w14:textId="0DF6469E" w:rsidR="00F935C3" w:rsidRDefault="00E2067F" w:rsidP="00F935C3">
      <w:pPr>
        <w:pStyle w:val="NormalL2"/>
        <w:numPr>
          <w:ilvl w:val="0"/>
          <w:numId w:val="10"/>
        </w:numPr>
      </w:pPr>
      <w:ins w:id="668" w:author="Jared Castaneda" w:date="2020-09-25T00:01:00Z">
        <w:r>
          <w:t>Tax calculator</w:t>
        </w:r>
      </w:ins>
      <w:ins w:id="669" w:author="Jared Castaneda" w:date="2020-09-24T23:58:00Z">
        <w:r>
          <w:t xml:space="preserve"> </w:t>
        </w:r>
        <w:r w:rsidDel="00E2067F">
          <w:t xml:space="preserve"> </w:t>
        </w:r>
      </w:ins>
      <w:del w:id="670" w:author="Jared Castaneda" w:date="2020-09-24T23:56:00Z">
        <w:r w:rsidR="00F935C3" w:rsidDel="00E2067F">
          <w:delText>…</w:delText>
        </w:r>
      </w:del>
    </w:p>
    <w:p w14:paraId="74A14CA5" w14:textId="142E10A1" w:rsidR="00E2067F" w:rsidRDefault="00E2067F" w:rsidP="00F935C3">
      <w:pPr>
        <w:pStyle w:val="NormalL2"/>
        <w:numPr>
          <w:ilvl w:val="0"/>
          <w:numId w:val="10"/>
        </w:numPr>
        <w:rPr>
          <w:ins w:id="671" w:author="Jared Castaneda" w:date="2020-09-25T00:01:00Z"/>
        </w:rPr>
      </w:pPr>
      <w:ins w:id="672" w:author="Jared Castaneda" w:date="2020-09-25T00:01:00Z">
        <w:r>
          <w:t>Location</w:t>
        </w:r>
      </w:ins>
      <w:ins w:id="673" w:author="Jared Castaneda" w:date="2020-09-25T00:08:00Z">
        <w:r w:rsidR="001D6113">
          <w:t>, time,</w:t>
        </w:r>
      </w:ins>
      <w:ins w:id="674" w:author="Jared Castaneda" w:date="2020-09-25T00:07:00Z">
        <w:r w:rsidR="001D6113">
          <w:t xml:space="preserve"> and weather</w:t>
        </w:r>
      </w:ins>
      <w:ins w:id="675" w:author="Jared Castaneda" w:date="2020-09-25T00:01:00Z">
        <w:r>
          <w:t xml:space="preserve"> services</w:t>
        </w:r>
      </w:ins>
    </w:p>
    <w:p w14:paraId="503857B5" w14:textId="681F468F" w:rsidR="00F935C3" w:rsidRPr="00F935C3" w:rsidRDefault="00E2067F" w:rsidP="00F935C3">
      <w:pPr>
        <w:pStyle w:val="NormalL2"/>
        <w:numPr>
          <w:ilvl w:val="0"/>
          <w:numId w:val="10"/>
        </w:numPr>
      </w:pPr>
      <w:ins w:id="676" w:author="Jared Castaneda" w:date="2020-09-25T00:03:00Z">
        <w:r>
          <w:t>Credit card and banking authorization</w:t>
        </w:r>
      </w:ins>
      <w:del w:id="677" w:author="Jared Castaneda" w:date="2020-09-25T00:01:00Z">
        <w:r w:rsidR="00F935C3" w:rsidDel="00E2067F">
          <w:delText>…</w:delText>
        </w:r>
      </w:del>
    </w:p>
    <w:p w14:paraId="1DE092DD" w14:textId="76204AEB" w:rsidR="00F935C3" w:rsidRDefault="00F935C3" w:rsidP="006F0CA0">
      <w:pPr>
        <w:pStyle w:val="Heading1"/>
      </w:pPr>
      <w:bookmarkStart w:id="678" w:name="_Toc53848855"/>
      <w:r>
        <w:t>Application-Specific Domain (Business) Rule</w:t>
      </w:r>
      <w:r w:rsidR="00B25779" w:rsidRPr="00B25779">
        <w:t xml:space="preserve"> </w:t>
      </w:r>
      <w:r w:rsidR="00B25779">
        <w:t>Requirements</w:t>
      </w:r>
      <w:bookmarkEnd w:id="678"/>
    </w:p>
    <w:p w14:paraId="33CEFE66" w14:textId="5B2D72E7" w:rsidR="008E5BEB" w:rsidRPr="003131AF" w:rsidDel="003131AF" w:rsidRDefault="008E5BEB">
      <w:pPr>
        <w:spacing w:after="0"/>
        <w:rPr>
          <w:del w:id="679" w:author="Jared Castaneda" w:date="2020-09-27T17:31:00Z"/>
          <w:highlight w:val="yellow"/>
        </w:rPr>
      </w:pPr>
      <w:del w:id="680" w:author="Jared Castaneda" w:date="2020-09-27T17:31:00Z">
        <w:r w:rsidRPr="003131AF" w:rsidDel="003131AF">
          <w:rPr>
            <w:highlight w:val="yellow"/>
          </w:rPr>
          <w:delText xml:space="preserve">NOTE TO STUDENTS:  </w:delText>
        </w:r>
      </w:del>
    </w:p>
    <w:p w14:paraId="27025D95" w14:textId="55CE5D7D" w:rsidR="008E5BEB" w:rsidRPr="008F2639" w:rsidDel="003131AF" w:rsidRDefault="008E5BEB">
      <w:pPr>
        <w:rPr>
          <w:del w:id="681" w:author="Jared Castaneda" w:date="2020-09-27T17:31:00Z"/>
          <w:highlight w:val="yellow"/>
        </w:rPr>
        <w:pPrChange w:id="682" w:author="Jared Castaneda" w:date="2020-09-27T17:31:00Z">
          <w:pPr>
            <w:pStyle w:val="ListParagraph"/>
            <w:numPr>
              <w:numId w:val="14"/>
            </w:numPr>
            <w:ind w:hanging="360"/>
          </w:pPr>
        </w:pPrChange>
      </w:pPr>
      <w:del w:id="683" w:author="Jared Castaneda" w:date="2020-09-27T17:31:00Z">
        <w:r w:rsidRPr="008F2639" w:rsidDel="003131AF">
          <w:rPr>
            <w:highlight w:val="yellow"/>
          </w:rPr>
          <w:delText xml:space="preserve">See Larman </w:delText>
        </w:r>
        <w:r w:rsidRPr="008F2639" w:rsidDel="003131AF">
          <w:rPr>
            <w:rFonts w:cstheme="minorHAnsi"/>
            <w:highlight w:val="yellow"/>
          </w:rPr>
          <w:delText>§</w:delText>
        </w:r>
        <w:r w:rsidRPr="008F2639" w:rsidDel="003131AF">
          <w:rPr>
            <w:highlight w:val="yellow"/>
          </w:rPr>
          <w:delText xml:space="preserve">7.10 Next Gen Example: Business Rules (Domain Rules) and </w:delText>
        </w:r>
        <w:r w:rsidRPr="008F2639" w:rsidDel="003131AF">
          <w:rPr>
            <w:rFonts w:cstheme="minorHAnsi"/>
            <w:highlight w:val="yellow"/>
          </w:rPr>
          <w:delText>§</w:delText>
        </w:r>
        <w:r w:rsidRPr="008F2639" w:rsidDel="003131AF">
          <w:rPr>
            <w:highlight w:val="yellow"/>
          </w:rPr>
          <w:delText>7.11 Commentary: Domain Rules</w:delText>
        </w:r>
      </w:del>
    </w:p>
    <w:p w14:paraId="4557A23F" w14:textId="4C7BCA8E" w:rsidR="008E5BEB" w:rsidRPr="008F2639" w:rsidDel="003131AF" w:rsidRDefault="008E5BEB">
      <w:pPr>
        <w:rPr>
          <w:del w:id="684" w:author="Jared Castaneda" w:date="2020-09-27T17:31:00Z"/>
          <w:highlight w:val="yellow"/>
        </w:rPr>
        <w:pPrChange w:id="685" w:author="Jared Castaneda" w:date="2020-09-27T17:31:00Z">
          <w:pPr>
            <w:pStyle w:val="ListParagraph"/>
            <w:numPr>
              <w:numId w:val="14"/>
            </w:numPr>
            <w:ind w:hanging="360"/>
          </w:pPr>
        </w:pPrChange>
      </w:pPr>
      <w:del w:id="686" w:author="Jared Castaneda" w:date="2020-09-27T17:31:00Z">
        <w:r w:rsidRPr="008F2639" w:rsidDel="003131AF">
          <w:rPr>
            <w:highlight w:val="yellow"/>
          </w:rPr>
          <w:delText>I often get asked what the difference is between this section</w:delText>
        </w:r>
        <w:r w:rsidR="008F2639" w:rsidRPr="008F2639" w:rsidDel="003131AF">
          <w:rPr>
            <w:highlight w:val="yellow"/>
          </w:rPr>
          <w:delText xml:space="preserve"> here</w:delText>
        </w:r>
        <w:r w:rsidRPr="008F2639" w:rsidDel="003131AF">
          <w:rPr>
            <w:highlight w:val="yellow"/>
          </w:rPr>
          <w:delText xml:space="preserve"> in the Sup Spec and the </w:delText>
        </w:r>
        <w:r w:rsidR="008F2639" w:rsidRPr="008F2639" w:rsidDel="003131AF">
          <w:rPr>
            <w:highlight w:val="yellow"/>
          </w:rPr>
          <w:delText xml:space="preserve">rules captured in the </w:delText>
        </w:r>
        <w:r w:rsidR="00BD20ED" w:rsidDel="003131AF">
          <w:rPr>
            <w:highlight w:val="yellow"/>
          </w:rPr>
          <w:delText xml:space="preserve">General </w:delText>
        </w:r>
        <w:r w:rsidRPr="008F2639" w:rsidDel="003131AF">
          <w:rPr>
            <w:highlight w:val="yellow"/>
          </w:rPr>
          <w:delText xml:space="preserve">Domain Rules document.  The </w:delText>
        </w:r>
        <w:r w:rsidR="00BD20ED" w:rsidDel="003131AF">
          <w:rPr>
            <w:highlight w:val="yellow"/>
          </w:rPr>
          <w:delText xml:space="preserve">General </w:delText>
        </w:r>
        <w:r w:rsidRPr="008F2639" w:rsidDel="003131AF">
          <w:rPr>
            <w:highlight w:val="yellow"/>
          </w:rPr>
          <w:delText>Domain Rules document capture</w:delText>
        </w:r>
        <w:r w:rsidR="008F2639" w:rsidRPr="008F2639" w:rsidDel="003131AF">
          <w:rPr>
            <w:highlight w:val="yellow"/>
          </w:rPr>
          <w:delText>s</w:delText>
        </w:r>
        <w:r w:rsidRPr="008F2639" w:rsidDel="003131AF">
          <w:rPr>
            <w:highlight w:val="yellow"/>
          </w:rPr>
          <w:delText xml:space="preserve"> how a domain or business may operate. They are not requirements of any one application, although an application's requirements are often influenced.  This section here in the Sup Spec tailor</w:delText>
        </w:r>
        <w:r w:rsidR="008F2639" w:rsidRPr="008F2639" w:rsidDel="003131AF">
          <w:rPr>
            <w:highlight w:val="yellow"/>
          </w:rPr>
          <w:delText>s</w:delText>
        </w:r>
        <w:r w:rsidRPr="008F2639" w:rsidDel="003131AF">
          <w:rPr>
            <w:highlight w:val="yellow"/>
          </w:rPr>
          <w:delText xml:space="preserve"> th</w:delText>
        </w:r>
        <w:r w:rsidR="008F2639" w:rsidRPr="008F2639" w:rsidDel="003131AF">
          <w:rPr>
            <w:highlight w:val="yellow"/>
          </w:rPr>
          <w:delText>ose</w:delText>
        </w:r>
        <w:r w:rsidRPr="008F2639" w:rsidDel="003131AF">
          <w:rPr>
            <w:highlight w:val="yellow"/>
          </w:rPr>
          <w:delText xml:space="preserve"> general domain rules into real requirements specific to this application.  Remember, this is a reequipments document and these rules shall be expressed in well-formed, testable </w:delText>
        </w:r>
        <w:r w:rsidR="008F2639" w:rsidRPr="008F2639" w:rsidDel="003131AF">
          <w:rPr>
            <w:highlight w:val="yellow"/>
          </w:rPr>
          <w:delText>reequipments</w:delText>
        </w:r>
        <w:r w:rsidRPr="008F2639" w:rsidDel="003131AF">
          <w:rPr>
            <w:highlight w:val="yellow"/>
          </w:rPr>
          <w:delText>.</w:delText>
        </w:r>
      </w:del>
    </w:p>
    <w:p w14:paraId="4FE70079" w14:textId="2D163148" w:rsidR="008E5BEB" w:rsidRPr="008F2639" w:rsidRDefault="008E5BEB">
      <w:pPr>
        <w:rPr>
          <w:highlight w:val="yellow"/>
        </w:rPr>
        <w:pPrChange w:id="687" w:author="Jared Castaneda" w:date="2020-09-27T17:31:00Z">
          <w:pPr>
            <w:pStyle w:val="ListParagraph"/>
            <w:numPr>
              <w:numId w:val="14"/>
            </w:numPr>
            <w:ind w:hanging="360"/>
          </w:pPr>
        </w:pPrChange>
      </w:pPr>
      <w:del w:id="688" w:author="Jared Castaneda" w:date="2020-09-27T17:31:00Z">
        <w:r w:rsidRPr="008F2639" w:rsidDel="003131AF">
          <w:rPr>
            <w:highlight w:val="yellow"/>
          </w:rPr>
          <w:delText>Delete this NOTE before you deliver</w:delText>
        </w:r>
      </w:del>
    </w:p>
    <w:tbl>
      <w:tblPr>
        <w:tblStyle w:val="TableGrid"/>
        <w:tblW w:w="5000" w:type="pct"/>
        <w:tblLook w:val="0620" w:firstRow="1" w:lastRow="0" w:firstColumn="0" w:lastColumn="0" w:noHBand="1" w:noVBand="1"/>
      </w:tblPr>
      <w:tblGrid>
        <w:gridCol w:w="1340"/>
        <w:gridCol w:w="4055"/>
        <w:gridCol w:w="2667"/>
        <w:gridCol w:w="2728"/>
      </w:tblGrid>
      <w:tr w:rsidR="001C2637" w14:paraId="02265B72" w14:textId="77777777" w:rsidTr="003B5AE2">
        <w:trPr>
          <w:tblHeader/>
        </w:trPr>
        <w:tc>
          <w:tcPr>
            <w:tcW w:w="621" w:type="pct"/>
            <w:shd w:val="clear" w:color="auto" w:fill="D9D9D9" w:themeFill="background1" w:themeFillShade="D9"/>
            <w:vAlign w:val="bottom"/>
          </w:tcPr>
          <w:p w14:paraId="3B2AB933" w14:textId="39BF3F35" w:rsidR="001C2637" w:rsidRPr="00D535DD" w:rsidRDefault="001C2637" w:rsidP="00BB6937">
            <w:r>
              <w:t>ID</w:t>
            </w:r>
          </w:p>
        </w:tc>
        <w:tc>
          <w:tcPr>
            <w:tcW w:w="1879" w:type="pct"/>
            <w:shd w:val="clear" w:color="auto" w:fill="D9D9D9" w:themeFill="background1" w:themeFillShade="D9"/>
            <w:vAlign w:val="bottom"/>
          </w:tcPr>
          <w:p w14:paraId="710FB8E9" w14:textId="168C29FD" w:rsidR="001C2637" w:rsidRPr="00D535DD" w:rsidRDefault="001C2637" w:rsidP="00BB6937">
            <w:r>
              <w:t>Rule</w:t>
            </w:r>
            <w:r w:rsidR="003B5AE2">
              <w:t xml:space="preserve"> (Requirement)</w:t>
            </w:r>
          </w:p>
        </w:tc>
        <w:tc>
          <w:tcPr>
            <w:tcW w:w="1236" w:type="pct"/>
            <w:shd w:val="clear" w:color="auto" w:fill="D9D9D9" w:themeFill="background1" w:themeFillShade="D9"/>
            <w:vAlign w:val="bottom"/>
          </w:tcPr>
          <w:p w14:paraId="0335A541" w14:textId="4687C84A" w:rsidR="001C2637" w:rsidRPr="00D535DD" w:rsidRDefault="001C2637" w:rsidP="00BB6937">
            <w:r>
              <w:t>Changeability</w:t>
            </w:r>
          </w:p>
        </w:tc>
        <w:tc>
          <w:tcPr>
            <w:tcW w:w="1264" w:type="pct"/>
            <w:shd w:val="clear" w:color="auto" w:fill="D9D9D9" w:themeFill="background1" w:themeFillShade="D9"/>
            <w:vAlign w:val="bottom"/>
          </w:tcPr>
          <w:p w14:paraId="3C116397" w14:textId="081D105C" w:rsidR="001C2637" w:rsidRPr="00D535DD" w:rsidRDefault="006D11EE" w:rsidP="00BB6937">
            <w:r>
              <w:t xml:space="preserve">Parent Domain Rule ID </w:t>
            </w:r>
          </w:p>
        </w:tc>
      </w:tr>
      <w:tr w:rsidR="001C2637" w14:paraId="36C2868C" w14:textId="77777777" w:rsidTr="003B5AE2">
        <w:tc>
          <w:tcPr>
            <w:tcW w:w="621" w:type="pct"/>
          </w:tcPr>
          <w:p w14:paraId="148EE8C0" w14:textId="19A5A02F" w:rsidR="001C2637" w:rsidRDefault="00B52566" w:rsidP="00BB6937">
            <w:ins w:id="689" w:author="Jared Castaneda" w:date="2020-09-25T22:37:00Z">
              <w:r>
                <w:t>RULE1</w:t>
              </w:r>
            </w:ins>
          </w:p>
        </w:tc>
        <w:tc>
          <w:tcPr>
            <w:tcW w:w="1879" w:type="pct"/>
          </w:tcPr>
          <w:p w14:paraId="02E5478E" w14:textId="24F94D0E" w:rsidR="001C2637" w:rsidRDefault="00A40680" w:rsidP="00BB6937">
            <w:pPr>
              <w:rPr>
                <w:ins w:id="690" w:author="Jared Castaneda" w:date="2020-09-25T23:05:00Z"/>
              </w:rPr>
            </w:pPr>
            <w:ins w:id="691" w:author="Jared Castaneda" w:date="2020-09-25T23:05:00Z">
              <w:r>
                <w:t>Cancellation and refund of flights.</w:t>
              </w:r>
            </w:ins>
          </w:p>
          <w:p w14:paraId="1048E945" w14:textId="73CA6C3E" w:rsidR="00A40680" w:rsidRDefault="00A40680" w:rsidP="00BB6937">
            <w:pPr>
              <w:rPr>
                <w:ins w:id="692" w:author="Jared Castaneda" w:date="2020-09-25T23:05:00Z"/>
              </w:rPr>
            </w:pPr>
          </w:p>
          <w:p w14:paraId="37D1F548" w14:textId="77777777" w:rsidR="00A40680" w:rsidRDefault="00A40680" w:rsidP="00BB6937">
            <w:pPr>
              <w:rPr>
                <w:ins w:id="693" w:author="Jared Castaneda" w:date="2020-09-25T23:06:00Z"/>
              </w:rPr>
            </w:pPr>
            <w:ins w:id="694" w:author="Jared Castaneda" w:date="2020-09-25T23:05:00Z">
              <w:r>
                <w:lastRenderedPageBreak/>
                <w:t>Flights must be cancelled before a specif</w:t>
              </w:r>
            </w:ins>
            <w:ins w:id="695" w:author="Jared Castaneda" w:date="2020-09-25T23:06:00Z">
              <w:r>
                <w:t>ic date given by the airline in order to receive money back. If the date has passed, a partial refund may be offered.</w:t>
              </w:r>
            </w:ins>
          </w:p>
          <w:p w14:paraId="09BC5CEB" w14:textId="77777777" w:rsidR="00A6004B" w:rsidRDefault="00A6004B" w:rsidP="00BB6937">
            <w:pPr>
              <w:rPr>
                <w:ins w:id="696" w:author="Jared Castaneda" w:date="2020-09-25T23:06:00Z"/>
              </w:rPr>
            </w:pPr>
          </w:p>
          <w:p w14:paraId="4983DA67" w14:textId="1410C492" w:rsidR="00A6004B" w:rsidRDefault="00A6004B" w:rsidP="00BB6937">
            <w:ins w:id="697" w:author="Jared Castaneda" w:date="2020-09-25T23:06:00Z">
              <w:r>
                <w:t xml:space="preserve">Flight </w:t>
              </w:r>
            </w:ins>
            <w:ins w:id="698" w:author="Jared Castaneda" w:date="2020-09-25T23:07:00Z">
              <w:r>
                <w:t xml:space="preserve">can be cancelled with a refund up to one month before the flight. After that, the airline company takes </w:t>
              </w:r>
            </w:ins>
            <w:ins w:id="699" w:author="Jared Castaneda" w:date="2020-09-25T23:08:00Z">
              <w:r>
                <w:t>25</w:t>
              </w:r>
            </w:ins>
            <w:ins w:id="700" w:author="Jared Castaneda" w:date="2020-09-25T23:07:00Z">
              <w:r>
                <w:t>% each week from the paid amount. The rest</w:t>
              </w:r>
            </w:ins>
            <w:ins w:id="701" w:author="Jared Castaneda" w:date="2020-09-27T16:32:00Z">
              <w:r w:rsidR="00236864">
                <w:t xml:space="preserve"> is</w:t>
              </w:r>
            </w:ins>
            <w:ins w:id="702" w:author="Jared Castaneda" w:date="2020-09-25T23:07:00Z">
              <w:r>
                <w:t xml:space="preserve"> refunded.</w:t>
              </w:r>
            </w:ins>
          </w:p>
        </w:tc>
        <w:tc>
          <w:tcPr>
            <w:tcW w:w="1236" w:type="pct"/>
          </w:tcPr>
          <w:p w14:paraId="625E8B4A" w14:textId="519CAD10" w:rsidR="001C2637" w:rsidRDefault="00A40680" w:rsidP="001C2637">
            <w:pPr>
              <w:ind w:left="-14"/>
            </w:pPr>
            <w:ins w:id="703" w:author="Jared Castaneda" w:date="2020-09-25T23:06:00Z">
              <w:r>
                <w:lastRenderedPageBreak/>
                <w:t xml:space="preserve">Low. Many airline companies are very strict </w:t>
              </w:r>
              <w:r>
                <w:lastRenderedPageBreak/>
                <w:t>when it comes to cancellation.</w:t>
              </w:r>
            </w:ins>
            <w:ins w:id="704" w:author="Jared Castaneda" w:date="2020-09-25T22:38:00Z">
              <w:r w:rsidR="00B52566" w:rsidDel="00B52566">
                <w:t xml:space="preserve"> </w:t>
              </w:r>
            </w:ins>
            <w:del w:id="705" w:author="Jared Castaneda" w:date="2020-09-25T22:37:00Z">
              <w:r w:rsidR="006D11EE" w:rsidDel="00B52566">
                <w:delText>&lt;describe who has authority to change this reequipments, and how often you anticipate that happening&gt;</w:delText>
              </w:r>
            </w:del>
          </w:p>
        </w:tc>
        <w:tc>
          <w:tcPr>
            <w:tcW w:w="1264" w:type="pct"/>
          </w:tcPr>
          <w:p w14:paraId="03823F49" w14:textId="14366547" w:rsidR="001C2637" w:rsidRDefault="007733B8" w:rsidP="00BB6937">
            <w:del w:id="706" w:author="Jared Castaneda" w:date="2020-09-25T22:37:00Z">
              <w:r w:rsidDel="00B52566">
                <w:lastRenderedPageBreak/>
                <w:delText>&lt;Trace to ID in General Domain (Business) Rules document&gt;</w:delText>
              </w:r>
            </w:del>
            <w:ins w:id="707" w:author="Jared Castaneda" w:date="2020-09-25T23:06:00Z">
              <w:r w:rsidR="00A40680">
                <w:t>Airline company</w:t>
              </w:r>
            </w:ins>
            <w:ins w:id="708" w:author="Jared Castaneda" w:date="2020-09-26T19:36:00Z">
              <w:r w:rsidR="00CA2E56">
                <w:t xml:space="preserve"> policy.</w:t>
              </w:r>
            </w:ins>
          </w:p>
        </w:tc>
      </w:tr>
      <w:tr w:rsidR="001C2637" w14:paraId="3882A1A4" w14:textId="77777777" w:rsidTr="003B5AE2">
        <w:tc>
          <w:tcPr>
            <w:tcW w:w="621" w:type="pct"/>
          </w:tcPr>
          <w:p w14:paraId="5FB07715" w14:textId="257CB92D" w:rsidR="001C2637" w:rsidRDefault="00B52566" w:rsidP="00BB6937">
            <w:ins w:id="709" w:author="Jared Castaneda" w:date="2020-09-25T22:38:00Z">
              <w:r>
                <w:t>RULE2</w:t>
              </w:r>
            </w:ins>
          </w:p>
        </w:tc>
        <w:tc>
          <w:tcPr>
            <w:tcW w:w="1879" w:type="pct"/>
          </w:tcPr>
          <w:p w14:paraId="62C51A19" w14:textId="6B2C4CEA" w:rsidR="00B52566" w:rsidRDefault="00B52566" w:rsidP="00BB6937">
            <w:pPr>
              <w:rPr>
                <w:ins w:id="710" w:author="Jared Castaneda" w:date="2020-09-27T16:31:00Z"/>
              </w:rPr>
            </w:pPr>
            <w:ins w:id="711" w:author="Jared Castaneda" w:date="2020-09-25T22:45:00Z">
              <w:r>
                <w:t>Earning r</w:t>
              </w:r>
            </w:ins>
            <w:ins w:id="712" w:author="Jared Castaneda" w:date="2020-09-25T22:40:00Z">
              <w:r>
                <w:t>eward points</w:t>
              </w:r>
            </w:ins>
            <w:ins w:id="713" w:author="Jared Castaneda" w:date="2020-09-26T19:33:00Z">
              <w:r w:rsidR="00790DDD">
                <w:t xml:space="preserve"> has a minimum payment amount of $</w:t>
              </w:r>
            </w:ins>
            <w:ins w:id="714" w:author="Jared Castaneda" w:date="2020-09-26T19:34:00Z">
              <w:r w:rsidR="00790DDD">
                <w:t>15</w:t>
              </w:r>
            </w:ins>
            <w:ins w:id="715" w:author="Jared Castaneda" w:date="2020-09-26T19:33:00Z">
              <w:r w:rsidR="00790DDD">
                <w:t>0</w:t>
              </w:r>
            </w:ins>
            <w:ins w:id="716" w:author="Jared Castaneda" w:date="2020-09-25T22:40:00Z">
              <w:r>
                <w:t xml:space="preserve">. </w:t>
              </w:r>
            </w:ins>
          </w:p>
          <w:p w14:paraId="1D8F9636" w14:textId="77777777" w:rsidR="00236864" w:rsidRDefault="00236864" w:rsidP="00BB6937">
            <w:pPr>
              <w:rPr>
                <w:ins w:id="717" w:author="Jared Castaneda" w:date="2020-09-25T22:45:00Z"/>
              </w:rPr>
            </w:pPr>
          </w:p>
          <w:p w14:paraId="3C894B06" w14:textId="77777777" w:rsidR="00B52566" w:rsidRDefault="00B52566" w:rsidP="00BB6937">
            <w:pPr>
              <w:rPr>
                <w:ins w:id="718" w:author="Jared Castaneda" w:date="2020-09-25T22:45:00Z"/>
              </w:rPr>
            </w:pPr>
            <w:ins w:id="719" w:author="Jared Castaneda" w:date="2020-09-25T22:45:00Z">
              <w:r>
                <w:t>Examples:</w:t>
              </w:r>
            </w:ins>
          </w:p>
          <w:p w14:paraId="0FD552BF" w14:textId="1FA6BCD7" w:rsidR="001C2637" w:rsidRDefault="00B52566" w:rsidP="00BB6937">
            <w:ins w:id="720" w:author="Jared Castaneda" w:date="2020-09-25T22:44:00Z">
              <w:r>
                <w:t xml:space="preserve">A base </w:t>
              </w:r>
            </w:ins>
            <w:ins w:id="721" w:author="Jared Castaneda" w:date="2020-09-25T22:40:00Z">
              <w:r>
                <w:t>100 points are awarded</w:t>
              </w:r>
            </w:ins>
            <w:ins w:id="722" w:author="Jared Castaneda" w:date="2020-09-25T22:41:00Z">
              <w:r>
                <w:t xml:space="preserve"> for each way in a flight. </w:t>
              </w:r>
            </w:ins>
            <w:ins w:id="723" w:author="Jared Castaneda" w:date="2020-09-25T22:44:00Z">
              <w:r>
                <w:t>Scales the more expensive a flight gets. Every</w:t>
              </w:r>
            </w:ins>
            <w:ins w:id="724" w:author="Jared Castaneda" w:date="2020-09-26T19:34:00Z">
              <w:r w:rsidR="00790DDD">
                <w:t xml:space="preserve"> additional</w:t>
              </w:r>
            </w:ins>
            <w:ins w:id="725" w:author="Jared Castaneda" w:date="2020-09-25T22:44:00Z">
              <w:r>
                <w:t xml:space="preserve"> $100 spent on a ticket is 50 points. </w:t>
              </w:r>
            </w:ins>
          </w:p>
        </w:tc>
        <w:tc>
          <w:tcPr>
            <w:tcW w:w="1236" w:type="pct"/>
          </w:tcPr>
          <w:p w14:paraId="05D4355E" w14:textId="39219E25" w:rsidR="001C2637" w:rsidRDefault="00B52566" w:rsidP="001C2637">
            <w:pPr>
              <w:ind w:left="-14"/>
            </w:pPr>
            <w:ins w:id="726" w:author="Jared Castaneda" w:date="2020-09-25T22:42:00Z">
              <w:r>
                <w:t>Medium. More points can be offered during different times of year and during promotions.</w:t>
              </w:r>
            </w:ins>
            <w:ins w:id="727" w:author="Jared Castaneda" w:date="2020-09-25T22:47:00Z">
              <w:r>
                <w:t xml:space="preserve"> Depends on the Tuffy Flights development team.</w:t>
              </w:r>
            </w:ins>
          </w:p>
        </w:tc>
        <w:tc>
          <w:tcPr>
            <w:tcW w:w="1264" w:type="pct"/>
          </w:tcPr>
          <w:p w14:paraId="391011AB" w14:textId="6FB4008A" w:rsidR="001C2637" w:rsidRDefault="00B52566" w:rsidP="00BB6937">
            <w:ins w:id="728" w:author="Jared Castaneda" w:date="2020-09-25T22:42:00Z">
              <w:r>
                <w:t>Tuffy Flights policy.</w:t>
              </w:r>
            </w:ins>
          </w:p>
        </w:tc>
      </w:tr>
      <w:tr w:rsidR="001C2637" w14:paraId="7DC78042" w14:textId="77777777" w:rsidTr="003B5AE2">
        <w:tc>
          <w:tcPr>
            <w:tcW w:w="621" w:type="pct"/>
          </w:tcPr>
          <w:p w14:paraId="067FE63A" w14:textId="65D448DD" w:rsidR="001C2637" w:rsidRDefault="00B52566" w:rsidP="00BB6937">
            <w:ins w:id="729" w:author="Jared Castaneda" w:date="2020-09-25T22:42:00Z">
              <w:r>
                <w:t>RULE</w:t>
              </w:r>
            </w:ins>
            <w:ins w:id="730" w:author="Jared Castaneda" w:date="2020-09-25T22:47:00Z">
              <w:r>
                <w:t>3</w:t>
              </w:r>
            </w:ins>
          </w:p>
        </w:tc>
        <w:tc>
          <w:tcPr>
            <w:tcW w:w="1879" w:type="pct"/>
          </w:tcPr>
          <w:p w14:paraId="5CD8A2C6" w14:textId="109A62A1" w:rsidR="00B52566" w:rsidRDefault="004D07C7" w:rsidP="00BB6937">
            <w:pPr>
              <w:rPr>
                <w:ins w:id="731" w:author="Jared Castaneda" w:date="2020-09-27T16:31:00Z"/>
              </w:rPr>
            </w:pPr>
            <w:ins w:id="732" w:author="Jared Castaneda" w:date="2020-09-26T19:29:00Z">
              <w:r>
                <w:t>Reward points can be used only on certain things</w:t>
              </w:r>
            </w:ins>
            <w:ins w:id="733" w:author="Jared Castaneda" w:date="2020-09-25T22:45:00Z">
              <w:r w:rsidR="00B52566">
                <w:t>.</w:t>
              </w:r>
            </w:ins>
          </w:p>
          <w:p w14:paraId="0DC66547" w14:textId="77777777" w:rsidR="00236864" w:rsidRDefault="00236864" w:rsidP="00BB6937">
            <w:pPr>
              <w:rPr>
                <w:ins w:id="734" w:author="Jared Castaneda" w:date="2020-09-25T22:45:00Z"/>
              </w:rPr>
            </w:pPr>
          </w:p>
          <w:p w14:paraId="1E002B2C" w14:textId="77777777" w:rsidR="00B52566" w:rsidRDefault="00B52566" w:rsidP="00BB6937">
            <w:pPr>
              <w:rPr>
                <w:ins w:id="735" w:author="Jared Castaneda" w:date="2020-09-25T22:45:00Z"/>
              </w:rPr>
            </w:pPr>
            <w:ins w:id="736" w:author="Jared Castaneda" w:date="2020-09-25T22:45:00Z">
              <w:r>
                <w:t>Examples:</w:t>
              </w:r>
            </w:ins>
          </w:p>
          <w:p w14:paraId="73AFE3C8" w14:textId="498CD65E" w:rsidR="00A40680" w:rsidRDefault="00B52566" w:rsidP="00BB6937">
            <w:ins w:id="737" w:author="Jared Castaneda" w:date="2020-09-25T22:45:00Z">
              <w:r>
                <w:t xml:space="preserve">Flights, </w:t>
              </w:r>
            </w:ins>
            <w:ins w:id="738" w:author="Jared Castaneda" w:date="2020-09-25T22:46:00Z">
              <w:r>
                <w:t>seat selection, meals, bags, and more can be redeemed using earned reward points.</w:t>
              </w:r>
            </w:ins>
            <w:ins w:id="739" w:author="Jared Castaneda" w:date="2020-09-25T23:04:00Z">
              <w:r w:rsidR="00A40680">
                <w:t xml:space="preserve"> </w:t>
              </w:r>
            </w:ins>
            <w:ins w:id="740" w:author="Jared Castaneda" w:date="2020-09-25T23:05:00Z">
              <w:r w:rsidR="00A40680">
                <w:t>Point prices</w:t>
              </w:r>
            </w:ins>
            <w:ins w:id="741" w:author="Jared Castaneda" w:date="2020-09-25T23:04:00Z">
              <w:r w:rsidR="00A40680">
                <w:t xml:space="preserve"> vary by the ai</w:t>
              </w:r>
            </w:ins>
            <w:ins w:id="742" w:author="Jared Castaneda" w:date="2020-09-25T23:05:00Z">
              <w:r w:rsidR="00A40680">
                <w:t>rline.</w:t>
              </w:r>
            </w:ins>
          </w:p>
        </w:tc>
        <w:tc>
          <w:tcPr>
            <w:tcW w:w="1236" w:type="pct"/>
          </w:tcPr>
          <w:p w14:paraId="3DC27002" w14:textId="63EFDD31" w:rsidR="001C2637" w:rsidRDefault="00B52566" w:rsidP="001C2637">
            <w:pPr>
              <w:ind w:left="-14"/>
            </w:pPr>
            <w:ins w:id="743" w:author="Jared Castaneda" w:date="2020-09-25T22:46:00Z">
              <w:r>
                <w:t>High. More options can be added or removed depending on the airline</w:t>
              </w:r>
            </w:ins>
            <w:ins w:id="744" w:author="Jared Castaneda" w:date="2020-09-25T22:47:00Z">
              <w:r>
                <w:t>’s offerings</w:t>
              </w:r>
            </w:ins>
            <w:ins w:id="745" w:author="Jared Castaneda" w:date="2020-09-25T22:46:00Z">
              <w:r>
                <w:t>.</w:t>
              </w:r>
            </w:ins>
          </w:p>
        </w:tc>
        <w:tc>
          <w:tcPr>
            <w:tcW w:w="1264" w:type="pct"/>
          </w:tcPr>
          <w:p w14:paraId="674FDC68" w14:textId="4042D92F" w:rsidR="001C2637" w:rsidRDefault="00B52566" w:rsidP="00BB6937">
            <w:ins w:id="746" w:author="Jared Castaneda" w:date="2020-09-25T22:46:00Z">
              <w:r>
                <w:t>Tuffy Flights policy.</w:t>
              </w:r>
            </w:ins>
          </w:p>
        </w:tc>
      </w:tr>
      <w:tr w:rsidR="00790DDD" w14:paraId="3599C9C2" w14:textId="77777777" w:rsidTr="003B5AE2">
        <w:trPr>
          <w:ins w:id="747" w:author="Jared Castaneda" w:date="2020-09-26T19:29:00Z"/>
        </w:trPr>
        <w:tc>
          <w:tcPr>
            <w:tcW w:w="621" w:type="pct"/>
          </w:tcPr>
          <w:p w14:paraId="3ECD71A6" w14:textId="47E183A8" w:rsidR="00790DDD" w:rsidRDefault="00790DDD" w:rsidP="00BB6937">
            <w:pPr>
              <w:rPr>
                <w:ins w:id="748" w:author="Jared Castaneda" w:date="2020-09-26T19:29:00Z"/>
              </w:rPr>
            </w:pPr>
            <w:ins w:id="749" w:author="Jared Castaneda" w:date="2020-09-26T19:29:00Z">
              <w:r>
                <w:t>RULE4</w:t>
              </w:r>
            </w:ins>
          </w:p>
        </w:tc>
        <w:tc>
          <w:tcPr>
            <w:tcW w:w="1879" w:type="pct"/>
          </w:tcPr>
          <w:p w14:paraId="6A8DC80A" w14:textId="4B738D52" w:rsidR="00790DDD" w:rsidRDefault="00CA2E56" w:rsidP="00BB6937">
            <w:pPr>
              <w:rPr>
                <w:ins w:id="750" w:author="Jared Castaneda" w:date="2020-09-26T19:29:00Z"/>
              </w:rPr>
            </w:pPr>
            <w:ins w:id="751" w:author="Jared Castaneda" w:date="2020-09-26T19:35:00Z">
              <w:r>
                <w:t>Delayed fli</w:t>
              </w:r>
            </w:ins>
            <w:ins w:id="752" w:author="Jared Castaneda" w:date="2020-09-26T19:36:00Z">
              <w:r>
                <w:t>ghts add 25 points to a user’s account.</w:t>
              </w:r>
            </w:ins>
          </w:p>
        </w:tc>
        <w:tc>
          <w:tcPr>
            <w:tcW w:w="1236" w:type="pct"/>
          </w:tcPr>
          <w:p w14:paraId="5C40268F" w14:textId="68BCECED" w:rsidR="00790DDD" w:rsidRDefault="00CA2E56" w:rsidP="001C2637">
            <w:pPr>
              <w:ind w:left="-14"/>
              <w:rPr>
                <w:ins w:id="753" w:author="Jared Castaneda" w:date="2020-09-26T19:29:00Z"/>
              </w:rPr>
            </w:pPr>
            <w:ins w:id="754" w:author="Jared Castaneda" w:date="2020-09-26T19:36:00Z">
              <w:r>
                <w:t>Medium</w:t>
              </w:r>
            </w:ins>
            <w:ins w:id="755" w:author="Jared Castaneda" w:date="2020-09-26T19:31:00Z">
              <w:r w:rsidR="00790DDD">
                <w:t xml:space="preserve">. </w:t>
              </w:r>
            </w:ins>
            <w:ins w:id="756" w:author="Jared Castaneda" w:date="2020-09-26T19:36:00Z">
              <w:r>
                <w:t>Subject to change depending</w:t>
              </w:r>
            </w:ins>
            <w:ins w:id="757" w:author="Jared Castaneda" w:date="2020-09-26T19:37:00Z">
              <w:r w:rsidR="00CD2967">
                <w:t xml:space="preserve"> on if there are promotions or severe circumstances regarding delayed flights.</w:t>
              </w:r>
            </w:ins>
            <w:ins w:id="758" w:author="Jared Castaneda" w:date="2020-09-26T19:32:00Z">
              <w:r w:rsidR="00790DDD">
                <w:t xml:space="preserve"> </w:t>
              </w:r>
            </w:ins>
            <w:ins w:id="759" w:author="Jared Castaneda" w:date="2020-09-26T19:37:00Z">
              <w:r w:rsidR="00CD2967">
                <w:t>Tuffy Flights is</w:t>
              </w:r>
            </w:ins>
            <w:ins w:id="760" w:author="Jared Castaneda" w:date="2020-09-26T19:38:00Z">
              <w:r w:rsidR="00CD2967">
                <w:t xml:space="preserve"> in charge of these rules.</w:t>
              </w:r>
            </w:ins>
          </w:p>
        </w:tc>
        <w:tc>
          <w:tcPr>
            <w:tcW w:w="1264" w:type="pct"/>
          </w:tcPr>
          <w:p w14:paraId="2414309D" w14:textId="4E860DA8" w:rsidR="00790DDD" w:rsidRDefault="00CA2E56" w:rsidP="00BB6937">
            <w:pPr>
              <w:rPr>
                <w:ins w:id="761" w:author="Jared Castaneda" w:date="2020-09-26T19:29:00Z"/>
              </w:rPr>
            </w:pPr>
            <w:ins w:id="762" w:author="Jared Castaneda" w:date="2020-09-26T19:36:00Z">
              <w:r>
                <w:t>Tuffy Flights policy.</w:t>
              </w:r>
            </w:ins>
          </w:p>
        </w:tc>
      </w:tr>
      <w:tr w:rsidR="00B52566" w:rsidDel="00CD2967" w14:paraId="29E8A8A8" w14:textId="1A710A4E" w:rsidTr="003B5AE2">
        <w:trPr>
          <w:del w:id="763" w:author="Jared Castaneda" w:date="2020-09-26T19:38:00Z"/>
        </w:trPr>
        <w:tc>
          <w:tcPr>
            <w:tcW w:w="621" w:type="pct"/>
          </w:tcPr>
          <w:p w14:paraId="69905531" w14:textId="38332737" w:rsidR="00B52566" w:rsidDel="00CD2967" w:rsidRDefault="00B52566" w:rsidP="00B52566">
            <w:pPr>
              <w:rPr>
                <w:del w:id="764" w:author="Jared Castaneda" w:date="2020-09-26T19:38:00Z"/>
              </w:rPr>
            </w:pPr>
          </w:p>
        </w:tc>
        <w:tc>
          <w:tcPr>
            <w:tcW w:w="1879" w:type="pct"/>
          </w:tcPr>
          <w:p w14:paraId="61212452" w14:textId="1D743124" w:rsidR="00B52566" w:rsidDel="00CD2967" w:rsidRDefault="00B52566" w:rsidP="00B52566">
            <w:pPr>
              <w:rPr>
                <w:del w:id="765" w:author="Jared Castaneda" w:date="2020-09-26T19:38:00Z"/>
              </w:rPr>
            </w:pPr>
          </w:p>
        </w:tc>
        <w:tc>
          <w:tcPr>
            <w:tcW w:w="1236" w:type="pct"/>
          </w:tcPr>
          <w:p w14:paraId="4F7B50BA" w14:textId="17366F90" w:rsidR="00B52566" w:rsidDel="00CD2967" w:rsidRDefault="00B52566" w:rsidP="00B52566">
            <w:pPr>
              <w:ind w:left="-14"/>
              <w:rPr>
                <w:del w:id="766" w:author="Jared Castaneda" w:date="2020-09-26T19:38:00Z"/>
              </w:rPr>
            </w:pPr>
          </w:p>
        </w:tc>
        <w:tc>
          <w:tcPr>
            <w:tcW w:w="1264" w:type="pct"/>
          </w:tcPr>
          <w:p w14:paraId="48D4E1D6" w14:textId="01865B81" w:rsidR="00B52566" w:rsidDel="00CD2967" w:rsidRDefault="00B52566" w:rsidP="00B52566">
            <w:pPr>
              <w:rPr>
                <w:del w:id="767" w:author="Jared Castaneda" w:date="2020-09-26T19:38:00Z"/>
              </w:rPr>
            </w:pPr>
          </w:p>
        </w:tc>
      </w:tr>
    </w:tbl>
    <w:p w14:paraId="4DB38BB9" w14:textId="77777777" w:rsidR="001C2637" w:rsidRPr="001C2637" w:rsidRDefault="001C2637" w:rsidP="001C2637">
      <w:pPr>
        <w:pStyle w:val="NormalL1"/>
      </w:pPr>
    </w:p>
    <w:p w14:paraId="70CFE4C8" w14:textId="61D16E06" w:rsidR="006F0CA0" w:rsidRDefault="006F0CA0" w:rsidP="006F0CA0">
      <w:pPr>
        <w:pStyle w:val="Heading1"/>
      </w:pPr>
      <w:bookmarkStart w:id="768" w:name="_Toc53848856"/>
      <w:r>
        <w:t xml:space="preserve">Legal </w:t>
      </w:r>
      <w:r w:rsidR="00B25779">
        <w:t>Requirements</w:t>
      </w:r>
      <w:bookmarkEnd w:id="768"/>
    </w:p>
    <w:p w14:paraId="140A256F" w14:textId="14B73603" w:rsidR="00087F16" w:rsidRDefault="00087F16" w:rsidP="00425387">
      <w:pPr>
        <w:pStyle w:val="NormalL1"/>
        <w:numPr>
          <w:ilvl w:val="0"/>
          <w:numId w:val="8"/>
        </w:numPr>
      </w:pPr>
      <w:del w:id="769" w:author="Jared Castaneda" w:date="2020-09-26T10:41:00Z">
        <w:r w:rsidDel="004E40E3">
          <w:delText>…</w:delText>
        </w:r>
      </w:del>
      <w:ins w:id="770" w:author="Jared Castaneda" w:date="2020-09-26T10:41:00Z">
        <w:r w:rsidR="004E40E3">
          <w:t>Tax must be applied to sales by the law of the location of purchase.</w:t>
        </w:r>
      </w:ins>
    </w:p>
    <w:p w14:paraId="532A46C5" w14:textId="4271ADBD" w:rsidR="00087F16" w:rsidRPr="00087F16" w:rsidRDefault="004E40E3" w:rsidP="00425387">
      <w:pPr>
        <w:pStyle w:val="NormalL1"/>
        <w:numPr>
          <w:ilvl w:val="0"/>
          <w:numId w:val="8"/>
        </w:numPr>
      </w:pPr>
      <w:ins w:id="771" w:author="Jared Castaneda" w:date="2020-09-26T10:42:00Z">
        <w:r>
          <w:t>Passports must be required for international flights.</w:t>
        </w:r>
      </w:ins>
      <w:del w:id="772" w:author="Jared Castaneda" w:date="2020-09-26T10:42:00Z">
        <w:r w:rsidR="00087F16" w:rsidDel="004E40E3">
          <w:delText>…</w:delText>
        </w:r>
      </w:del>
    </w:p>
    <w:p w14:paraId="7288B0E8" w14:textId="789D1356" w:rsidR="006F0CA0" w:rsidRDefault="006F0CA0" w:rsidP="006F0CA0">
      <w:pPr>
        <w:pStyle w:val="Heading1"/>
      </w:pPr>
      <w:bookmarkStart w:id="773" w:name="_Toc53848857"/>
      <w:r>
        <w:t>Information in Domains of Interest</w:t>
      </w:r>
      <w:bookmarkEnd w:id="773"/>
    </w:p>
    <w:p w14:paraId="1F9C2752" w14:textId="771E8F91" w:rsidR="00087F16" w:rsidRDefault="00B25779" w:rsidP="00425387">
      <w:pPr>
        <w:pStyle w:val="NormalL1"/>
        <w:numPr>
          <w:ilvl w:val="0"/>
          <w:numId w:val="8"/>
        </w:numPr>
        <w:rPr>
          <w:ins w:id="774" w:author="Jared Castaneda" w:date="2020-09-26T10:44:00Z"/>
        </w:rPr>
      </w:pPr>
      <w:del w:id="775" w:author="Jared Castaneda" w:date="2020-09-26T10:43:00Z">
        <w:r w:rsidDel="006C3D0E">
          <w:delText>… (Example:  Pricing requirements)</w:delText>
        </w:r>
      </w:del>
      <w:ins w:id="776" w:author="Jared Castaneda" w:date="2020-09-26T10:43:00Z">
        <w:r w:rsidR="006C3D0E">
          <w:t xml:space="preserve">Pricing: </w:t>
        </w:r>
      </w:ins>
      <w:ins w:id="777" w:author="Jared Castaneda" w:date="2020-09-26T10:44:00Z">
        <w:r w:rsidR="006C3D0E">
          <w:t xml:space="preserve">Rates for flights are set by the airlines. They are subject to change on varying conditions. A common one is that flights get more expensive the sooner the date is. </w:t>
        </w:r>
      </w:ins>
    </w:p>
    <w:p w14:paraId="6A7693CD" w14:textId="01628600" w:rsidR="006C3D0E" w:rsidRDefault="006C3D0E" w:rsidP="00425387">
      <w:pPr>
        <w:pStyle w:val="NormalL1"/>
        <w:numPr>
          <w:ilvl w:val="0"/>
          <w:numId w:val="8"/>
        </w:numPr>
        <w:rPr>
          <w:ins w:id="778" w:author="Jared Castaneda" w:date="2020-09-26T17:29:00Z"/>
        </w:rPr>
      </w:pPr>
      <w:commentRangeStart w:id="779"/>
      <w:ins w:id="780" w:author="Jared Castaneda" w:date="2020-09-26T10:44:00Z">
        <w:r>
          <w:t>Credit and Debit Payment Han</w:t>
        </w:r>
      </w:ins>
      <w:ins w:id="781" w:author="Jared Castaneda" w:date="2020-09-26T10:45:00Z">
        <w:r>
          <w:t xml:space="preserve">dling: </w:t>
        </w:r>
      </w:ins>
      <w:ins w:id="782" w:author="Jared Castaneda" w:date="2020-09-26T10:55:00Z">
        <w:r w:rsidR="002604E0">
          <w:t>If a transaction is made with a credit or debit payment card, it need</w:t>
        </w:r>
      </w:ins>
      <w:ins w:id="783" w:author="Jared Castaneda" w:date="2020-09-26T17:04:00Z">
        <w:r w:rsidR="000C7ECB">
          <w:t xml:space="preserve">s </w:t>
        </w:r>
      </w:ins>
      <w:ins w:id="784" w:author="Jared Castaneda" w:date="2020-09-26T10:55:00Z">
        <w:r w:rsidR="002604E0">
          <w:t xml:space="preserve">to be approved by the bank. </w:t>
        </w:r>
        <w:r w:rsidR="00992FEB">
          <w:t>Sales are to be recorded in a database, updating the balance. Funds are to be transferred after the transaction.</w:t>
        </w:r>
      </w:ins>
      <w:commentRangeEnd w:id="779"/>
      <w:ins w:id="785" w:author="Jared Castaneda" w:date="2020-09-26T10:56:00Z">
        <w:r w:rsidR="00992FEB">
          <w:rPr>
            <w:rStyle w:val="CommentReference"/>
          </w:rPr>
          <w:commentReference w:id="779"/>
        </w:r>
      </w:ins>
    </w:p>
    <w:p w14:paraId="3BBB5B42" w14:textId="63C146F2" w:rsidR="00C264B8" w:rsidRDefault="00C264B8" w:rsidP="00425387">
      <w:pPr>
        <w:pStyle w:val="NormalL1"/>
        <w:numPr>
          <w:ilvl w:val="0"/>
          <w:numId w:val="8"/>
        </w:numPr>
      </w:pPr>
      <w:ins w:id="786" w:author="Jared Castaneda" w:date="2020-09-26T17:29:00Z">
        <w:r>
          <w:t>Limits</w:t>
        </w:r>
      </w:ins>
      <w:ins w:id="787" w:author="Jared Castaneda" w:date="2020-09-26T17:30:00Z">
        <w:r>
          <w:t xml:space="preserve">: There are no limits to how many flights a Customer can book. </w:t>
        </w:r>
      </w:ins>
    </w:p>
    <w:p w14:paraId="449D4A95" w14:textId="0DCCACAD" w:rsidR="00087F16" w:rsidDel="00992FEB" w:rsidRDefault="00087F16" w:rsidP="00425387">
      <w:pPr>
        <w:pStyle w:val="NormalL1"/>
        <w:numPr>
          <w:ilvl w:val="0"/>
          <w:numId w:val="8"/>
        </w:numPr>
        <w:rPr>
          <w:del w:id="788" w:author="Jared Castaneda" w:date="2020-09-26T10:56:00Z"/>
        </w:rPr>
      </w:pPr>
      <w:del w:id="789" w:author="Jared Castaneda" w:date="2020-09-26T10:56:00Z">
        <w:r w:rsidDel="00992FEB">
          <w:lastRenderedPageBreak/>
          <w:delText>…</w:delText>
        </w:r>
        <w:r w:rsidR="00B25779" w:rsidDel="00992FEB">
          <w:delText xml:space="preserve"> (Example : Credit and Debit Payment Handling)</w:delText>
        </w:r>
        <w:bookmarkStart w:id="790" w:name="_Toc52021197"/>
        <w:bookmarkStart w:id="791" w:name="_Toc52037025"/>
        <w:bookmarkStart w:id="792" w:name="_Toc53848858"/>
        <w:bookmarkEnd w:id="790"/>
        <w:bookmarkEnd w:id="791"/>
        <w:bookmarkEnd w:id="792"/>
      </w:del>
    </w:p>
    <w:p w14:paraId="012A0F8E" w14:textId="79AD0105" w:rsidR="00B25779" w:rsidRPr="00087F16" w:rsidDel="00992FEB" w:rsidRDefault="00B25779" w:rsidP="00425387">
      <w:pPr>
        <w:pStyle w:val="NormalL1"/>
        <w:numPr>
          <w:ilvl w:val="0"/>
          <w:numId w:val="8"/>
        </w:numPr>
        <w:rPr>
          <w:del w:id="793" w:author="Jared Castaneda" w:date="2020-09-26T10:56:00Z"/>
        </w:rPr>
      </w:pPr>
      <w:del w:id="794" w:author="Jared Castaneda" w:date="2020-09-26T10:56:00Z">
        <w:r w:rsidDel="00992FEB">
          <w:delText>…</w:delText>
        </w:r>
        <w:bookmarkStart w:id="795" w:name="_Toc52021198"/>
        <w:bookmarkStart w:id="796" w:name="_Toc52037026"/>
        <w:bookmarkStart w:id="797" w:name="_Toc53848859"/>
        <w:bookmarkEnd w:id="795"/>
        <w:bookmarkEnd w:id="796"/>
        <w:bookmarkEnd w:id="797"/>
      </w:del>
    </w:p>
    <w:p w14:paraId="00F7B5FC" w14:textId="01DF6985" w:rsidR="006F0CA0" w:rsidRDefault="006F0CA0" w:rsidP="006F0CA0">
      <w:pPr>
        <w:pStyle w:val="Heading1"/>
      </w:pPr>
      <w:bookmarkStart w:id="798" w:name="_Toc53848860"/>
      <w:r>
        <w:t>Report</w:t>
      </w:r>
      <w:r w:rsidR="00B25779" w:rsidRPr="00B25779">
        <w:t xml:space="preserve"> </w:t>
      </w:r>
      <w:r w:rsidR="00B25779">
        <w:t>Requirements</w:t>
      </w:r>
      <w:bookmarkEnd w:id="798"/>
    </w:p>
    <w:p w14:paraId="7C4BBC58" w14:textId="0DC10FC3" w:rsidR="00087F16" w:rsidRDefault="00087F16" w:rsidP="000D52C7">
      <w:pPr>
        <w:pStyle w:val="Heading2"/>
      </w:pPr>
      <w:del w:id="799" w:author="Jared Castaneda" w:date="2020-09-26T17:29:00Z">
        <w:r w:rsidDel="00146916">
          <w:delText>&lt;Report 1 Title&gt;</w:delText>
        </w:r>
      </w:del>
      <w:bookmarkStart w:id="800" w:name="_Toc53848861"/>
      <w:ins w:id="801" w:author="Jared Castaneda" w:date="2020-09-26T17:29:00Z">
        <w:r w:rsidR="00146916">
          <w:t>Flight Listing</w:t>
        </w:r>
      </w:ins>
      <w:bookmarkEnd w:id="800"/>
    </w:p>
    <w:p w14:paraId="181785F4" w14:textId="77079922" w:rsidR="00087F16" w:rsidRPr="00087F16" w:rsidRDefault="00087F16" w:rsidP="000D52C7">
      <w:pPr>
        <w:pStyle w:val="Heading3"/>
      </w:pPr>
      <w:bookmarkStart w:id="802" w:name="_Toc53848862"/>
      <w:r>
        <w:t>Description</w:t>
      </w:r>
      <w:bookmarkEnd w:id="802"/>
    </w:p>
    <w:p w14:paraId="6C8B8BD0" w14:textId="5BD3B0C6" w:rsidR="00087F16" w:rsidRDefault="00087F16" w:rsidP="00087F16">
      <w:pPr>
        <w:pStyle w:val="NormalL2"/>
      </w:pPr>
      <w:del w:id="803" w:author="Jared Castaneda" w:date="2020-09-26T17:29:00Z">
        <w:r w:rsidDel="00146916">
          <w:delText>…</w:delText>
        </w:r>
      </w:del>
      <w:ins w:id="804" w:author="Jared Castaneda" w:date="2020-09-26T17:57:00Z">
        <w:r w:rsidR="00C444F9">
          <w:t xml:space="preserve">This report contains values that are put into a flight entry </w:t>
        </w:r>
      </w:ins>
      <w:ins w:id="805" w:author="Jared Castaneda" w:date="2020-09-26T18:04:00Z">
        <w:r w:rsidR="00D75221">
          <w:t xml:space="preserve">report </w:t>
        </w:r>
      </w:ins>
      <w:ins w:id="806" w:author="Jared Castaneda" w:date="2020-09-26T17:57:00Z">
        <w:r w:rsidR="00C444F9">
          <w:t>for the application.</w:t>
        </w:r>
      </w:ins>
      <w:ins w:id="807" w:author="Jared Castaneda" w:date="2020-09-26T17:29:00Z">
        <w:r w:rsidR="00146916">
          <w:t xml:space="preserve"> Many listings </w:t>
        </w:r>
      </w:ins>
      <w:ins w:id="808" w:author="Jared Castaneda" w:date="2020-09-27T16:32:00Z">
        <w:r w:rsidR="00236864">
          <w:t>are</w:t>
        </w:r>
      </w:ins>
      <w:ins w:id="809" w:author="Jared Castaneda" w:date="2020-09-26T17:57:00Z">
        <w:r w:rsidR="00C444F9">
          <w:t xml:space="preserve"> shown to the </w:t>
        </w:r>
      </w:ins>
      <w:ins w:id="810" w:author="Jared Castaneda" w:date="2020-09-26T17:58:00Z">
        <w:r w:rsidR="00C444F9">
          <w:t>User.</w:t>
        </w:r>
      </w:ins>
      <w:ins w:id="811" w:author="Jared Castaneda" w:date="2020-09-26T18:02:00Z">
        <w:r w:rsidR="00D75221">
          <w:t xml:space="preserve"> These values are subject to change.</w:t>
        </w:r>
      </w:ins>
      <w:ins w:id="812" w:author="Jared Castaneda" w:date="2020-09-26T18:04:00Z">
        <w:r w:rsidR="000A6BE6">
          <w:t xml:space="preserve"> The example shown below is for a round trip flight</w:t>
        </w:r>
      </w:ins>
      <w:ins w:id="813" w:author="Jared Castaneda" w:date="2020-09-26T18:05:00Z">
        <w:r w:rsidR="000A6BE6">
          <w:t xml:space="preserve"> from Los Angeles to Paris.</w:t>
        </w:r>
      </w:ins>
      <w:ins w:id="814" w:author="Jared Castaneda" w:date="2020-09-26T18:20:00Z">
        <w:r w:rsidR="00C01DDC">
          <w:t xml:space="preserve"> </w:t>
        </w:r>
        <w:r w:rsidR="00C01DDC" w:rsidRPr="00C01DDC">
          <w:t>Green text items inside the report can lead to other pages upon selection.</w:t>
        </w:r>
      </w:ins>
    </w:p>
    <w:p w14:paraId="0DA53824" w14:textId="6A00BACD" w:rsidR="00087F16" w:rsidRDefault="00087F16" w:rsidP="000D52C7">
      <w:pPr>
        <w:pStyle w:val="Heading3"/>
      </w:pPr>
      <w:bookmarkStart w:id="815" w:name="_Toc53848863"/>
      <w:r>
        <w:t>Format and Content Requirements</w:t>
      </w:r>
      <w:bookmarkEnd w:id="815"/>
    </w:p>
    <w:p w14:paraId="61D5DE2D" w14:textId="4BC51539" w:rsidR="00333637" w:rsidRPr="00087F16" w:rsidRDefault="00E03DA7" w:rsidP="00E03DA7">
      <w:pPr>
        <w:pStyle w:val="NormalL2"/>
        <w:rPr>
          <w:ins w:id="816" w:author="Jared Castaneda" w:date="2020-09-26T17:30:00Z"/>
        </w:rPr>
      </w:pPr>
      <w:del w:id="817" w:author="Jared Castaneda" w:date="2020-09-26T17:35:00Z">
        <w:r w:rsidDel="00333637">
          <w:delText>&lt;</w:delText>
        </w:r>
      </w:del>
      <w:del w:id="818" w:author="Jared Castaneda" w:date="2020-09-26T17:30:00Z">
        <w:r w:rsidDel="00333637">
          <w:delText>Insert</w:delText>
        </w:r>
      </w:del>
      <w:del w:id="819" w:author="Jared Castaneda" w:date="2020-09-26T17:35:00Z">
        <w:r w:rsidDel="00333637">
          <w:delText xml:space="preserve"> </w:delText>
        </w:r>
      </w:del>
      <w:del w:id="820" w:author="Jared Castaneda" w:date="2020-09-26T17:30:00Z">
        <w:r w:rsidDel="00333637">
          <w:delText>a table, form, picture, or whatever makes sense to convey exactly what is on the report and how it is laid out when printed and or displayed.  The upper User Interface system layer is responsible for meeting this display requirement and the Domain (Application) Layer is responsible for meeting this hard or soft copy requirement. Either way, here is where those requirements are specified.&gt;</w:delText>
        </w:r>
      </w:del>
    </w:p>
    <w:tbl>
      <w:tblPr>
        <w:tblStyle w:val="TableGrid"/>
        <w:tblW w:w="0" w:type="auto"/>
        <w:tblInd w:w="-5" w:type="dxa"/>
        <w:tblLook w:val="04A0" w:firstRow="1" w:lastRow="0" w:firstColumn="1" w:lastColumn="0" w:noHBand="0" w:noVBand="1"/>
      </w:tblPr>
      <w:tblGrid>
        <w:gridCol w:w="1479"/>
        <w:gridCol w:w="1479"/>
        <w:gridCol w:w="1516"/>
        <w:gridCol w:w="1485"/>
        <w:gridCol w:w="1381"/>
        <w:gridCol w:w="1438"/>
        <w:gridCol w:w="1290"/>
      </w:tblGrid>
      <w:tr w:rsidR="00333637" w14:paraId="65A69D3F" w14:textId="059E3A7A" w:rsidTr="00333637">
        <w:trPr>
          <w:trHeight w:val="149"/>
          <w:ins w:id="821" w:author="Jared Castaneda" w:date="2020-09-26T17:30:00Z"/>
        </w:trPr>
        <w:tc>
          <w:tcPr>
            <w:tcW w:w="1479" w:type="dxa"/>
          </w:tcPr>
          <w:p w14:paraId="63BF2712" w14:textId="27A4CE50" w:rsidR="00333637" w:rsidRDefault="00333637" w:rsidP="00333637">
            <w:pPr>
              <w:pStyle w:val="NormalL2"/>
              <w:ind w:left="0"/>
              <w:rPr>
                <w:ins w:id="822" w:author="Jared Castaneda" w:date="2020-09-26T17:36:00Z"/>
              </w:rPr>
            </w:pPr>
            <w:ins w:id="823" w:author="Jared Castaneda" w:date="2020-09-26T17:36:00Z">
              <w:r>
                <w:t>Dates</w:t>
              </w:r>
            </w:ins>
          </w:p>
        </w:tc>
        <w:tc>
          <w:tcPr>
            <w:tcW w:w="1479" w:type="dxa"/>
          </w:tcPr>
          <w:p w14:paraId="61BD2F75" w14:textId="1071405F" w:rsidR="00333637" w:rsidRDefault="00333637" w:rsidP="00333637">
            <w:pPr>
              <w:pStyle w:val="NormalL2"/>
              <w:ind w:left="0"/>
              <w:rPr>
                <w:ins w:id="824" w:author="Jared Castaneda" w:date="2020-09-26T17:30:00Z"/>
              </w:rPr>
            </w:pPr>
            <w:ins w:id="825" w:author="Jared Castaneda" w:date="2020-09-26T17:30:00Z">
              <w:r>
                <w:t>Departure</w:t>
              </w:r>
            </w:ins>
          </w:p>
        </w:tc>
        <w:tc>
          <w:tcPr>
            <w:tcW w:w="1516" w:type="dxa"/>
          </w:tcPr>
          <w:p w14:paraId="31D293C4" w14:textId="45D00EF3" w:rsidR="00333637" w:rsidRDefault="00333637" w:rsidP="00333637">
            <w:pPr>
              <w:pStyle w:val="NormalL2"/>
              <w:ind w:left="0"/>
              <w:rPr>
                <w:ins w:id="826" w:author="Jared Castaneda" w:date="2020-09-26T17:30:00Z"/>
              </w:rPr>
            </w:pPr>
            <w:ins w:id="827" w:author="Jared Castaneda" w:date="2020-09-26T17:31:00Z">
              <w:r>
                <w:t>Destination</w:t>
              </w:r>
            </w:ins>
          </w:p>
        </w:tc>
        <w:tc>
          <w:tcPr>
            <w:tcW w:w="1485" w:type="dxa"/>
          </w:tcPr>
          <w:p w14:paraId="0FDA22AC" w14:textId="4E30619A" w:rsidR="00333637" w:rsidRDefault="00333637" w:rsidP="00333637">
            <w:pPr>
              <w:pStyle w:val="NormalL2"/>
              <w:ind w:left="0"/>
              <w:rPr>
                <w:ins w:id="828" w:author="Jared Castaneda" w:date="2020-09-26T17:34:00Z"/>
              </w:rPr>
            </w:pPr>
            <w:ins w:id="829" w:author="Jared Castaneda" w:date="2020-09-26T17:34:00Z">
              <w:r>
                <w:t>Stops</w:t>
              </w:r>
            </w:ins>
          </w:p>
        </w:tc>
        <w:tc>
          <w:tcPr>
            <w:tcW w:w="1381" w:type="dxa"/>
          </w:tcPr>
          <w:p w14:paraId="767B8E22" w14:textId="2DF0F455" w:rsidR="00333637" w:rsidRDefault="00333637" w:rsidP="00333637">
            <w:pPr>
              <w:pStyle w:val="NormalL2"/>
              <w:ind w:left="0"/>
              <w:rPr>
                <w:ins w:id="830" w:author="Jared Castaneda" w:date="2020-09-26T17:30:00Z"/>
              </w:rPr>
            </w:pPr>
            <w:ins w:id="831" w:author="Jared Castaneda" w:date="2020-09-26T17:31:00Z">
              <w:r>
                <w:t>Price</w:t>
              </w:r>
            </w:ins>
            <w:ins w:id="832" w:author="Jared Castaneda" w:date="2020-09-26T17:34:00Z">
              <w:r>
                <w:t xml:space="preserve">, </w:t>
              </w:r>
            </w:ins>
            <w:ins w:id="833" w:author="Jared Castaneda" w:date="2020-09-26T17:33:00Z">
              <w:r>
                <w:t>Trip</w:t>
              </w:r>
            </w:ins>
          </w:p>
        </w:tc>
        <w:tc>
          <w:tcPr>
            <w:tcW w:w="1438" w:type="dxa"/>
          </w:tcPr>
          <w:p w14:paraId="4D8578B7" w14:textId="593B245D" w:rsidR="00333637" w:rsidRDefault="00333637" w:rsidP="00333637">
            <w:pPr>
              <w:pStyle w:val="NormalL2"/>
              <w:ind w:left="0"/>
              <w:rPr>
                <w:ins w:id="834" w:author="Jared Castaneda" w:date="2020-09-26T17:30:00Z"/>
              </w:rPr>
            </w:pPr>
            <w:ins w:id="835" w:author="Jared Castaneda" w:date="2020-09-26T17:31:00Z">
              <w:r>
                <w:t>Weather</w:t>
              </w:r>
            </w:ins>
          </w:p>
        </w:tc>
        <w:tc>
          <w:tcPr>
            <w:tcW w:w="1290" w:type="dxa"/>
          </w:tcPr>
          <w:p w14:paraId="22361777" w14:textId="166DE7F8" w:rsidR="00333637" w:rsidRDefault="004765F4" w:rsidP="00333637">
            <w:pPr>
              <w:pStyle w:val="NormalL2"/>
              <w:ind w:left="0"/>
              <w:rPr>
                <w:ins w:id="836" w:author="Jared Castaneda" w:date="2020-09-26T17:35:00Z"/>
              </w:rPr>
            </w:pPr>
            <w:ins w:id="837" w:author="Jared Castaneda" w:date="2020-09-26T17:58:00Z">
              <w:r>
                <w:t>Status</w:t>
              </w:r>
            </w:ins>
          </w:p>
        </w:tc>
      </w:tr>
      <w:tr w:rsidR="00333637" w14:paraId="453D1D63" w14:textId="102EEC1A" w:rsidTr="00333637">
        <w:trPr>
          <w:trHeight w:val="433"/>
          <w:ins w:id="838" w:author="Jared Castaneda" w:date="2020-09-26T17:30:00Z"/>
        </w:trPr>
        <w:tc>
          <w:tcPr>
            <w:tcW w:w="1479" w:type="dxa"/>
          </w:tcPr>
          <w:p w14:paraId="4966CA87" w14:textId="788B9898" w:rsidR="00333637" w:rsidRDefault="00333637" w:rsidP="00333637">
            <w:pPr>
              <w:pStyle w:val="NormalL2"/>
              <w:ind w:left="0"/>
              <w:rPr>
                <w:ins w:id="839" w:author="Jared Castaneda" w:date="2020-09-26T17:36:00Z"/>
              </w:rPr>
            </w:pPr>
            <w:ins w:id="840" w:author="Jared Castaneda" w:date="2020-09-26T17:36:00Z">
              <w:r>
                <w:t>December 1 – December 20</w:t>
              </w:r>
            </w:ins>
          </w:p>
        </w:tc>
        <w:tc>
          <w:tcPr>
            <w:tcW w:w="1479" w:type="dxa"/>
          </w:tcPr>
          <w:p w14:paraId="43EB76A4" w14:textId="6C24BF4F" w:rsidR="00333637" w:rsidRDefault="00333637" w:rsidP="00333637">
            <w:pPr>
              <w:pStyle w:val="NormalL2"/>
              <w:ind w:left="0"/>
              <w:rPr>
                <w:ins w:id="841" w:author="Jared Castaneda" w:date="2020-09-26T17:30:00Z"/>
              </w:rPr>
            </w:pPr>
            <w:ins w:id="842" w:author="Jared Castaneda" w:date="2020-09-26T17:31:00Z">
              <w:r>
                <w:t>L</w:t>
              </w:r>
            </w:ins>
            <w:ins w:id="843" w:author="Jared Castaneda" w:date="2020-09-26T17:32:00Z">
              <w:r>
                <w:t xml:space="preserve">os Angeles - </w:t>
              </w:r>
            </w:ins>
            <w:ins w:id="844" w:author="Jared Castaneda" w:date="2020-09-26T18:05:00Z">
              <w:r w:rsidR="00810323" w:rsidRPr="00810323">
                <w:t>Los Angeles International Airport</w:t>
              </w:r>
              <w:r w:rsidR="00810323">
                <w:t xml:space="preserve"> - </w:t>
              </w:r>
            </w:ins>
            <w:ins w:id="845" w:author="Jared Castaneda" w:date="2020-09-26T17:32:00Z">
              <w:r>
                <w:t>LAX</w:t>
              </w:r>
            </w:ins>
          </w:p>
        </w:tc>
        <w:tc>
          <w:tcPr>
            <w:tcW w:w="1516" w:type="dxa"/>
          </w:tcPr>
          <w:p w14:paraId="3B335BFA" w14:textId="40C0F158" w:rsidR="00333637" w:rsidRDefault="003F748D" w:rsidP="00333637">
            <w:pPr>
              <w:pStyle w:val="NormalL2"/>
              <w:ind w:left="0"/>
              <w:rPr>
                <w:ins w:id="846" w:author="Jared Castaneda" w:date="2020-09-26T17:30:00Z"/>
              </w:rPr>
            </w:pPr>
            <w:ins w:id="847" w:author="Jared Castaneda" w:date="2020-09-26T18:05:00Z">
              <w:r>
                <w:t>Paris</w:t>
              </w:r>
            </w:ins>
            <w:ins w:id="848" w:author="Jared Castaneda" w:date="2020-09-26T17:32:00Z">
              <w:r w:rsidR="00333637">
                <w:t xml:space="preserve"> - </w:t>
              </w:r>
            </w:ins>
            <w:ins w:id="849" w:author="Jared Castaneda" w:date="2020-09-26T18:06:00Z">
              <w:r w:rsidR="00810323" w:rsidRPr="00810323">
                <w:t>Charles de Gaulle Airport</w:t>
              </w:r>
              <w:r w:rsidR="00810323">
                <w:t xml:space="preserve"> - </w:t>
              </w:r>
            </w:ins>
            <w:ins w:id="850" w:author="Jared Castaneda" w:date="2020-09-26T17:32:00Z">
              <w:r w:rsidR="00333637">
                <w:t>CDG</w:t>
              </w:r>
            </w:ins>
          </w:p>
        </w:tc>
        <w:tc>
          <w:tcPr>
            <w:tcW w:w="1485" w:type="dxa"/>
          </w:tcPr>
          <w:p w14:paraId="09F630BE" w14:textId="39734CBF" w:rsidR="00333637" w:rsidRDefault="009F6D94" w:rsidP="00333637">
            <w:pPr>
              <w:pStyle w:val="NormalL2"/>
              <w:ind w:left="0"/>
              <w:rPr>
                <w:ins w:id="851" w:author="Jared Castaneda" w:date="2020-09-26T17:34:00Z"/>
              </w:rPr>
            </w:pPr>
            <w:ins w:id="852" w:author="Jared Castaneda" w:date="2020-09-26T18:06:00Z">
              <w:r>
                <w:t xml:space="preserve">Chicago - </w:t>
              </w:r>
            </w:ins>
            <w:ins w:id="853" w:author="Jared Castaneda" w:date="2020-09-26T17:34:00Z">
              <w:r w:rsidR="00333637" w:rsidRPr="00333637">
                <w:t>O'Hare International Airport</w:t>
              </w:r>
              <w:r w:rsidR="00333637">
                <w:t xml:space="preserve"> - ORD</w:t>
              </w:r>
            </w:ins>
          </w:p>
        </w:tc>
        <w:tc>
          <w:tcPr>
            <w:tcW w:w="1381" w:type="dxa"/>
          </w:tcPr>
          <w:p w14:paraId="3753A3E9" w14:textId="3E70D708" w:rsidR="00333637" w:rsidRDefault="00333637" w:rsidP="00333637">
            <w:pPr>
              <w:pStyle w:val="NormalL2"/>
              <w:ind w:left="0"/>
              <w:rPr>
                <w:ins w:id="854" w:author="Jared Castaneda" w:date="2020-09-26T17:33:00Z"/>
              </w:rPr>
            </w:pPr>
            <w:ins w:id="855" w:author="Jared Castaneda" w:date="2020-09-26T17:32:00Z">
              <w:r>
                <w:t>$1,281</w:t>
              </w:r>
            </w:ins>
          </w:p>
          <w:p w14:paraId="3C5C5CF6" w14:textId="0F157D66" w:rsidR="00333637" w:rsidRDefault="00333637" w:rsidP="00333637">
            <w:pPr>
              <w:pStyle w:val="NormalL2"/>
              <w:ind w:left="0"/>
              <w:rPr>
                <w:ins w:id="856" w:author="Jared Castaneda" w:date="2020-09-26T17:30:00Z"/>
              </w:rPr>
            </w:pPr>
            <w:ins w:id="857" w:author="Jared Castaneda" w:date="2020-09-26T17:33:00Z">
              <w:r>
                <w:t>Round Trip</w:t>
              </w:r>
            </w:ins>
          </w:p>
        </w:tc>
        <w:tc>
          <w:tcPr>
            <w:tcW w:w="1438" w:type="dxa"/>
          </w:tcPr>
          <w:p w14:paraId="172B8981" w14:textId="5122BA7A" w:rsidR="00333637" w:rsidRDefault="00333637" w:rsidP="00333637">
            <w:pPr>
              <w:pStyle w:val="NormalL2"/>
              <w:ind w:left="0"/>
              <w:rPr>
                <w:ins w:id="858" w:author="Jared Castaneda" w:date="2020-09-26T17:30:00Z"/>
              </w:rPr>
            </w:pPr>
            <w:ins w:id="859" w:author="Jared Castaneda" w:date="2020-09-26T17:33:00Z">
              <w:r>
                <w:t>Sunny, 73F</w:t>
              </w:r>
            </w:ins>
          </w:p>
        </w:tc>
        <w:tc>
          <w:tcPr>
            <w:tcW w:w="1290" w:type="dxa"/>
          </w:tcPr>
          <w:p w14:paraId="732459F0" w14:textId="1C58137B" w:rsidR="00333637" w:rsidRDefault="00333637" w:rsidP="00333637">
            <w:pPr>
              <w:pStyle w:val="NormalL2"/>
              <w:ind w:left="0"/>
              <w:rPr>
                <w:ins w:id="860" w:author="Jared Castaneda" w:date="2020-09-26T17:35:00Z"/>
              </w:rPr>
            </w:pPr>
            <w:ins w:id="861" w:author="Jared Castaneda" w:date="2020-09-26T17:36:00Z">
              <w:r>
                <w:rPr>
                  <w:color w:val="00B050"/>
                </w:rPr>
                <w:t xml:space="preserve">OPEN - </w:t>
              </w:r>
            </w:ins>
            <w:ins w:id="862" w:author="Jared Castaneda" w:date="2020-09-26T17:35:00Z">
              <w:r w:rsidRPr="00333637">
                <w:rPr>
                  <w:color w:val="00B050"/>
                  <w:rPrChange w:id="863" w:author="Jared Castaneda" w:date="2020-09-26T17:36:00Z">
                    <w:rPr/>
                  </w:rPrChange>
                </w:rPr>
                <w:t>BOOK FLIGHT</w:t>
              </w:r>
            </w:ins>
          </w:p>
        </w:tc>
      </w:tr>
    </w:tbl>
    <w:p w14:paraId="2293EF45" w14:textId="050CBD11" w:rsidR="00E03DA7" w:rsidRPr="00087F16" w:rsidRDefault="00E03DA7">
      <w:pPr>
        <w:pStyle w:val="NormalL2"/>
        <w:ind w:left="0"/>
        <w:pPrChange w:id="864" w:author="Jared Castaneda" w:date="2020-09-26T18:22:00Z">
          <w:pPr>
            <w:pStyle w:val="NormalL2"/>
          </w:pPr>
        </w:pPrChange>
      </w:pPr>
    </w:p>
    <w:p w14:paraId="676C1163" w14:textId="12C2A586" w:rsidR="00423E93" w:rsidRDefault="00423E93" w:rsidP="000D52C7">
      <w:pPr>
        <w:pStyle w:val="Heading2"/>
      </w:pPr>
      <w:del w:id="865" w:author="Jared Castaneda" w:date="2020-09-26T18:13:00Z">
        <w:r w:rsidDel="00CE5B5F">
          <w:delText>&lt;Report 2 Title&gt;</w:delText>
        </w:r>
      </w:del>
      <w:bookmarkStart w:id="866" w:name="_Toc53848864"/>
      <w:ins w:id="867" w:author="Jared Castaneda" w:date="2020-09-26T18:13:00Z">
        <w:r w:rsidR="00CE5B5F">
          <w:t>User Info</w:t>
        </w:r>
      </w:ins>
      <w:bookmarkEnd w:id="866"/>
    </w:p>
    <w:p w14:paraId="37E3E186" w14:textId="77777777" w:rsidR="00423E93" w:rsidRPr="00087F16" w:rsidRDefault="00423E93" w:rsidP="000D52C7">
      <w:pPr>
        <w:pStyle w:val="Heading3"/>
      </w:pPr>
      <w:bookmarkStart w:id="868" w:name="_Toc53848865"/>
      <w:r>
        <w:t>Description</w:t>
      </w:r>
      <w:bookmarkEnd w:id="868"/>
    </w:p>
    <w:p w14:paraId="12796963" w14:textId="44DDFC33" w:rsidR="008036E0" w:rsidRDefault="00423E93">
      <w:pPr>
        <w:pStyle w:val="NormalL2"/>
      </w:pPr>
      <w:del w:id="869" w:author="Jared Castaneda" w:date="2020-09-26T18:13:00Z">
        <w:r w:rsidDel="00CE5B5F">
          <w:delText>…</w:delText>
        </w:r>
      </w:del>
      <w:ins w:id="870" w:author="Jared Castaneda" w:date="2020-09-26T18:13:00Z">
        <w:r w:rsidR="00CE5B5F">
          <w:t xml:space="preserve">This report contains values that go into </w:t>
        </w:r>
        <w:r w:rsidR="008036E0">
          <w:t>a user’s authenticated information.</w:t>
        </w:r>
      </w:ins>
      <w:ins w:id="871" w:author="Jared Castaneda" w:date="2020-09-26T18:15:00Z">
        <w:r w:rsidR="008036E0">
          <w:t xml:space="preserve"> Users can view these on their profile page.</w:t>
        </w:r>
      </w:ins>
      <w:ins w:id="872" w:author="Jared Castaneda" w:date="2020-09-26T18:17:00Z">
        <w:r w:rsidR="008036E0">
          <w:t xml:space="preserve"> They </w:t>
        </w:r>
      </w:ins>
      <w:ins w:id="873" w:author="Jared Castaneda" w:date="2020-09-27T16:32:00Z">
        <w:r w:rsidR="00236864">
          <w:t>are</w:t>
        </w:r>
      </w:ins>
      <w:ins w:id="874" w:author="Jared Castaneda" w:date="2020-09-26T18:17:00Z">
        <w:r w:rsidR="008036E0">
          <w:t xml:space="preserve"> be </w:t>
        </w:r>
      </w:ins>
      <w:ins w:id="875" w:author="Jared Castaneda" w:date="2020-09-26T18:18:00Z">
        <w:r w:rsidR="008036E0">
          <w:t>presented in a top-down order due to only one info entry per user.</w:t>
        </w:r>
      </w:ins>
      <w:ins w:id="876" w:author="Jared Castaneda" w:date="2020-09-26T18:19:00Z">
        <w:r w:rsidR="00C01DDC">
          <w:t xml:space="preserve"> Green text </w:t>
        </w:r>
      </w:ins>
      <w:ins w:id="877" w:author="Jared Castaneda" w:date="2020-09-26T18:20:00Z">
        <w:r w:rsidR="00C01DDC">
          <w:t>items inside the report</w:t>
        </w:r>
      </w:ins>
      <w:ins w:id="878" w:author="Jared Castaneda" w:date="2020-09-26T18:19:00Z">
        <w:r w:rsidR="00C01DDC">
          <w:t xml:space="preserve"> can lead to other pages upon selection.</w:t>
        </w:r>
      </w:ins>
    </w:p>
    <w:p w14:paraId="58C70FBA" w14:textId="27397B35" w:rsidR="00423E93" w:rsidRDefault="00423E93" w:rsidP="000D52C7">
      <w:pPr>
        <w:pStyle w:val="Heading3"/>
        <w:rPr>
          <w:ins w:id="879" w:author="Jared Castaneda" w:date="2020-09-26T18:14:00Z"/>
        </w:rPr>
      </w:pPr>
      <w:bookmarkStart w:id="880" w:name="_Toc53848866"/>
      <w:r>
        <w:t>Format and Content Requirements</w:t>
      </w:r>
      <w:bookmarkEnd w:id="880"/>
    </w:p>
    <w:tbl>
      <w:tblPr>
        <w:tblStyle w:val="TableGrid"/>
        <w:tblW w:w="0" w:type="auto"/>
        <w:tblInd w:w="720" w:type="dxa"/>
        <w:tblLook w:val="04A0" w:firstRow="1" w:lastRow="0" w:firstColumn="1" w:lastColumn="0" w:noHBand="0" w:noVBand="1"/>
        <w:tblPrChange w:id="881" w:author="Jared Castaneda" w:date="2020-09-26T18:18:00Z">
          <w:tblPr>
            <w:tblStyle w:val="TableGrid"/>
            <w:tblW w:w="0" w:type="auto"/>
            <w:tblInd w:w="720" w:type="dxa"/>
            <w:tblLook w:val="04A0" w:firstRow="1" w:lastRow="0" w:firstColumn="1" w:lastColumn="0" w:noHBand="0" w:noVBand="1"/>
          </w:tblPr>
        </w:tblPrChange>
      </w:tblPr>
      <w:tblGrid>
        <w:gridCol w:w="1255"/>
        <w:gridCol w:w="5760"/>
        <w:tblGridChange w:id="882">
          <w:tblGrid>
            <w:gridCol w:w="1255"/>
            <w:gridCol w:w="3780"/>
            <w:gridCol w:w="1980"/>
            <w:gridCol w:w="3055"/>
          </w:tblGrid>
        </w:tblGridChange>
      </w:tblGrid>
      <w:tr w:rsidR="008036E0" w14:paraId="114D933C" w14:textId="77777777" w:rsidTr="00C01DDC">
        <w:trPr>
          <w:ins w:id="883" w:author="Jared Castaneda" w:date="2020-09-26T18:16:00Z"/>
        </w:trPr>
        <w:tc>
          <w:tcPr>
            <w:tcW w:w="1255" w:type="dxa"/>
            <w:tcPrChange w:id="884" w:author="Jared Castaneda" w:date="2020-09-26T18:18:00Z">
              <w:tcPr>
                <w:tcW w:w="5395" w:type="dxa"/>
                <w:gridSpan w:val="2"/>
              </w:tcPr>
            </w:tcPrChange>
          </w:tcPr>
          <w:p w14:paraId="0CE95382" w14:textId="5111FCA6" w:rsidR="008036E0" w:rsidRDefault="008036E0" w:rsidP="008036E0">
            <w:pPr>
              <w:pStyle w:val="NormalL2"/>
              <w:ind w:left="0"/>
              <w:rPr>
                <w:ins w:id="885" w:author="Jared Castaneda" w:date="2020-09-26T18:16:00Z"/>
              </w:rPr>
            </w:pPr>
            <w:ins w:id="886" w:author="Jared Castaneda" w:date="2020-09-26T18:17:00Z">
              <w:r>
                <w:t>Name</w:t>
              </w:r>
            </w:ins>
          </w:p>
        </w:tc>
        <w:tc>
          <w:tcPr>
            <w:tcW w:w="5760" w:type="dxa"/>
            <w:tcPrChange w:id="887" w:author="Jared Castaneda" w:date="2020-09-26T18:18:00Z">
              <w:tcPr>
                <w:tcW w:w="5395" w:type="dxa"/>
                <w:gridSpan w:val="2"/>
              </w:tcPr>
            </w:tcPrChange>
          </w:tcPr>
          <w:p w14:paraId="6E356416" w14:textId="24A8F1C0" w:rsidR="008036E0" w:rsidRDefault="00C01DDC" w:rsidP="008036E0">
            <w:pPr>
              <w:pStyle w:val="NormalL2"/>
              <w:ind w:left="0"/>
              <w:rPr>
                <w:ins w:id="888" w:author="Jared Castaneda" w:date="2020-09-26T18:16:00Z"/>
              </w:rPr>
            </w:pPr>
            <w:ins w:id="889" w:author="Jared Castaneda" w:date="2020-09-26T18:18:00Z">
              <w:r>
                <w:t>John Doe</w:t>
              </w:r>
            </w:ins>
          </w:p>
        </w:tc>
      </w:tr>
      <w:tr w:rsidR="008036E0" w14:paraId="55090D47" w14:textId="77777777" w:rsidTr="00C01DDC">
        <w:trPr>
          <w:ins w:id="890" w:author="Jared Castaneda" w:date="2020-09-26T18:16:00Z"/>
        </w:trPr>
        <w:tc>
          <w:tcPr>
            <w:tcW w:w="1255" w:type="dxa"/>
            <w:tcPrChange w:id="891" w:author="Jared Castaneda" w:date="2020-09-26T18:18:00Z">
              <w:tcPr>
                <w:tcW w:w="5395" w:type="dxa"/>
                <w:gridSpan w:val="2"/>
              </w:tcPr>
            </w:tcPrChange>
          </w:tcPr>
          <w:p w14:paraId="6816265B" w14:textId="08B106CB" w:rsidR="008036E0" w:rsidRDefault="008036E0" w:rsidP="008036E0">
            <w:pPr>
              <w:pStyle w:val="NormalL2"/>
              <w:ind w:left="0"/>
              <w:rPr>
                <w:ins w:id="892" w:author="Jared Castaneda" w:date="2020-09-26T18:16:00Z"/>
              </w:rPr>
            </w:pPr>
            <w:ins w:id="893" w:author="Jared Castaneda" w:date="2020-09-26T18:17:00Z">
              <w:r>
                <w:t>Email</w:t>
              </w:r>
            </w:ins>
          </w:p>
        </w:tc>
        <w:tc>
          <w:tcPr>
            <w:tcW w:w="5760" w:type="dxa"/>
            <w:tcPrChange w:id="894" w:author="Jared Castaneda" w:date="2020-09-26T18:18:00Z">
              <w:tcPr>
                <w:tcW w:w="5395" w:type="dxa"/>
                <w:gridSpan w:val="2"/>
              </w:tcPr>
            </w:tcPrChange>
          </w:tcPr>
          <w:p w14:paraId="34CA6ECA" w14:textId="1C0B9EC8" w:rsidR="008036E0" w:rsidRDefault="00C01DDC" w:rsidP="008036E0">
            <w:pPr>
              <w:pStyle w:val="NormalL2"/>
              <w:ind w:left="0"/>
              <w:rPr>
                <w:ins w:id="895" w:author="Jared Castaneda" w:date="2020-09-26T18:16:00Z"/>
              </w:rPr>
            </w:pPr>
            <w:ins w:id="896" w:author="Jared Castaneda" w:date="2020-09-26T18:18:00Z">
              <w:r>
                <w:t>JohnDoe123@gmail.com</w:t>
              </w:r>
            </w:ins>
          </w:p>
        </w:tc>
      </w:tr>
      <w:tr w:rsidR="008036E0" w14:paraId="6450F838" w14:textId="77777777" w:rsidTr="00C01DDC">
        <w:trPr>
          <w:ins w:id="897" w:author="Jared Castaneda" w:date="2020-09-26T18:16:00Z"/>
        </w:trPr>
        <w:tc>
          <w:tcPr>
            <w:tcW w:w="1255" w:type="dxa"/>
            <w:tcPrChange w:id="898" w:author="Jared Castaneda" w:date="2020-09-26T18:18:00Z">
              <w:tcPr>
                <w:tcW w:w="5395" w:type="dxa"/>
                <w:gridSpan w:val="2"/>
              </w:tcPr>
            </w:tcPrChange>
          </w:tcPr>
          <w:p w14:paraId="574F4B16" w14:textId="265EDF29" w:rsidR="008036E0" w:rsidRDefault="008036E0" w:rsidP="008036E0">
            <w:pPr>
              <w:pStyle w:val="NormalL2"/>
              <w:ind w:left="0"/>
              <w:rPr>
                <w:ins w:id="899" w:author="Jared Castaneda" w:date="2020-09-26T18:16:00Z"/>
              </w:rPr>
            </w:pPr>
            <w:ins w:id="900" w:author="Jared Castaneda" w:date="2020-09-26T18:17:00Z">
              <w:r>
                <w:t>Points</w:t>
              </w:r>
            </w:ins>
          </w:p>
        </w:tc>
        <w:tc>
          <w:tcPr>
            <w:tcW w:w="5760" w:type="dxa"/>
            <w:tcPrChange w:id="901" w:author="Jared Castaneda" w:date="2020-09-26T18:18:00Z">
              <w:tcPr>
                <w:tcW w:w="5395" w:type="dxa"/>
                <w:gridSpan w:val="2"/>
              </w:tcPr>
            </w:tcPrChange>
          </w:tcPr>
          <w:p w14:paraId="18007338" w14:textId="543ADC00" w:rsidR="008036E0" w:rsidRDefault="00C01DDC" w:rsidP="008036E0">
            <w:pPr>
              <w:pStyle w:val="NormalL2"/>
              <w:ind w:left="0"/>
              <w:rPr>
                <w:ins w:id="902" w:author="Jared Castaneda" w:date="2020-09-26T18:16:00Z"/>
              </w:rPr>
            </w:pPr>
            <w:ins w:id="903" w:author="Jared Castaneda" w:date="2020-09-26T18:18:00Z">
              <w:r>
                <w:t>1000</w:t>
              </w:r>
            </w:ins>
          </w:p>
        </w:tc>
      </w:tr>
      <w:tr w:rsidR="008036E0" w14:paraId="56F9DA70" w14:textId="77777777" w:rsidTr="00C01DDC">
        <w:trPr>
          <w:ins w:id="904" w:author="Jared Castaneda" w:date="2020-09-26T18:16:00Z"/>
        </w:trPr>
        <w:tc>
          <w:tcPr>
            <w:tcW w:w="1255" w:type="dxa"/>
            <w:tcPrChange w:id="905" w:author="Jared Castaneda" w:date="2020-09-26T18:18:00Z">
              <w:tcPr>
                <w:tcW w:w="5395" w:type="dxa"/>
                <w:gridSpan w:val="2"/>
              </w:tcPr>
            </w:tcPrChange>
          </w:tcPr>
          <w:p w14:paraId="114F641F" w14:textId="599EB923" w:rsidR="008036E0" w:rsidRDefault="00C01DDC" w:rsidP="008036E0">
            <w:pPr>
              <w:pStyle w:val="NormalL2"/>
              <w:ind w:left="0"/>
              <w:rPr>
                <w:ins w:id="906" w:author="Jared Castaneda" w:date="2020-09-26T18:16:00Z"/>
              </w:rPr>
            </w:pPr>
            <w:ins w:id="907" w:author="Jared Castaneda" w:date="2020-09-26T18:18:00Z">
              <w:r>
                <w:t xml:space="preserve">Home </w:t>
              </w:r>
            </w:ins>
            <w:ins w:id="908" w:author="Jared Castaneda" w:date="2020-09-26T18:17:00Z">
              <w:r w:rsidR="008036E0">
                <w:t>Location</w:t>
              </w:r>
            </w:ins>
          </w:p>
        </w:tc>
        <w:tc>
          <w:tcPr>
            <w:tcW w:w="5760" w:type="dxa"/>
            <w:tcPrChange w:id="909" w:author="Jared Castaneda" w:date="2020-09-26T18:18:00Z">
              <w:tcPr>
                <w:tcW w:w="5395" w:type="dxa"/>
                <w:gridSpan w:val="2"/>
              </w:tcPr>
            </w:tcPrChange>
          </w:tcPr>
          <w:p w14:paraId="2DC0C2B1" w14:textId="2331CB2D" w:rsidR="008036E0" w:rsidRDefault="00C01DDC" w:rsidP="008036E0">
            <w:pPr>
              <w:pStyle w:val="NormalL2"/>
              <w:ind w:left="0"/>
              <w:rPr>
                <w:ins w:id="910" w:author="Jared Castaneda" w:date="2020-09-26T18:16:00Z"/>
              </w:rPr>
            </w:pPr>
            <w:ins w:id="911" w:author="Jared Castaneda" w:date="2020-09-26T18:18:00Z">
              <w:r>
                <w:t>Los Angeles, California</w:t>
              </w:r>
            </w:ins>
          </w:p>
        </w:tc>
      </w:tr>
      <w:tr w:rsidR="008036E0" w14:paraId="4457DF1D" w14:textId="77777777" w:rsidTr="00C01DDC">
        <w:trPr>
          <w:trHeight w:val="422"/>
          <w:ins w:id="912" w:author="Jared Castaneda" w:date="2020-09-26T18:16:00Z"/>
        </w:trPr>
        <w:tc>
          <w:tcPr>
            <w:tcW w:w="1255" w:type="dxa"/>
            <w:tcPrChange w:id="913" w:author="Jared Castaneda" w:date="2020-09-26T18:18:00Z">
              <w:tcPr>
                <w:tcW w:w="5395" w:type="dxa"/>
                <w:gridSpan w:val="2"/>
              </w:tcPr>
            </w:tcPrChange>
          </w:tcPr>
          <w:p w14:paraId="4A3DE83B" w14:textId="0744EC3E" w:rsidR="008036E0" w:rsidRDefault="008036E0" w:rsidP="008036E0">
            <w:pPr>
              <w:pStyle w:val="NormalL2"/>
              <w:ind w:left="0"/>
              <w:rPr>
                <w:ins w:id="914" w:author="Jared Castaneda" w:date="2020-09-26T18:16:00Z"/>
              </w:rPr>
            </w:pPr>
            <w:ins w:id="915" w:author="Jared Castaneda" w:date="2020-09-26T18:17:00Z">
              <w:r>
                <w:t>Flights</w:t>
              </w:r>
            </w:ins>
          </w:p>
        </w:tc>
        <w:tc>
          <w:tcPr>
            <w:tcW w:w="5760" w:type="dxa"/>
            <w:tcPrChange w:id="916" w:author="Jared Castaneda" w:date="2020-09-26T18:18:00Z">
              <w:tcPr>
                <w:tcW w:w="5395" w:type="dxa"/>
                <w:gridSpan w:val="2"/>
              </w:tcPr>
            </w:tcPrChange>
          </w:tcPr>
          <w:p w14:paraId="44030EB4" w14:textId="667E9C5E" w:rsidR="008036E0" w:rsidRPr="008036E0" w:rsidRDefault="008036E0" w:rsidP="008036E0">
            <w:pPr>
              <w:pStyle w:val="NormalL2"/>
              <w:ind w:left="0"/>
              <w:rPr>
                <w:ins w:id="917" w:author="Jared Castaneda" w:date="2020-09-26T18:16:00Z"/>
                <w:color w:val="00B050"/>
                <w:rPrChange w:id="918" w:author="Jared Castaneda" w:date="2020-09-26T18:17:00Z">
                  <w:rPr>
                    <w:ins w:id="919" w:author="Jared Castaneda" w:date="2020-09-26T18:16:00Z"/>
                  </w:rPr>
                </w:rPrChange>
              </w:rPr>
            </w:pPr>
            <w:ins w:id="920" w:author="Jared Castaneda" w:date="2020-09-26T18:17:00Z">
              <w:r w:rsidRPr="008036E0">
                <w:rPr>
                  <w:color w:val="00B050"/>
                  <w:rPrChange w:id="921" w:author="Jared Castaneda" w:date="2020-09-26T18:17:00Z">
                    <w:rPr/>
                  </w:rPrChange>
                </w:rPr>
                <w:t>December 1 – December 20</w:t>
              </w:r>
              <w:r>
                <w:rPr>
                  <w:color w:val="00B050"/>
                </w:rPr>
                <w:t xml:space="preserve"> – Los Angeles to Paris - $1281</w:t>
              </w:r>
            </w:ins>
          </w:p>
        </w:tc>
      </w:tr>
      <w:tr w:rsidR="00C01DDC" w14:paraId="5A1F6095" w14:textId="77777777" w:rsidTr="00C01DDC">
        <w:trPr>
          <w:trHeight w:val="422"/>
          <w:ins w:id="922" w:author="Jared Castaneda" w:date="2020-09-26T18:19:00Z"/>
        </w:trPr>
        <w:tc>
          <w:tcPr>
            <w:tcW w:w="1255" w:type="dxa"/>
          </w:tcPr>
          <w:p w14:paraId="4586169D" w14:textId="44A53DB8" w:rsidR="00C01DDC" w:rsidRDefault="00C01DDC" w:rsidP="008036E0">
            <w:pPr>
              <w:pStyle w:val="NormalL2"/>
              <w:ind w:left="0"/>
              <w:rPr>
                <w:ins w:id="923" w:author="Jared Castaneda" w:date="2020-09-26T18:19:00Z"/>
              </w:rPr>
            </w:pPr>
            <w:ins w:id="924" w:author="Jared Castaneda" w:date="2020-09-26T18:19:00Z">
              <w:r>
                <w:t>Payment Methods</w:t>
              </w:r>
            </w:ins>
          </w:p>
        </w:tc>
        <w:tc>
          <w:tcPr>
            <w:tcW w:w="5760" w:type="dxa"/>
          </w:tcPr>
          <w:p w14:paraId="441E513D" w14:textId="28C32F0E" w:rsidR="00C01DDC" w:rsidRPr="008036E0" w:rsidRDefault="00C01DDC" w:rsidP="008036E0">
            <w:pPr>
              <w:pStyle w:val="NormalL2"/>
              <w:ind w:left="0"/>
              <w:rPr>
                <w:ins w:id="925" w:author="Jared Castaneda" w:date="2020-09-26T18:19:00Z"/>
                <w:color w:val="00B050"/>
              </w:rPr>
            </w:pPr>
            <w:ins w:id="926" w:author="Jared Castaneda" w:date="2020-09-26T18:19:00Z">
              <w:r>
                <w:rPr>
                  <w:color w:val="00B050"/>
                </w:rPr>
                <w:t>VISA ending in 1234</w:t>
              </w:r>
            </w:ins>
          </w:p>
        </w:tc>
      </w:tr>
    </w:tbl>
    <w:p w14:paraId="63385A19" w14:textId="6FC2A3B6" w:rsidR="008036E0" w:rsidRPr="00236864" w:rsidDel="00C01DDC" w:rsidRDefault="008036E0">
      <w:pPr>
        <w:pStyle w:val="NormalL2"/>
        <w:rPr>
          <w:del w:id="927" w:author="Jared Castaneda" w:date="2020-09-26T18:20:00Z"/>
        </w:rPr>
        <w:pPrChange w:id="928" w:author="Jared Castaneda" w:date="2020-09-26T18:14:00Z">
          <w:pPr>
            <w:pStyle w:val="Heading3"/>
          </w:pPr>
        </w:pPrChange>
      </w:pPr>
      <w:bookmarkStart w:id="929" w:name="_Toc52037034"/>
      <w:bookmarkStart w:id="930" w:name="_Toc53848867"/>
      <w:bookmarkEnd w:id="929"/>
      <w:bookmarkEnd w:id="930"/>
    </w:p>
    <w:p w14:paraId="67B33865" w14:textId="1DD5C2E1" w:rsidR="00423E93" w:rsidRPr="00087F16" w:rsidDel="00C01DDC" w:rsidRDefault="00423E93" w:rsidP="00423E93">
      <w:pPr>
        <w:pStyle w:val="NormalL2"/>
        <w:rPr>
          <w:del w:id="931" w:author="Jared Castaneda" w:date="2020-09-26T18:20:00Z"/>
        </w:rPr>
      </w:pPr>
      <w:del w:id="932" w:author="Jared Castaneda" w:date="2020-09-26T18:20:00Z">
        <w:r w:rsidDel="00C01DDC">
          <w:delText xml:space="preserve">&lt;Insert a </w:delText>
        </w:r>
        <w:r w:rsidR="00606053" w:rsidDel="00C01DDC">
          <w:delText>table, form, picture, or whatever makes sense to convey exactly what is on the report and how it is laid out when printed and or displayed.  The upper User Interface system layer is responsible for meeting this display requirement and the Domain (Application) Layer is responsible for meeting this hard or soft copy requirement</w:delText>
        </w:r>
        <w:r w:rsidR="00DE626C" w:rsidDel="00C01DDC">
          <w:delText xml:space="preserve">. </w:delText>
        </w:r>
        <w:r w:rsidR="00A84457" w:rsidDel="00C01DDC">
          <w:delText>Either way, here is where those requirements are specified.</w:delText>
        </w:r>
        <w:r w:rsidDel="00C01DDC">
          <w:delText>&gt;</w:delText>
        </w:r>
        <w:bookmarkStart w:id="933" w:name="_Toc52037035"/>
        <w:bookmarkStart w:id="934" w:name="_Toc53848868"/>
        <w:bookmarkEnd w:id="933"/>
        <w:bookmarkEnd w:id="934"/>
      </w:del>
    </w:p>
    <w:p w14:paraId="3A0D4835" w14:textId="05C894D4" w:rsidR="006F0CA0" w:rsidRDefault="006F0CA0" w:rsidP="006F0CA0">
      <w:pPr>
        <w:pStyle w:val="Heading1"/>
      </w:pPr>
      <w:bookmarkStart w:id="935" w:name="_Toc53848869"/>
      <w:r>
        <w:t>Packaging</w:t>
      </w:r>
      <w:bookmarkEnd w:id="935"/>
    </w:p>
    <w:p w14:paraId="7B0229AE" w14:textId="154092CC" w:rsidR="00425387" w:rsidRPr="00425387" w:rsidRDefault="008103B9">
      <w:pPr>
        <w:pStyle w:val="NormalL1"/>
        <w:ind w:firstLine="288"/>
        <w:pPrChange w:id="936" w:author="Jared Castaneda" w:date="2020-09-26T16:33:00Z">
          <w:pPr>
            <w:pStyle w:val="NormalL1"/>
          </w:pPr>
        </w:pPrChange>
      </w:pPr>
      <w:ins w:id="937" w:author="Jared Castaneda" w:date="2020-09-26T17:58:00Z">
        <w:r>
          <w:t xml:space="preserve">Application is available for download as a zip. </w:t>
        </w:r>
      </w:ins>
      <w:ins w:id="938" w:author="Jared Castaneda" w:date="2020-09-26T10:57:00Z">
        <w:r w:rsidR="001C5EEF">
          <w:t xml:space="preserve">Physical gift cards </w:t>
        </w:r>
      </w:ins>
      <w:ins w:id="939" w:author="Jared Castaneda" w:date="2020-09-26T10:58:00Z">
        <w:r w:rsidR="001C5EEF">
          <w:t>have a gift card envelope.</w:t>
        </w:r>
      </w:ins>
      <w:del w:id="940" w:author="Jared Castaneda" w:date="2020-09-26T10:57:00Z">
        <w:r w:rsidR="00425387" w:rsidDel="001C5EEF">
          <w:delText>…</w:delText>
        </w:r>
      </w:del>
    </w:p>
    <w:p w14:paraId="50C74938" w14:textId="46226C2D" w:rsidR="006F0CA0" w:rsidRDefault="000920F0" w:rsidP="006F0CA0">
      <w:pPr>
        <w:pStyle w:val="Heading1"/>
      </w:pPr>
      <w:bookmarkStart w:id="941" w:name="_Toc53848870"/>
      <w:r>
        <w:t xml:space="preserve">Technical </w:t>
      </w:r>
      <w:r w:rsidR="006F0CA0">
        <w:t>Standards</w:t>
      </w:r>
      <w:bookmarkEnd w:id="941"/>
    </w:p>
    <w:p w14:paraId="1743D1AF" w14:textId="078F7D1A" w:rsidR="00425387" w:rsidDel="005E56CC" w:rsidRDefault="003D71CD" w:rsidP="005E56CC">
      <w:pPr>
        <w:pStyle w:val="NormalL1"/>
        <w:numPr>
          <w:ilvl w:val="0"/>
          <w:numId w:val="8"/>
        </w:numPr>
        <w:rPr>
          <w:del w:id="942" w:author="Jared Castaneda" w:date="2020-09-26T18:20:00Z"/>
        </w:rPr>
      </w:pPr>
      <w:ins w:id="943" w:author="Jared Castaneda" w:date="2020-09-27T16:57:00Z">
        <w:r>
          <w:t>Code will be using the most recent stable release of C++, which is C++17.</w:t>
        </w:r>
      </w:ins>
      <w:del w:id="944" w:author="Jared Castaneda" w:date="2020-09-27T16:57:00Z">
        <w:r w:rsidR="00425387" w:rsidDel="003D71CD">
          <w:delText>…</w:delText>
        </w:r>
      </w:del>
    </w:p>
    <w:p w14:paraId="26BEFC4E" w14:textId="3D5678CB" w:rsidR="005E56CC" w:rsidRDefault="005E56CC">
      <w:pPr>
        <w:pStyle w:val="NormalL1"/>
        <w:numPr>
          <w:ilvl w:val="0"/>
          <w:numId w:val="8"/>
        </w:numPr>
        <w:rPr>
          <w:ins w:id="945" w:author="Jared Castaneda" w:date="2020-09-27T17:05:00Z"/>
        </w:rPr>
      </w:pPr>
    </w:p>
    <w:p w14:paraId="319CC8B9" w14:textId="2B1257C4" w:rsidR="00425387" w:rsidDel="005E56CC" w:rsidRDefault="005E56CC" w:rsidP="005E56CC">
      <w:pPr>
        <w:pStyle w:val="NormalL1"/>
        <w:ind w:left="0"/>
        <w:rPr>
          <w:del w:id="946" w:author="Jared Castaneda" w:date="2020-09-26T18:24:00Z"/>
        </w:rPr>
      </w:pPr>
      <w:ins w:id="947" w:author="Jared Castaneda" w:date="2020-09-27T17:05:00Z">
        <w:r>
          <w:t xml:space="preserve">Weather API is kept up to date with most recent updates. </w:t>
        </w:r>
        <w:r w:rsidDel="00C01DDC">
          <w:t xml:space="preserve"> </w:t>
        </w:r>
      </w:ins>
      <w:del w:id="948" w:author="Jared Castaneda" w:date="2020-09-26T18:20:00Z">
        <w:r w:rsidR="00425387" w:rsidDel="00C01DDC">
          <w:delText>…</w:delText>
        </w:r>
      </w:del>
    </w:p>
    <w:p w14:paraId="4332406F" w14:textId="77777777" w:rsidR="005E56CC" w:rsidRDefault="005E56CC">
      <w:pPr>
        <w:pStyle w:val="NormalL1"/>
        <w:numPr>
          <w:ilvl w:val="0"/>
          <w:numId w:val="8"/>
        </w:numPr>
        <w:rPr>
          <w:ins w:id="949" w:author="Jared Castaneda" w:date="2020-09-27T17:04:00Z"/>
        </w:rPr>
      </w:pPr>
    </w:p>
    <w:p w14:paraId="0B2DFC69" w14:textId="124A0EF0" w:rsidR="00425387" w:rsidRPr="00425387" w:rsidRDefault="00425387">
      <w:pPr>
        <w:pStyle w:val="NormalL1"/>
        <w:ind w:left="0"/>
      </w:pPr>
    </w:p>
    <w:sectPr w:rsidR="00425387" w:rsidRPr="00425387" w:rsidSect="00372871">
      <w:headerReference w:type="default" r:id="rId20"/>
      <w:footerReference w:type="default" r:id="rId21"/>
      <w:type w:val="oddPage"/>
      <w:pgSz w:w="12240" w:h="15840"/>
      <w:pgMar w:top="720" w:right="720" w:bottom="720" w:left="720" w:header="360" w:footer="36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23" w:author="Jared Castaneda" w:date="2020-09-23T18:48:00Z" w:initials="JC">
    <w:p w14:paraId="36265EFD" w14:textId="07D65CE7" w:rsidR="00195CF2" w:rsidRDefault="00195CF2">
      <w:pPr>
        <w:pStyle w:val="CommentText"/>
      </w:pPr>
      <w:r>
        <w:rPr>
          <w:rStyle w:val="CommentReference"/>
        </w:rPr>
        <w:annotationRef/>
      </w:r>
      <w:r>
        <w:rPr>
          <w:noProof/>
        </w:rPr>
        <w:t>maybe adjust this</w:t>
      </w:r>
    </w:p>
  </w:comment>
  <w:comment w:id="779" w:author="Jared Castaneda" w:date="2020-09-26T10:56:00Z" w:initials="JC">
    <w:p w14:paraId="0A4CD9DE" w14:textId="77DD2C1B" w:rsidR="00195CF2" w:rsidRDefault="00195CF2">
      <w:pPr>
        <w:pStyle w:val="CommentText"/>
      </w:pPr>
      <w:r>
        <w:rPr>
          <w:rStyle w:val="CommentReference"/>
        </w:rPr>
        <w:annotationRef/>
      </w:r>
      <w:r>
        <w:rPr>
          <w:noProof/>
        </w:rPr>
        <w:t>these are very confusing. let's come back to them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265EFD" w15:done="0"/>
  <w15:commentEx w15:paraId="0A4CD9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61715" w16cex:dateUtc="2020-09-24T01:48:00Z"/>
  <w16cex:commentExtensible w16cex:durableId="23199CC6" w16cex:dateUtc="2020-09-26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265EFD" w16cid:durableId="23161715"/>
  <w16cid:commentId w16cid:paraId="0A4CD9DE" w16cid:durableId="23199C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4A9FEF" w14:textId="77777777" w:rsidR="000230DA" w:rsidRDefault="000230DA" w:rsidP="00D73986">
      <w:r>
        <w:separator/>
      </w:r>
    </w:p>
  </w:endnote>
  <w:endnote w:type="continuationSeparator" w:id="0">
    <w:p w14:paraId="625475B5" w14:textId="77777777" w:rsidR="000230DA" w:rsidRDefault="000230DA"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59098" w14:textId="77777777" w:rsidR="00195CF2" w:rsidRDefault="00195CF2" w:rsidP="00BB4B7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A077" w14:textId="41E9DBA6" w:rsidR="00195CF2" w:rsidRPr="00E11F13" w:rsidRDefault="00195CF2" w:rsidP="00BB4B7F">
    <w:pPr>
      <w:pStyle w:val="Footer"/>
      <w:pBdr>
        <w:top w:val="thickThinMediumGap" w:sz="4" w:space="1" w:color="auto"/>
      </w:pBdr>
    </w:pPr>
    <w:del w:id="317" w:author="Jared Castaneda" w:date="2020-09-23T16:33:00Z">
      <w:r w:rsidRPr="00E11F13" w:rsidDel="004F77D3">
        <w:fldChar w:fldCharType="begin"/>
      </w:r>
      <w:r w:rsidRPr="00E11F13" w:rsidDel="004F77D3">
        <w:delInstrText xml:space="preserve"> REF ProjectName \h  \* MERGEFORMAT </w:delInstrText>
      </w:r>
      <w:r w:rsidRPr="00E11F13" w:rsidDel="004F77D3">
        <w:fldChar w:fldCharType="separate"/>
      </w:r>
      <w:r w:rsidRPr="00EC7326" w:rsidDel="004F77D3">
        <w:delText>&lt;Your Project Title here</w:delText>
      </w:r>
      <w:r w:rsidDel="004F77D3">
        <w:delText xml:space="preserve">&gt; </w:delText>
      </w:r>
      <w:r w:rsidRPr="00E11F13" w:rsidDel="004F77D3">
        <w:fldChar w:fldCharType="end"/>
      </w:r>
    </w:del>
    <w:ins w:id="318" w:author="Jared Castaneda" w:date="2020-09-23T16:33:00Z">
      <w:r>
        <w:t>Tuffy Flights</w:t>
      </w:r>
    </w:ins>
    <w:r w:rsidRPr="00E11F13">
      <w:tab/>
    </w:r>
    <w:r w:rsidRPr="00E11F13">
      <w:tab/>
      <w:t xml:space="preserve">Page </w:t>
    </w:r>
    <w:r w:rsidRPr="00E11F13">
      <w:fldChar w:fldCharType="begin"/>
    </w:r>
    <w:r w:rsidRPr="00E11F13">
      <w:instrText xml:space="preserve"> PAGE  \* roman  \* MERGEFORMAT </w:instrText>
    </w:r>
    <w:r w:rsidRPr="00E11F13">
      <w:fldChar w:fldCharType="separate"/>
    </w:r>
    <w:r w:rsidRPr="00E11F13">
      <w:t>i</w:t>
    </w:r>
    <w:r w:rsidRPr="00E11F13">
      <w:fldChar w:fldCharType="end"/>
    </w:r>
    <w:r w:rsidRPr="00E11F13">
      <w:t xml:space="preserve"> of </w:t>
    </w:r>
    <w:fldSimple w:instr=" SECTIONPAGES  \* roman  \* MERGEFORMAT ">
      <w:r w:rsidR="001C0754">
        <w:rPr>
          <w:noProof/>
        </w:rPr>
        <w:t>iii</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DF29" w14:textId="48ED0123" w:rsidR="00195CF2" w:rsidRDefault="00195CF2" w:rsidP="002450D8">
    <w:pPr>
      <w:pStyle w:val="Footer"/>
      <w:pBdr>
        <w:top w:val="thickThinMediumGap" w:sz="4" w:space="1" w:color="auto"/>
      </w:pBdr>
    </w:pPr>
    <w:del w:id="954" w:author="Jared Castaneda" w:date="2020-09-26T11:00:00Z">
      <w:r w:rsidRPr="007C6B90" w:rsidDel="008C3434">
        <w:fldChar w:fldCharType="begin"/>
      </w:r>
      <w:r w:rsidRPr="007C6B90" w:rsidDel="008C3434">
        <w:delInstrText xml:space="preserve"> REF ProjectName \h  \* MERGEFORMAT </w:delInstrText>
      </w:r>
      <w:r w:rsidRPr="007C6B90" w:rsidDel="008C3434">
        <w:fldChar w:fldCharType="separate"/>
      </w:r>
      <w:r w:rsidRPr="00EC7326" w:rsidDel="008C3434">
        <w:delText>&lt;Your Project Title here</w:delText>
      </w:r>
      <w:r w:rsidDel="008C3434">
        <w:delText xml:space="preserve">&gt; </w:delText>
      </w:r>
      <w:r w:rsidRPr="007C6B90" w:rsidDel="008C3434">
        <w:fldChar w:fldCharType="end"/>
      </w:r>
    </w:del>
    <w:ins w:id="955" w:author="Jared Castaneda" w:date="2020-09-26T11:00:00Z">
      <w:r>
        <w:t>Tuffy Flights</w:t>
      </w:r>
    </w:ins>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fldSimple w:instr=" NUMPAGES   \* MERGEFORMAT ">
      <w:r w:rsidR="001C0754">
        <w:rPr>
          <w:noProof/>
        </w:rPr>
        <w:instrText>8</w:instrText>
      </w:r>
    </w:fldSimple>
    <w:r>
      <w:instrText xml:space="preserve"> - </w:instrText>
    </w:r>
    <w:fldSimple w:instr=" PAGEREF  EndOfTOC  \* MERGEFORMAT ">
      <w:r w:rsidR="001C0754">
        <w:rPr>
          <w:noProof/>
        </w:rPr>
        <w:instrText>3</w:instrText>
      </w:r>
    </w:fldSimple>
    <w:r>
      <w:instrText xml:space="preserve"> - 1 </w:instrText>
    </w:r>
    <w:r>
      <w:fldChar w:fldCharType="separate"/>
    </w:r>
    <w:r w:rsidR="001C0754">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57A0F" w14:textId="77777777" w:rsidR="000230DA" w:rsidRDefault="000230DA" w:rsidP="00D73986">
      <w:r>
        <w:separator/>
      </w:r>
    </w:p>
  </w:footnote>
  <w:footnote w:type="continuationSeparator" w:id="0">
    <w:p w14:paraId="25E608CB" w14:textId="77777777" w:rsidR="000230DA" w:rsidRDefault="000230DA"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5BFE7" w14:textId="77777777" w:rsidR="00195CF2" w:rsidRDefault="00195CF2" w:rsidP="00BB4B7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14E" w14:textId="34FA0CF5" w:rsidR="00195CF2" w:rsidRPr="00C237FA" w:rsidRDefault="00195CF2" w:rsidP="00D73986">
    <w:pPr>
      <w:pStyle w:val="Header"/>
    </w:pPr>
    <w:r w:rsidRPr="00C237FA">
      <w:fldChar w:fldCharType="begin"/>
    </w:r>
    <w:r w:rsidRPr="00C237FA">
      <w:instrText xml:space="preserve"> REF DocumentTitle \h  \* MERGEFORMAT </w:instrText>
    </w:r>
    <w:r w:rsidRPr="00C237FA">
      <w:fldChar w:fldCharType="separate"/>
    </w:r>
    <w:r w:rsidRPr="00C75778">
      <w:t>Supplementary Specification</w:t>
    </w:r>
    <w:r>
      <w:t xml:space="preserve"> </w:t>
    </w:r>
    <w:r w:rsidRPr="00C237FA">
      <w:fldChar w:fldCharType="end"/>
    </w:r>
    <w:r w:rsidRPr="00C237FA">
      <w:tab/>
    </w:r>
    <w:r w:rsidRPr="00C237FA">
      <w:tab/>
      <w:t xml:space="preserve">Last Modified:  </w:t>
    </w:r>
    <w:del w:id="311" w:author="Jared Castaneda" w:date="2020-09-23T16:33:00Z">
      <w:r w:rsidRPr="00C237FA" w:rsidDel="004F77D3">
        <w:fldChar w:fldCharType="begin"/>
      </w:r>
      <w:r w:rsidRPr="00C237FA" w:rsidDel="004F77D3">
        <w:delInstrText xml:space="preserve"> SAVEDATE  \@ "dddd, MMMM d, yyyy"  \* MERGEFORMAT </w:delInstrText>
      </w:r>
      <w:r w:rsidRPr="00C237FA" w:rsidDel="004F77D3">
        <w:fldChar w:fldCharType="separate"/>
      </w:r>
      <w:r w:rsidDel="004F77D3">
        <w:rPr>
          <w:noProof/>
        </w:rPr>
        <w:delText>Saturday, September 5, 2020</w:delText>
      </w:r>
      <w:r w:rsidRPr="00C237FA" w:rsidDel="004F77D3">
        <w:fldChar w:fldCharType="end"/>
      </w:r>
    </w:del>
    <w:ins w:id="312" w:author="Jared Castaneda" w:date="2020-09-23T16:33:00Z">
      <w:r w:rsidRPr="00C237FA">
        <w:fldChar w:fldCharType="begin"/>
      </w:r>
      <w:r w:rsidRPr="00C237FA">
        <w:instrText xml:space="preserve"> SAVEDATE  \@ "dddd, MMMM d, yyyy"  \* MERGEFORMAT </w:instrText>
      </w:r>
      <w:r w:rsidRPr="00C237FA">
        <w:fldChar w:fldCharType="separate"/>
      </w:r>
    </w:ins>
    <w:ins w:id="313" w:author="Jared Castaneda" w:date="2020-12-07T13:42:00Z">
      <w:r w:rsidR="00FB4FA2">
        <w:t>Monday, Decem</w:t>
      </w:r>
      <w:r w:rsidR="00FB4FA2">
        <w:rPr>
          <w:noProof/>
        </w:rPr>
        <w:t xml:space="preserve">ber </w:t>
      </w:r>
      <w:r w:rsidR="00FB4FA2">
        <w:rPr>
          <w:noProof/>
        </w:rPr>
        <w:t>7</w:t>
      </w:r>
      <w:r w:rsidR="00FB4FA2">
        <w:rPr>
          <w:noProof/>
        </w:rPr>
        <w:t>, 2020</w:t>
      </w:r>
    </w:ins>
    <w:ins w:id="314" w:author="jawad swed" w:date="2020-12-03T23:26:00Z">
      <w:del w:id="315" w:author="Jared Castaneda" w:date="2020-12-04T21:36:00Z">
        <w:r w:rsidDel="007A1F7E">
          <w:rPr>
            <w:noProof/>
          </w:rPr>
          <w:delText>Monday, November 9, 2020</w:delText>
        </w:r>
      </w:del>
    </w:ins>
    <w:ins w:id="316" w:author="Jared Castaneda" w:date="2020-09-23T16:33:00Z">
      <w:r w:rsidRPr="00C237FA">
        <w:fldChar w:fldCharType="end"/>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79F8" w14:textId="77777777" w:rsidR="00195CF2" w:rsidRDefault="00195CF2" w:rsidP="00D739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4DCF" w14:textId="45A02F3A" w:rsidR="00195CF2" w:rsidRPr="00C237FA" w:rsidRDefault="00195CF2" w:rsidP="00D73986">
    <w:pPr>
      <w:pStyle w:val="Header"/>
    </w:pPr>
    <w:r w:rsidRPr="00C237FA">
      <w:fldChar w:fldCharType="begin"/>
    </w:r>
    <w:r w:rsidRPr="00C237FA">
      <w:instrText xml:space="preserve"> REF DocumentTitle \h  \* MERGEFORMAT </w:instrText>
    </w:r>
    <w:r w:rsidRPr="00C237FA">
      <w:fldChar w:fldCharType="separate"/>
    </w:r>
    <w:r w:rsidRPr="00C75778">
      <w:t>Supplementary Specification</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950" w:author="Jared Castaneda" w:date="2020-12-07T13:42:00Z">
      <w:r w:rsidR="00FB4FA2">
        <w:rPr>
          <w:noProof/>
        </w:rPr>
        <w:t>Friday, December 4, 2020</w:t>
      </w:r>
    </w:ins>
    <w:ins w:id="951" w:author="jawad swed" w:date="2020-12-03T23:26:00Z">
      <w:del w:id="952" w:author="Jared Castaneda" w:date="2020-12-04T21:36:00Z">
        <w:r w:rsidDel="007A1F7E">
          <w:rPr>
            <w:noProof/>
          </w:rPr>
          <w:delText>Monday, November 9, 2020</w:delText>
        </w:r>
      </w:del>
    </w:ins>
    <w:del w:id="953" w:author="Jared Castaneda" w:date="2020-12-04T21:36:00Z">
      <w:r w:rsidDel="007A1F7E">
        <w:rPr>
          <w:noProof/>
        </w:rPr>
        <w:delText>Saturday, September 5, 2020</w:delText>
      </w:r>
    </w:del>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42101"/>
    <w:multiLevelType w:val="hybridMultilevel"/>
    <w:tmpl w:val="AAC8494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80A0926"/>
    <w:multiLevelType w:val="hybridMultilevel"/>
    <w:tmpl w:val="3FBC724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916491F"/>
    <w:multiLevelType w:val="hybridMultilevel"/>
    <w:tmpl w:val="C8BA033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B8867B7"/>
    <w:multiLevelType w:val="hybridMultilevel"/>
    <w:tmpl w:val="28C8E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0E5984"/>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357D20"/>
    <w:multiLevelType w:val="hybridMultilevel"/>
    <w:tmpl w:val="027E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816007"/>
    <w:multiLevelType w:val="hybridMultilevel"/>
    <w:tmpl w:val="5074C9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64D27"/>
    <w:multiLevelType w:val="hybridMultilevel"/>
    <w:tmpl w:val="B8E80D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B2348B"/>
    <w:multiLevelType w:val="hybridMultilevel"/>
    <w:tmpl w:val="F3C46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792CDC"/>
    <w:multiLevelType w:val="hybridMultilevel"/>
    <w:tmpl w:val="7B3073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B64265"/>
    <w:multiLevelType w:val="hybridMultilevel"/>
    <w:tmpl w:val="BEF8AD14"/>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6DAE0C77"/>
    <w:multiLevelType w:val="hybridMultilevel"/>
    <w:tmpl w:val="E49CEA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7"/>
  </w:num>
  <w:num w:numId="2">
    <w:abstractNumId w:val="4"/>
  </w:num>
  <w:num w:numId="3">
    <w:abstractNumId w:val="9"/>
  </w:num>
  <w:num w:numId="4">
    <w:abstractNumId w:val="13"/>
  </w:num>
  <w:num w:numId="5">
    <w:abstractNumId w:val="3"/>
  </w:num>
  <w:num w:numId="6">
    <w:abstractNumId w:val="0"/>
  </w:num>
  <w:num w:numId="7">
    <w:abstractNumId w:val="15"/>
  </w:num>
  <w:num w:numId="8">
    <w:abstractNumId w:val="14"/>
  </w:num>
  <w:num w:numId="9">
    <w:abstractNumId w:val="5"/>
  </w:num>
  <w:num w:numId="10">
    <w:abstractNumId w:val="11"/>
  </w:num>
  <w:num w:numId="11">
    <w:abstractNumId w:val="1"/>
  </w:num>
  <w:num w:numId="12">
    <w:abstractNumId w:val="12"/>
  </w:num>
  <w:num w:numId="13">
    <w:abstractNumId w:val="2"/>
  </w:num>
  <w:num w:numId="14">
    <w:abstractNumId w:val="6"/>
  </w:num>
  <w:num w:numId="15">
    <w:abstractNumId w:val="10"/>
  </w:num>
  <w:num w:numId="16">
    <w:abstractNumId w:val="0"/>
  </w:num>
  <w:num w:numId="17">
    <w:abstractNumId w:val="14"/>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red Castaneda">
    <w15:presenceInfo w15:providerId="Windows Live" w15:userId="eba50c435f555db4"/>
  </w15:person>
  <w15:person w15:author="jawad swed">
    <w15:presenceInfo w15:providerId="Windows Live" w15:userId="b772551b96311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12880"/>
    <w:rsid w:val="000230DA"/>
    <w:rsid w:val="000246CF"/>
    <w:rsid w:val="00064C73"/>
    <w:rsid w:val="000774C0"/>
    <w:rsid w:val="00087F16"/>
    <w:rsid w:val="000920F0"/>
    <w:rsid w:val="000A44FD"/>
    <w:rsid w:val="000A6BE6"/>
    <w:rsid w:val="000B1948"/>
    <w:rsid w:val="000B5087"/>
    <w:rsid w:val="000C530D"/>
    <w:rsid w:val="000C7ECB"/>
    <w:rsid w:val="000D52C7"/>
    <w:rsid w:val="000E24B8"/>
    <w:rsid w:val="000E790D"/>
    <w:rsid w:val="001050DB"/>
    <w:rsid w:val="001176C7"/>
    <w:rsid w:val="00126BCF"/>
    <w:rsid w:val="0013122B"/>
    <w:rsid w:val="00146916"/>
    <w:rsid w:val="00153B50"/>
    <w:rsid w:val="00165022"/>
    <w:rsid w:val="00194B76"/>
    <w:rsid w:val="00195CF2"/>
    <w:rsid w:val="001B1187"/>
    <w:rsid w:val="001C0754"/>
    <w:rsid w:val="001C2637"/>
    <w:rsid w:val="001C5EEF"/>
    <w:rsid w:val="001D6113"/>
    <w:rsid w:val="001E5FB9"/>
    <w:rsid w:val="00205B61"/>
    <w:rsid w:val="00216166"/>
    <w:rsid w:val="002165CB"/>
    <w:rsid w:val="002300CB"/>
    <w:rsid w:val="00236864"/>
    <w:rsid w:val="002450D8"/>
    <w:rsid w:val="00254521"/>
    <w:rsid w:val="00257A17"/>
    <w:rsid w:val="002604E0"/>
    <w:rsid w:val="002D5DF5"/>
    <w:rsid w:val="002E6C11"/>
    <w:rsid w:val="002F30B1"/>
    <w:rsid w:val="002F3AE7"/>
    <w:rsid w:val="00303831"/>
    <w:rsid w:val="003131AF"/>
    <w:rsid w:val="00333637"/>
    <w:rsid w:val="00345094"/>
    <w:rsid w:val="00347A0C"/>
    <w:rsid w:val="00372871"/>
    <w:rsid w:val="00377770"/>
    <w:rsid w:val="00396D65"/>
    <w:rsid w:val="003A7A57"/>
    <w:rsid w:val="003B5AE2"/>
    <w:rsid w:val="003C7B22"/>
    <w:rsid w:val="003D0520"/>
    <w:rsid w:val="003D71CD"/>
    <w:rsid w:val="003F748D"/>
    <w:rsid w:val="00406B6B"/>
    <w:rsid w:val="00423E93"/>
    <w:rsid w:val="00425387"/>
    <w:rsid w:val="00444CB7"/>
    <w:rsid w:val="004666BE"/>
    <w:rsid w:val="00467053"/>
    <w:rsid w:val="00472F48"/>
    <w:rsid w:val="004765F4"/>
    <w:rsid w:val="0048154F"/>
    <w:rsid w:val="00490E29"/>
    <w:rsid w:val="004931D0"/>
    <w:rsid w:val="004A0CC8"/>
    <w:rsid w:val="004A4AC7"/>
    <w:rsid w:val="004C00E5"/>
    <w:rsid w:val="004C02C4"/>
    <w:rsid w:val="004C3DF1"/>
    <w:rsid w:val="004D07C7"/>
    <w:rsid w:val="004E40E3"/>
    <w:rsid w:val="004F22BD"/>
    <w:rsid w:val="004F77D3"/>
    <w:rsid w:val="00537B55"/>
    <w:rsid w:val="005459E8"/>
    <w:rsid w:val="00566D30"/>
    <w:rsid w:val="00567664"/>
    <w:rsid w:val="005719BC"/>
    <w:rsid w:val="00571CFF"/>
    <w:rsid w:val="00575AAD"/>
    <w:rsid w:val="0059481A"/>
    <w:rsid w:val="005C0CF6"/>
    <w:rsid w:val="005C2960"/>
    <w:rsid w:val="005E56CC"/>
    <w:rsid w:val="00604E16"/>
    <w:rsid w:val="00606053"/>
    <w:rsid w:val="00613A49"/>
    <w:rsid w:val="00617FFC"/>
    <w:rsid w:val="00656E0B"/>
    <w:rsid w:val="00666F62"/>
    <w:rsid w:val="006726F0"/>
    <w:rsid w:val="006815E2"/>
    <w:rsid w:val="00686996"/>
    <w:rsid w:val="006B6E74"/>
    <w:rsid w:val="006C3D0E"/>
    <w:rsid w:val="006D11EE"/>
    <w:rsid w:val="006F0CA0"/>
    <w:rsid w:val="006F608A"/>
    <w:rsid w:val="006F7038"/>
    <w:rsid w:val="00724BFE"/>
    <w:rsid w:val="00760A8E"/>
    <w:rsid w:val="007733B8"/>
    <w:rsid w:val="00790DDD"/>
    <w:rsid w:val="007A1F7E"/>
    <w:rsid w:val="007A3348"/>
    <w:rsid w:val="007C2935"/>
    <w:rsid w:val="007C372B"/>
    <w:rsid w:val="007C6B90"/>
    <w:rsid w:val="007C70BA"/>
    <w:rsid w:val="007E6647"/>
    <w:rsid w:val="007F03DB"/>
    <w:rsid w:val="008036E0"/>
    <w:rsid w:val="00810323"/>
    <w:rsid w:val="008103B9"/>
    <w:rsid w:val="00811B9D"/>
    <w:rsid w:val="00815B9E"/>
    <w:rsid w:val="00816C70"/>
    <w:rsid w:val="00834D01"/>
    <w:rsid w:val="0084306B"/>
    <w:rsid w:val="008437A3"/>
    <w:rsid w:val="00845520"/>
    <w:rsid w:val="00866B44"/>
    <w:rsid w:val="00883982"/>
    <w:rsid w:val="008B111B"/>
    <w:rsid w:val="008C3434"/>
    <w:rsid w:val="008C5FDA"/>
    <w:rsid w:val="008E0671"/>
    <w:rsid w:val="008E3255"/>
    <w:rsid w:val="008E4E0F"/>
    <w:rsid w:val="008E5BEB"/>
    <w:rsid w:val="008F2639"/>
    <w:rsid w:val="00921F78"/>
    <w:rsid w:val="00940748"/>
    <w:rsid w:val="00946076"/>
    <w:rsid w:val="009735F5"/>
    <w:rsid w:val="0099031C"/>
    <w:rsid w:val="00992FEB"/>
    <w:rsid w:val="009B0698"/>
    <w:rsid w:val="009B577F"/>
    <w:rsid w:val="009D12CA"/>
    <w:rsid w:val="009F6D94"/>
    <w:rsid w:val="00A011D0"/>
    <w:rsid w:val="00A32A2E"/>
    <w:rsid w:val="00A40680"/>
    <w:rsid w:val="00A445F7"/>
    <w:rsid w:val="00A463E3"/>
    <w:rsid w:val="00A553C2"/>
    <w:rsid w:val="00A6004B"/>
    <w:rsid w:val="00A63D97"/>
    <w:rsid w:val="00A703D5"/>
    <w:rsid w:val="00A82140"/>
    <w:rsid w:val="00A84457"/>
    <w:rsid w:val="00A87DA4"/>
    <w:rsid w:val="00AA0CF9"/>
    <w:rsid w:val="00AA538F"/>
    <w:rsid w:val="00AC473A"/>
    <w:rsid w:val="00AC6562"/>
    <w:rsid w:val="00AE78AD"/>
    <w:rsid w:val="00AF7008"/>
    <w:rsid w:val="00B01DA1"/>
    <w:rsid w:val="00B13F11"/>
    <w:rsid w:val="00B25779"/>
    <w:rsid w:val="00B52566"/>
    <w:rsid w:val="00B60D00"/>
    <w:rsid w:val="00B72CF9"/>
    <w:rsid w:val="00B93DBD"/>
    <w:rsid w:val="00BB4B7F"/>
    <w:rsid w:val="00BB6937"/>
    <w:rsid w:val="00BC529A"/>
    <w:rsid w:val="00BC7BAE"/>
    <w:rsid w:val="00BD20ED"/>
    <w:rsid w:val="00BD2E21"/>
    <w:rsid w:val="00BD3746"/>
    <w:rsid w:val="00BE0AEB"/>
    <w:rsid w:val="00BE23E8"/>
    <w:rsid w:val="00BE2742"/>
    <w:rsid w:val="00BE574B"/>
    <w:rsid w:val="00BF31CF"/>
    <w:rsid w:val="00BF61F1"/>
    <w:rsid w:val="00C01681"/>
    <w:rsid w:val="00C01DDC"/>
    <w:rsid w:val="00C037DA"/>
    <w:rsid w:val="00C161C0"/>
    <w:rsid w:val="00C20764"/>
    <w:rsid w:val="00C237FA"/>
    <w:rsid w:val="00C264B8"/>
    <w:rsid w:val="00C26B80"/>
    <w:rsid w:val="00C444F9"/>
    <w:rsid w:val="00C53336"/>
    <w:rsid w:val="00C60461"/>
    <w:rsid w:val="00C75778"/>
    <w:rsid w:val="00CA2E56"/>
    <w:rsid w:val="00CA7981"/>
    <w:rsid w:val="00CB10DC"/>
    <w:rsid w:val="00CC17B0"/>
    <w:rsid w:val="00CC4516"/>
    <w:rsid w:val="00CD2967"/>
    <w:rsid w:val="00CD4E89"/>
    <w:rsid w:val="00CE5B5F"/>
    <w:rsid w:val="00CF5AA3"/>
    <w:rsid w:val="00D13990"/>
    <w:rsid w:val="00D2139F"/>
    <w:rsid w:val="00D3577A"/>
    <w:rsid w:val="00D5184F"/>
    <w:rsid w:val="00D73986"/>
    <w:rsid w:val="00D75221"/>
    <w:rsid w:val="00D778DB"/>
    <w:rsid w:val="00DA480A"/>
    <w:rsid w:val="00DE626C"/>
    <w:rsid w:val="00DF25AE"/>
    <w:rsid w:val="00E038E5"/>
    <w:rsid w:val="00E03DA7"/>
    <w:rsid w:val="00E04192"/>
    <w:rsid w:val="00E11F13"/>
    <w:rsid w:val="00E17446"/>
    <w:rsid w:val="00E2067F"/>
    <w:rsid w:val="00E20811"/>
    <w:rsid w:val="00E2273D"/>
    <w:rsid w:val="00E23B71"/>
    <w:rsid w:val="00E32EBC"/>
    <w:rsid w:val="00E534CF"/>
    <w:rsid w:val="00E56CE2"/>
    <w:rsid w:val="00E664C8"/>
    <w:rsid w:val="00E74239"/>
    <w:rsid w:val="00E81F7E"/>
    <w:rsid w:val="00E91ACB"/>
    <w:rsid w:val="00E94E94"/>
    <w:rsid w:val="00E956AF"/>
    <w:rsid w:val="00EA16FE"/>
    <w:rsid w:val="00EA29C3"/>
    <w:rsid w:val="00EA412C"/>
    <w:rsid w:val="00EB070E"/>
    <w:rsid w:val="00EC7326"/>
    <w:rsid w:val="00ED1CD4"/>
    <w:rsid w:val="00ED3437"/>
    <w:rsid w:val="00EE7695"/>
    <w:rsid w:val="00EF4CFB"/>
    <w:rsid w:val="00F2135D"/>
    <w:rsid w:val="00F57F1E"/>
    <w:rsid w:val="00F7082B"/>
    <w:rsid w:val="00F73A7B"/>
    <w:rsid w:val="00F773AE"/>
    <w:rsid w:val="00F856A6"/>
    <w:rsid w:val="00F935C3"/>
    <w:rsid w:val="00FA0496"/>
    <w:rsid w:val="00FA6769"/>
    <w:rsid w:val="00FB4FA2"/>
    <w:rsid w:val="00FC095C"/>
    <w:rsid w:val="00FC3407"/>
    <w:rsid w:val="00FC7841"/>
    <w:rsid w:val="00FD372B"/>
    <w:rsid w:val="00FE4164"/>
    <w:rsid w:val="00FE6391"/>
    <w:rsid w:val="00FF3DA5"/>
    <w:rsid w:val="00FF4070"/>
    <w:rsid w:val="00FF5B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 w:type="paragraph" w:styleId="Revision">
    <w:name w:val="Revision"/>
    <w:hidden/>
    <w:uiPriority w:val="99"/>
    <w:semiHidden/>
    <w:rsid w:val="0046705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89806">
      <w:bodyDiv w:val="1"/>
      <w:marLeft w:val="0"/>
      <w:marRight w:val="0"/>
      <w:marTop w:val="0"/>
      <w:marBottom w:val="0"/>
      <w:divBdr>
        <w:top w:val="none" w:sz="0" w:space="0" w:color="auto"/>
        <w:left w:val="none" w:sz="0" w:space="0" w:color="auto"/>
        <w:bottom w:val="none" w:sz="0" w:space="0" w:color="auto"/>
        <w:right w:val="none" w:sz="0" w:space="0" w:color="auto"/>
      </w:divBdr>
      <w:divsChild>
        <w:div w:id="1573348460">
          <w:marLeft w:val="0"/>
          <w:marRight w:val="0"/>
          <w:marTop w:val="0"/>
          <w:marBottom w:val="60"/>
          <w:divBdr>
            <w:top w:val="none" w:sz="0" w:space="0" w:color="auto"/>
            <w:left w:val="none" w:sz="0" w:space="0" w:color="auto"/>
            <w:bottom w:val="none" w:sz="0" w:space="0" w:color="auto"/>
            <w:right w:val="none" w:sz="0" w:space="0" w:color="auto"/>
          </w:divBdr>
          <w:divsChild>
            <w:div w:id="1389954661">
              <w:marLeft w:val="0"/>
              <w:marRight w:val="0"/>
              <w:marTop w:val="0"/>
              <w:marBottom w:val="0"/>
              <w:divBdr>
                <w:top w:val="none" w:sz="0" w:space="0" w:color="auto"/>
                <w:left w:val="none" w:sz="0" w:space="0" w:color="auto"/>
                <w:bottom w:val="none" w:sz="0" w:space="0" w:color="auto"/>
                <w:right w:val="none" w:sz="0" w:space="0" w:color="auto"/>
              </w:divBdr>
              <w:divsChild>
                <w:div w:id="995261891">
                  <w:marLeft w:val="0"/>
                  <w:marRight w:val="0"/>
                  <w:marTop w:val="0"/>
                  <w:marBottom w:val="0"/>
                  <w:divBdr>
                    <w:top w:val="none" w:sz="0" w:space="0" w:color="auto"/>
                    <w:left w:val="none" w:sz="0" w:space="0" w:color="auto"/>
                    <w:bottom w:val="none" w:sz="0" w:space="0" w:color="auto"/>
                    <w:right w:val="none" w:sz="0" w:space="0" w:color="auto"/>
                  </w:divBdr>
                  <w:divsChild>
                    <w:div w:id="2008744066">
                      <w:marLeft w:val="0"/>
                      <w:marRight w:val="150"/>
                      <w:marTop w:val="30"/>
                      <w:marBottom w:val="0"/>
                      <w:divBdr>
                        <w:top w:val="none" w:sz="0" w:space="0" w:color="auto"/>
                        <w:left w:val="none" w:sz="0" w:space="0" w:color="auto"/>
                        <w:bottom w:val="none" w:sz="0" w:space="0" w:color="auto"/>
                        <w:right w:val="none" w:sz="0" w:space="0" w:color="auto"/>
                      </w:divBdr>
                    </w:div>
                    <w:div w:id="1982075640">
                      <w:marLeft w:val="0"/>
                      <w:marRight w:val="150"/>
                      <w:marTop w:val="30"/>
                      <w:marBottom w:val="0"/>
                      <w:divBdr>
                        <w:top w:val="none" w:sz="0" w:space="0" w:color="auto"/>
                        <w:left w:val="none" w:sz="0" w:space="0" w:color="auto"/>
                        <w:bottom w:val="none" w:sz="0" w:space="0" w:color="auto"/>
                        <w:right w:val="none" w:sz="0" w:space="0" w:color="auto"/>
                      </w:divBdr>
                    </w:div>
                    <w:div w:id="737676088">
                      <w:marLeft w:val="0"/>
                      <w:marRight w:val="0"/>
                      <w:marTop w:val="0"/>
                      <w:marBottom w:val="0"/>
                      <w:divBdr>
                        <w:top w:val="none" w:sz="0" w:space="0" w:color="auto"/>
                        <w:left w:val="none" w:sz="0" w:space="0" w:color="auto"/>
                        <w:bottom w:val="none" w:sz="0" w:space="0" w:color="auto"/>
                        <w:right w:val="none" w:sz="0" w:space="0" w:color="auto"/>
                      </w:divBdr>
                      <w:divsChild>
                        <w:div w:id="1506240280">
                          <w:marLeft w:val="0"/>
                          <w:marRight w:val="0"/>
                          <w:marTop w:val="0"/>
                          <w:marBottom w:val="0"/>
                          <w:divBdr>
                            <w:top w:val="none" w:sz="0" w:space="0" w:color="auto"/>
                            <w:left w:val="none" w:sz="0" w:space="0" w:color="auto"/>
                            <w:bottom w:val="none" w:sz="0" w:space="0" w:color="auto"/>
                            <w:right w:val="none" w:sz="0" w:space="0" w:color="auto"/>
                          </w:divBdr>
                          <w:divsChild>
                            <w:div w:id="1174497553">
                              <w:marLeft w:val="0"/>
                              <w:marRight w:val="0"/>
                              <w:marTop w:val="0"/>
                              <w:marBottom w:val="0"/>
                              <w:divBdr>
                                <w:top w:val="none" w:sz="0" w:space="0" w:color="auto"/>
                                <w:left w:val="none" w:sz="0" w:space="0" w:color="auto"/>
                                <w:bottom w:val="none" w:sz="0" w:space="0" w:color="auto"/>
                                <w:right w:val="none" w:sz="0" w:space="0" w:color="auto"/>
                              </w:divBdr>
                              <w:divsChild>
                                <w:div w:id="1684865226">
                                  <w:marLeft w:val="0"/>
                                  <w:marRight w:val="0"/>
                                  <w:marTop w:val="0"/>
                                  <w:marBottom w:val="0"/>
                                  <w:divBdr>
                                    <w:top w:val="none" w:sz="0" w:space="0" w:color="auto"/>
                                    <w:left w:val="none" w:sz="0" w:space="0" w:color="auto"/>
                                    <w:bottom w:val="none" w:sz="0" w:space="0" w:color="auto"/>
                                    <w:right w:val="none" w:sz="0" w:space="0" w:color="auto"/>
                                  </w:divBdr>
                                  <w:divsChild>
                                    <w:div w:id="1132285420">
                                      <w:marLeft w:val="360"/>
                                      <w:marRight w:val="360"/>
                                      <w:marTop w:val="360"/>
                                      <w:marBottom w:val="360"/>
                                      <w:divBdr>
                                        <w:top w:val="none" w:sz="0" w:space="0" w:color="auto"/>
                                        <w:left w:val="none" w:sz="0" w:space="0" w:color="auto"/>
                                        <w:bottom w:val="none" w:sz="0" w:space="0" w:color="auto"/>
                                        <w:right w:val="none" w:sz="0" w:space="0" w:color="auto"/>
                                      </w:divBdr>
                                      <w:divsChild>
                                        <w:div w:id="10054022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622737553">
                          <w:marLeft w:val="0"/>
                          <w:marRight w:val="0"/>
                          <w:marTop w:val="0"/>
                          <w:marBottom w:val="0"/>
                          <w:divBdr>
                            <w:top w:val="none" w:sz="0" w:space="0" w:color="auto"/>
                            <w:left w:val="none" w:sz="0" w:space="0" w:color="auto"/>
                            <w:bottom w:val="none" w:sz="0" w:space="0" w:color="auto"/>
                            <w:right w:val="none" w:sz="0" w:space="0" w:color="auto"/>
                          </w:divBdr>
                        </w:div>
                      </w:divsChild>
                    </w:div>
                    <w:div w:id="1417675921">
                      <w:marLeft w:val="0"/>
                      <w:marRight w:val="150"/>
                      <w:marTop w:val="30"/>
                      <w:marBottom w:val="0"/>
                      <w:divBdr>
                        <w:top w:val="none" w:sz="0" w:space="0" w:color="auto"/>
                        <w:left w:val="none" w:sz="0" w:space="0" w:color="auto"/>
                        <w:bottom w:val="none" w:sz="0" w:space="0" w:color="auto"/>
                        <w:right w:val="none" w:sz="0" w:space="0" w:color="auto"/>
                      </w:divBdr>
                      <w:divsChild>
                        <w:div w:id="184908711">
                          <w:marLeft w:val="0"/>
                          <w:marRight w:val="0"/>
                          <w:marTop w:val="0"/>
                          <w:marBottom w:val="0"/>
                          <w:divBdr>
                            <w:top w:val="none" w:sz="0" w:space="0" w:color="auto"/>
                            <w:left w:val="none" w:sz="0" w:space="0" w:color="auto"/>
                            <w:bottom w:val="none" w:sz="0" w:space="0" w:color="auto"/>
                            <w:right w:val="none" w:sz="0" w:space="0" w:color="auto"/>
                          </w:divBdr>
                          <w:divsChild>
                            <w:div w:id="191315388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87151">
      <w:bodyDiv w:val="1"/>
      <w:marLeft w:val="0"/>
      <w:marRight w:val="0"/>
      <w:marTop w:val="0"/>
      <w:marBottom w:val="0"/>
      <w:divBdr>
        <w:top w:val="none" w:sz="0" w:space="0" w:color="auto"/>
        <w:left w:val="none" w:sz="0" w:space="0" w:color="auto"/>
        <w:bottom w:val="none" w:sz="0" w:space="0" w:color="auto"/>
        <w:right w:val="none" w:sz="0" w:space="0" w:color="auto"/>
      </w:divBdr>
      <w:divsChild>
        <w:div w:id="743652026">
          <w:marLeft w:val="0"/>
          <w:marRight w:val="0"/>
          <w:marTop w:val="0"/>
          <w:marBottom w:val="60"/>
          <w:divBdr>
            <w:top w:val="none" w:sz="0" w:space="0" w:color="auto"/>
            <w:left w:val="none" w:sz="0" w:space="0" w:color="auto"/>
            <w:bottom w:val="none" w:sz="0" w:space="0" w:color="auto"/>
            <w:right w:val="none" w:sz="0" w:space="0" w:color="auto"/>
          </w:divBdr>
          <w:divsChild>
            <w:div w:id="1748840989">
              <w:marLeft w:val="0"/>
              <w:marRight w:val="0"/>
              <w:marTop w:val="0"/>
              <w:marBottom w:val="0"/>
              <w:divBdr>
                <w:top w:val="none" w:sz="0" w:space="0" w:color="auto"/>
                <w:left w:val="none" w:sz="0" w:space="0" w:color="auto"/>
                <w:bottom w:val="none" w:sz="0" w:space="0" w:color="auto"/>
                <w:right w:val="none" w:sz="0" w:space="0" w:color="auto"/>
              </w:divBdr>
              <w:divsChild>
                <w:div w:id="165436558">
                  <w:marLeft w:val="0"/>
                  <w:marRight w:val="0"/>
                  <w:marTop w:val="0"/>
                  <w:marBottom w:val="0"/>
                  <w:divBdr>
                    <w:top w:val="none" w:sz="0" w:space="0" w:color="auto"/>
                    <w:left w:val="none" w:sz="0" w:space="0" w:color="auto"/>
                    <w:bottom w:val="none" w:sz="0" w:space="0" w:color="auto"/>
                    <w:right w:val="none" w:sz="0" w:space="0" w:color="auto"/>
                  </w:divBdr>
                  <w:divsChild>
                    <w:div w:id="908419872">
                      <w:marLeft w:val="0"/>
                      <w:marRight w:val="150"/>
                      <w:marTop w:val="30"/>
                      <w:marBottom w:val="0"/>
                      <w:divBdr>
                        <w:top w:val="none" w:sz="0" w:space="0" w:color="auto"/>
                        <w:left w:val="none" w:sz="0" w:space="0" w:color="auto"/>
                        <w:bottom w:val="none" w:sz="0" w:space="0" w:color="auto"/>
                        <w:right w:val="none" w:sz="0" w:space="0" w:color="auto"/>
                      </w:divBdr>
                    </w:div>
                    <w:div w:id="1693729785">
                      <w:marLeft w:val="0"/>
                      <w:marRight w:val="150"/>
                      <w:marTop w:val="30"/>
                      <w:marBottom w:val="0"/>
                      <w:divBdr>
                        <w:top w:val="none" w:sz="0" w:space="0" w:color="auto"/>
                        <w:left w:val="none" w:sz="0" w:space="0" w:color="auto"/>
                        <w:bottom w:val="none" w:sz="0" w:space="0" w:color="auto"/>
                        <w:right w:val="none" w:sz="0" w:space="0" w:color="auto"/>
                      </w:divBdr>
                    </w:div>
                    <w:div w:id="985864116">
                      <w:marLeft w:val="0"/>
                      <w:marRight w:val="0"/>
                      <w:marTop w:val="0"/>
                      <w:marBottom w:val="0"/>
                      <w:divBdr>
                        <w:top w:val="none" w:sz="0" w:space="0" w:color="auto"/>
                        <w:left w:val="none" w:sz="0" w:space="0" w:color="auto"/>
                        <w:bottom w:val="none" w:sz="0" w:space="0" w:color="auto"/>
                        <w:right w:val="none" w:sz="0" w:space="0" w:color="auto"/>
                      </w:divBdr>
                      <w:divsChild>
                        <w:div w:id="1779258816">
                          <w:marLeft w:val="0"/>
                          <w:marRight w:val="0"/>
                          <w:marTop w:val="0"/>
                          <w:marBottom w:val="0"/>
                          <w:divBdr>
                            <w:top w:val="none" w:sz="0" w:space="0" w:color="auto"/>
                            <w:left w:val="none" w:sz="0" w:space="0" w:color="auto"/>
                            <w:bottom w:val="none" w:sz="0" w:space="0" w:color="auto"/>
                            <w:right w:val="none" w:sz="0" w:space="0" w:color="auto"/>
                          </w:divBdr>
                          <w:divsChild>
                            <w:div w:id="1578906927">
                              <w:marLeft w:val="0"/>
                              <w:marRight w:val="0"/>
                              <w:marTop w:val="0"/>
                              <w:marBottom w:val="0"/>
                              <w:divBdr>
                                <w:top w:val="none" w:sz="0" w:space="0" w:color="auto"/>
                                <w:left w:val="none" w:sz="0" w:space="0" w:color="auto"/>
                                <w:bottom w:val="none" w:sz="0" w:space="0" w:color="auto"/>
                                <w:right w:val="none" w:sz="0" w:space="0" w:color="auto"/>
                              </w:divBdr>
                              <w:divsChild>
                                <w:div w:id="586235143">
                                  <w:marLeft w:val="0"/>
                                  <w:marRight w:val="0"/>
                                  <w:marTop w:val="0"/>
                                  <w:marBottom w:val="0"/>
                                  <w:divBdr>
                                    <w:top w:val="none" w:sz="0" w:space="0" w:color="auto"/>
                                    <w:left w:val="none" w:sz="0" w:space="0" w:color="auto"/>
                                    <w:bottom w:val="none" w:sz="0" w:space="0" w:color="auto"/>
                                    <w:right w:val="none" w:sz="0" w:space="0" w:color="auto"/>
                                  </w:divBdr>
                                  <w:divsChild>
                                    <w:div w:id="1355114864">
                                      <w:marLeft w:val="360"/>
                                      <w:marRight w:val="360"/>
                                      <w:marTop w:val="360"/>
                                      <w:marBottom w:val="360"/>
                                      <w:divBdr>
                                        <w:top w:val="none" w:sz="0" w:space="0" w:color="auto"/>
                                        <w:left w:val="none" w:sz="0" w:space="0" w:color="auto"/>
                                        <w:bottom w:val="none" w:sz="0" w:space="0" w:color="auto"/>
                                        <w:right w:val="none" w:sz="0" w:space="0" w:color="auto"/>
                                      </w:divBdr>
                                      <w:divsChild>
                                        <w:div w:id="13645529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401827676">
                          <w:marLeft w:val="0"/>
                          <w:marRight w:val="0"/>
                          <w:marTop w:val="0"/>
                          <w:marBottom w:val="0"/>
                          <w:divBdr>
                            <w:top w:val="none" w:sz="0" w:space="0" w:color="auto"/>
                            <w:left w:val="none" w:sz="0" w:space="0" w:color="auto"/>
                            <w:bottom w:val="none" w:sz="0" w:space="0" w:color="auto"/>
                            <w:right w:val="none" w:sz="0" w:space="0" w:color="auto"/>
                          </w:divBdr>
                        </w:div>
                      </w:divsChild>
                    </w:div>
                    <w:div w:id="475953497">
                      <w:marLeft w:val="0"/>
                      <w:marRight w:val="150"/>
                      <w:marTop w:val="30"/>
                      <w:marBottom w:val="0"/>
                      <w:divBdr>
                        <w:top w:val="none" w:sz="0" w:space="0" w:color="auto"/>
                        <w:left w:val="none" w:sz="0" w:space="0" w:color="auto"/>
                        <w:bottom w:val="none" w:sz="0" w:space="0" w:color="auto"/>
                        <w:right w:val="none" w:sz="0" w:space="0" w:color="auto"/>
                      </w:divBdr>
                      <w:divsChild>
                        <w:div w:id="21253847">
                          <w:marLeft w:val="0"/>
                          <w:marRight w:val="0"/>
                          <w:marTop w:val="0"/>
                          <w:marBottom w:val="0"/>
                          <w:divBdr>
                            <w:top w:val="none" w:sz="0" w:space="0" w:color="auto"/>
                            <w:left w:val="none" w:sz="0" w:space="0" w:color="auto"/>
                            <w:bottom w:val="none" w:sz="0" w:space="0" w:color="auto"/>
                            <w:right w:val="none" w:sz="0" w:space="0" w:color="auto"/>
                          </w:divBdr>
                          <w:divsChild>
                            <w:div w:id="1438407980">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411833">
      <w:bodyDiv w:val="1"/>
      <w:marLeft w:val="0"/>
      <w:marRight w:val="0"/>
      <w:marTop w:val="0"/>
      <w:marBottom w:val="0"/>
      <w:divBdr>
        <w:top w:val="none" w:sz="0" w:space="0" w:color="auto"/>
        <w:left w:val="none" w:sz="0" w:space="0" w:color="auto"/>
        <w:bottom w:val="none" w:sz="0" w:space="0" w:color="auto"/>
        <w:right w:val="none" w:sz="0" w:space="0" w:color="auto"/>
      </w:divBdr>
    </w:div>
    <w:div w:id="119257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microsoft.com/office/2011/relationships/people" Target="people.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B03F6-CDE2-4074-A1AE-F5CFD8088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8</Pages>
  <Words>2839</Words>
  <Characters>16184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Jared Castaneda</cp:lastModifiedBy>
  <cp:revision>189</cp:revision>
  <cp:lastPrinted>2020-09-05T23:22:00Z</cp:lastPrinted>
  <dcterms:created xsi:type="dcterms:W3CDTF">2020-09-04T22:31:00Z</dcterms:created>
  <dcterms:modified xsi:type="dcterms:W3CDTF">2020-12-07T21:43:00Z</dcterms:modified>
</cp:coreProperties>
</file>