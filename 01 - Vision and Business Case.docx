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643777B8" w:rsidR="004C00E5" w:rsidRDefault="004C00E5" w:rsidP="00D73986">
      <w:pPr>
        <w:pStyle w:val="Title"/>
      </w:pPr>
      <w:bookmarkStart w:id="0" w:name="DocumentTitle"/>
      <w:r w:rsidRPr="004C00E5">
        <w:t>Vision and Business Case</w:t>
      </w:r>
      <w:r w:rsidR="00EA16FE">
        <w:t xml:space="preserve"> </w:t>
      </w:r>
      <w:bookmarkEnd w:id="0"/>
    </w:p>
    <w:p w14:paraId="66816C2B" w14:textId="1FA5034D" w:rsidR="00EC7326" w:rsidRPr="00EC7326" w:rsidRDefault="00883982" w:rsidP="00D73986">
      <w:pPr>
        <w:pStyle w:val="Title"/>
      </w:pPr>
      <w:del w:id="1" w:author="Nathan" w:date="2020-09-22T17:05:00Z">
        <w:r w:rsidDel="00D37EC1">
          <w:rPr>
            <w:noProof/>
          </w:rPr>
          <mc:AlternateContent>
            <mc:Choice Requires="wps">
              <w:drawing>
                <wp:anchor distT="0" distB="0" distL="114300" distR="114300" simplePos="0" relativeHeight="251659264" behindDoc="0" locked="0" layoutInCell="1" allowOverlap="1" wp14:anchorId="3FB2DA93" wp14:editId="187C757F">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DF1FB9" w:rsidRDefault="00DF1FB9"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DF1FB9" w:rsidRDefault="00DF1FB9"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DF1FB9" w:rsidRDefault="00DF1FB9"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DF1FB9" w:rsidRDefault="00DF1FB9" w:rsidP="00604E16">
                        <w:pPr>
                          <w:pStyle w:val="ListParagraph"/>
                          <w:numPr>
                            <w:ilvl w:val="0"/>
                            <w:numId w:val="4"/>
                          </w:numPr>
                          <w:ind w:left="360"/>
                          <w:jc w:val="left"/>
                        </w:pPr>
                        <w:r>
                          <w:t>Delete this bubble</w:t>
                        </w:r>
                      </w:p>
                    </w:txbxContent>
                  </v:textbox>
                </v:shape>
              </w:pict>
            </mc:Fallback>
          </mc:AlternateContent>
        </w:r>
      </w:del>
      <w:r w:rsidR="004931D0">
        <w:t>f</w:t>
      </w:r>
      <w:r w:rsidR="00EC7326" w:rsidRPr="00EC7326">
        <w:t>or the</w:t>
      </w:r>
    </w:p>
    <w:p w14:paraId="288E5FC1" w14:textId="3934136D" w:rsidR="00A82140" w:rsidRDefault="00D37EC1"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2" w:author="Nathan" w:date="2020-09-22T17:05:00Z">
        <w:r>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76AD4CA" wp14:editId="365D6D3A">
              <wp:extent cx="3208020" cy="2621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8020" cy="2621280"/>
                      </a:xfrm>
                      <a:prstGeom prst="rect">
                        <a:avLst/>
                      </a:prstGeom>
                      <a:noFill/>
                      <a:ln>
                        <a:noFill/>
                      </a:ln>
                    </pic:spPr>
                  </pic:pic>
                </a:graphicData>
              </a:graphic>
            </wp:inline>
          </w:drawing>
        </w:r>
      </w:ins>
      <w:del w:id="3" w:author="Nathan" w:date="2020-09-22T17:05:00Z">
        <w:r w:rsidR="00A82140" w:rsidDel="00D37EC1">
          <w:rPr>
            <w:noProof/>
          </w:rPr>
          <w:drawing>
            <wp:inline distT="0" distB="0" distL="0" distR="0" wp14:anchorId="591BB13B" wp14:editId="5880F1E9">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del>
    </w:p>
    <w:p w14:paraId="606880A5" w14:textId="1C08D7EB" w:rsidR="00EC7326" w:rsidRDefault="00D37EC1" w:rsidP="00D73986">
      <w:pPr>
        <w:pStyle w:val="Title"/>
      </w:pPr>
      <w:bookmarkStart w:id="4" w:name="ProjectName"/>
      <w:proofErr w:type="spellStart"/>
      <w:ins w:id="5" w:author="Nathan" w:date="2020-09-22T17:05:00Z">
        <w:r>
          <w:t>Tuffy</w:t>
        </w:r>
        <w:proofErr w:type="spellEnd"/>
        <w:r>
          <w:t xml:space="preserve"> Flights</w:t>
        </w:r>
      </w:ins>
      <w:del w:id="6" w:author="Nathan" w:date="2020-09-22T17:05:00Z">
        <w:r w:rsidR="00EC7326" w:rsidRPr="00EC7326" w:rsidDel="00D37EC1">
          <w:delText>&lt;Your Project Title here</w:delText>
        </w:r>
        <w:r w:rsidR="004931D0" w:rsidDel="00D37EC1">
          <w:delText>&gt;</w:delText>
        </w:r>
      </w:del>
      <w:r w:rsidR="00EA16FE">
        <w:t xml:space="preserve"> </w:t>
      </w:r>
      <w:bookmarkEnd w:id="4"/>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3"/>
        <w:gridCol w:w="3523"/>
        <w:gridCol w:w="3514"/>
      </w:tblGrid>
      <w:tr w:rsidR="00D04D89" w14:paraId="5D76B5A5" w14:textId="77777777" w:rsidTr="00946076">
        <w:trPr>
          <w:cantSplit/>
        </w:trPr>
        <w:tc>
          <w:tcPr>
            <w:tcW w:w="3118" w:type="dxa"/>
          </w:tcPr>
          <w:p w14:paraId="200628CC" w14:textId="75041AFF" w:rsidR="00575AAD" w:rsidRPr="00A011D0" w:rsidRDefault="00D37EC1" w:rsidP="00A011D0">
            <w:pPr>
              <w:rPr>
                <w:b/>
                <w:bCs/>
              </w:rPr>
            </w:pPr>
            <w:bookmarkStart w:id="7" w:name="_Hlk58239972"/>
            <w:ins w:id="8" w:author="Nathan" w:date="2020-09-22T17:06:00Z">
              <w:r>
                <w:rPr>
                  <w:b/>
                  <w:bCs/>
                </w:rPr>
                <w:t>Nathan Marcos</w:t>
              </w:r>
            </w:ins>
            <w:del w:id="9" w:author="Nathan" w:date="2020-09-22T17:06:00Z">
              <w:r w:rsidR="00617FFC" w:rsidDel="00D37EC1">
                <w:rPr>
                  <w:b/>
                  <w:bCs/>
                </w:rPr>
                <w:delText>&lt;</w:delText>
              </w:r>
              <w:r w:rsidR="00575AAD" w:rsidRPr="00A011D0" w:rsidDel="00D37EC1">
                <w:rPr>
                  <w:b/>
                  <w:bCs/>
                </w:rPr>
                <w:delText>Student Name 1</w:delText>
              </w:r>
              <w:r w:rsidR="00617FFC" w:rsidDel="00D37EC1">
                <w:rPr>
                  <w:b/>
                  <w:bCs/>
                </w:rPr>
                <w:delText xml:space="preserve"> here&gt;</w:delText>
              </w:r>
            </w:del>
          </w:p>
        </w:tc>
        <w:tc>
          <w:tcPr>
            <w:tcW w:w="3116" w:type="dxa"/>
          </w:tcPr>
          <w:p w14:paraId="2757CD96" w14:textId="52C680C4" w:rsidR="00575AAD" w:rsidRPr="00A011D0" w:rsidRDefault="00617FFC" w:rsidP="00A011D0">
            <w:pPr>
              <w:rPr>
                <w:b/>
                <w:bCs/>
              </w:rPr>
            </w:pPr>
            <w:del w:id="10" w:author="Nathan" w:date="2020-09-22T17:06:00Z">
              <w:r w:rsidDel="00D37EC1">
                <w:rPr>
                  <w:b/>
                  <w:bCs/>
                </w:rPr>
                <w:delText>&lt;</w:delText>
              </w:r>
              <w:r w:rsidR="00575AAD" w:rsidRPr="00A011D0" w:rsidDel="00D37EC1">
                <w:rPr>
                  <w:b/>
                  <w:bCs/>
                </w:rPr>
                <w:delText>Student Name 2</w:delText>
              </w:r>
              <w:r w:rsidDel="00D37EC1">
                <w:rPr>
                  <w:b/>
                  <w:bCs/>
                </w:rPr>
                <w:delText xml:space="preserve"> here&gt;</w:delText>
              </w:r>
            </w:del>
            <w:ins w:id="11" w:author="Nathan" w:date="2020-09-22T17:06:00Z">
              <w:r w:rsidR="00D37EC1">
                <w:rPr>
                  <w:b/>
                  <w:bCs/>
                </w:rPr>
                <w:t>Jared Castaneda</w:t>
              </w:r>
            </w:ins>
          </w:p>
        </w:tc>
        <w:tc>
          <w:tcPr>
            <w:tcW w:w="3116" w:type="dxa"/>
          </w:tcPr>
          <w:p w14:paraId="6E76C529" w14:textId="48450451" w:rsidR="00575AAD" w:rsidRPr="00A011D0" w:rsidRDefault="00617FFC" w:rsidP="00A011D0">
            <w:pPr>
              <w:rPr>
                <w:b/>
                <w:bCs/>
              </w:rPr>
            </w:pPr>
            <w:del w:id="12" w:author="Nathan" w:date="2020-09-22T17:06:00Z">
              <w:r w:rsidDel="00D37EC1">
                <w:rPr>
                  <w:b/>
                  <w:bCs/>
                </w:rPr>
                <w:delText>&lt;</w:delText>
              </w:r>
              <w:r w:rsidR="00575AAD" w:rsidRPr="00A011D0" w:rsidDel="00D37EC1">
                <w:rPr>
                  <w:b/>
                  <w:bCs/>
                </w:rPr>
                <w:delText>Student Name 3</w:delText>
              </w:r>
              <w:r w:rsidDel="00D37EC1">
                <w:rPr>
                  <w:b/>
                  <w:bCs/>
                </w:rPr>
                <w:delText xml:space="preserve"> here&gt;</w:delText>
              </w:r>
            </w:del>
            <w:ins w:id="13" w:author="Nathan" w:date="2020-09-22T17:06:00Z">
              <w:r w:rsidR="00D37EC1">
                <w:rPr>
                  <w:b/>
                  <w:bCs/>
                </w:rPr>
                <w:t xml:space="preserve">Jawad </w:t>
              </w:r>
              <w:proofErr w:type="spellStart"/>
              <w:r w:rsidR="00D37EC1">
                <w:rPr>
                  <w:b/>
                  <w:bCs/>
                </w:rPr>
                <w:t>Swed</w:t>
              </w:r>
            </w:ins>
            <w:proofErr w:type="spellEnd"/>
          </w:p>
        </w:tc>
      </w:tr>
      <w:tr w:rsidR="00D04D89" w14:paraId="34AA4C19" w14:textId="77777777" w:rsidTr="00946076">
        <w:trPr>
          <w:cantSplit/>
        </w:trPr>
        <w:tc>
          <w:tcPr>
            <w:tcW w:w="3118" w:type="dxa"/>
          </w:tcPr>
          <w:p w14:paraId="2E236F9B" w14:textId="22B80CDC" w:rsidR="00575AAD" w:rsidRDefault="00D37EC1" w:rsidP="00946076">
            <w:pPr>
              <w:ind w:left="164"/>
            </w:pPr>
            <w:ins w:id="14" w:author="Nathan" w:date="2020-09-22T17:06:00Z">
              <w:del w:id="15" w:author="Jared Castaneda" w:date="2020-12-07T13:19:00Z">
                <w:r w:rsidDel="00F209A4">
                  <w:delText>Project Member</w:delText>
                </w:r>
              </w:del>
            </w:ins>
            <w:ins w:id="16" w:author="Jared Castaneda" w:date="2020-12-07T13:19:00Z">
              <w:r w:rsidR="00F209A4">
                <w:t>Design Modeling, Implement</w:t>
              </w:r>
            </w:ins>
            <w:ins w:id="17" w:author="Jared Castaneda" w:date="2020-12-07T13:20:00Z">
              <w:r w:rsidR="00F209A4">
                <w:t>ation</w:t>
              </w:r>
            </w:ins>
            <w:del w:id="18" w:author="Nathan" w:date="2020-09-22T17:06:00Z">
              <w:r w:rsidR="00617FFC" w:rsidDel="00D37EC1">
                <w:delText>&lt;</w:delText>
              </w:r>
              <w:r w:rsidR="00575AAD" w:rsidDel="00D37EC1">
                <w:delText>Title / Roll</w:delText>
              </w:r>
              <w:r w:rsidR="009B577F" w:rsidDel="00D37EC1">
                <w:delText xml:space="preserve"> within project</w:delText>
              </w:r>
              <w:r w:rsidR="00617FFC" w:rsidDel="00D37EC1">
                <w:delText>&gt;</w:delText>
              </w:r>
            </w:del>
          </w:p>
        </w:tc>
        <w:tc>
          <w:tcPr>
            <w:tcW w:w="3116" w:type="dxa"/>
          </w:tcPr>
          <w:p w14:paraId="207D6008" w14:textId="1B0F8D4A" w:rsidR="00575AAD" w:rsidRDefault="00617FFC" w:rsidP="00946076">
            <w:pPr>
              <w:ind w:left="164"/>
            </w:pPr>
            <w:del w:id="19" w:author="Nathan" w:date="2020-09-22T17:07:00Z">
              <w:r w:rsidDel="00D37EC1">
                <w:delText>&lt;</w:delText>
              </w:r>
              <w:r w:rsidR="00575AAD" w:rsidDel="00D37EC1">
                <w:delText>Title / Roll</w:delText>
              </w:r>
              <w:r w:rsidR="009B577F" w:rsidDel="00D37EC1">
                <w:delText xml:space="preserve"> within project </w:delText>
              </w:r>
              <w:r w:rsidDel="00D37EC1">
                <w:delText>&gt;</w:delText>
              </w:r>
            </w:del>
            <w:ins w:id="20" w:author="Nathan" w:date="2020-09-22T17:07:00Z">
              <w:del w:id="21" w:author="Jared Castaneda" w:date="2020-12-07T13:18:00Z">
                <w:r w:rsidR="00D37EC1" w:rsidDel="00F209A4">
                  <w:delText>Project Member</w:delText>
                </w:r>
              </w:del>
            </w:ins>
            <w:ins w:id="22" w:author="Jared Castaneda" w:date="2020-12-07T13:18:00Z">
              <w:r w:rsidR="00F209A4">
                <w:t>Project Management, Implementation</w:t>
              </w:r>
            </w:ins>
          </w:p>
        </w:tc>
        <w:tc>
          <w:tcPr>
            <w:tcW w:w="3116" w:type="dxa"/>
          </w:tcPr>
          <w:p w14:paraId="04D9DAC4" w14:textId="4B7A045C" w:rsidR="00575AAD" w:rsidRDefault="00617FFC" w:rsidP="00946076">
            <w:pPr>
              <w:ind w:left="164"/>
            </w:pPr>
            <w:del w:id="23" w:author="Nathan" w:date="2020-09-22T17:07:00Z">
              <w:r w:rsidDel="00D37EC1">
                <w:delText>&lt;</w:delText>
              </w:r>
              <w:r w:rsidR="00575AAD" w:rsidDel="00D37EC1">
                <w:delText>Title / Roll</w:delText>
              </w:r>
              <w:r w:rsidR="009B577F" w:rsidDel="00D37EC1">
                <w:delText xml:space="preserve"> within project </w:delText>
              </w:r>
              <w:r w:rsidDel="00D37EC1">
                <w:delText>&gt;</w:delText>
              </w:r>
            </w:del>
            <w:ins w:id="24" w:author="Nathan" w:date="2020-09-22T17:07:00Z">
              <w:del w:id="25" w:author="Jared Castaneda" w:date="2020-12-07T13:18:00Z">
                <w:r w:rsidR="00D37EC1" w:rsidDel="00F209A4">
                  <w:delText>Project Member</w:delText>
                </w:r>
              </w:del>
            </w:ins>
            <w:ins w:id="26" w:author="Jared Castaneda" w:date="2020-12-07T13:18:00Z">
              <w:r w:rsidR="00F209A4">
                <w:t>Business Modeling,</w:t>
              </w:r>
            </w:ins>
            <w:ins w:id="27" w:author="Jared Castaneda" w:date="2020-12-07T13:19:00Z">
              <w:r w:rsidR="00F209A4">
                <w:t xml:space="preserve"> Design Modeling</w:t>
              </w:r>
            </w:ins>
          </w:p>
        </w:tc>
      </w:tr>
      <w:tr w:rsidR="00D04D89" w14:paraId="6DEBAC48" w14:textId="77777777" w:rsidTr="00946076">
        <w:trPr>
          <w:cantSplit/>
        </w:trPr>
        <w:tc>
          <w:tcPr>
            <w:tcW w:w="3118" w:type="dxa"/>
          </w:tcPr>
          <w:p w14:paraId="04362C15" w14:textId="45C60048" w:rsidR="00575AAD" w:rsidRDefault="00617FFC" w:rsidP="00946076">
            <w:pPr>
              <w:ind w:left="164"/>
            </w:pPr>
            <w:del w:id="28" w:author="Nathan" w:date="2020-09-22T18:49:00Z">
              <w:r w:rsidDel="00003FEC">
                <w:delText>&lt;</w:delText>
              </w:r>
            </w:del>
            <w:ins w:id="29" w:author="Nathan" w:date="2020-09-22T18:49:00Z">
              <w:r w:rsidR="00003FEC">
                <w:fldChar w:fldCharType="begin"/>
              </w:r>
              <w:r w:rsidR="00003FEC">
                <w:instrText xml:space="preserve"> HYPERLINK "mailto:</w:instrText>
              </w:r>
            </w:ins>
            <w:ins w:id="30" w:author="Nathan" w:date="2020-09-22T17:07:00Z">
              <w:r w:rsidR="00003FEC" w:rsidRPr="00003FEC">
                <w:rPr>
                  <w:rPrChange w:id="31" w:author="Nathan" w:date="2020-09-22T18:49:00Z">
                    <w:rPr>
                      <w:rStyle w:val="Hyperlink"/>
                    </w:rPr>
                  </w:rPrChange>
                </w:rPr>
                <w:instrText>nathanmarcos</w:instrText>
              </w:r>
            </w:ins>
            <w:r w:rsidR="00003FEC" w:rsidRPr="00003FEC">
              <w:rPr>
                <w:rPrChange w:id="32" w:author="Nathan" w:date="2020-09-22T18:49:00Z">
                  <w:rPr>
                    <w:rStyle w:val="Hyperlink"/>
                  </w:rPr>
                </w:rPrChange>
              </w:rPr>
              <w:instrText>@csu.fullerton.edu</w:instrText>
            </w:r>
            <w:ins w:id="33" w:author="Nathan" w:date="2020-09-22T18:49:00Z">
              <w:r w:rsidR="00003FEC">
                <w:instrText xml:space="preserve">" </w:instrText>
              </w:r>
              <w:r w:rsidR="00003FEC">
                <w:fldChar w:fldCharType="separate"/>
              </w:r>
            </w:ins>
            <w:ins w:id="34" w:author="Nathan" w:date="2020-09-22T17:07:00Z">
              <w:r w:rsidR="00003FEC" w:rsidRPr="00CB59A7">
                <w:rPr>
                  <w:rStyle w:val="Hyperlink"/>
                </w:rPr>
                <w:t>nathanmarcos</w:t>
              </w:r>
            </w:ins>
            <w:del w:id="35" w:author="Nathan" w:date="2020-09-22T17:07:00Z">
              <w:r w:rsidR="00003FEC" w:rsidRPr="00CB59A7" w:rsidDel="00D37EC1">
                <w:rPr>
                  <w:rStyle w:val="Hyperlink"/>
                </w:rPr>
                <w:delText>Email1</w:delText>
              </w:r>
            </w:del>
            <w:r w:rsidR="00003FEC" w:rsidRPr="00CB59A7">
              <w:rPr>
                <w:rStyle w:val="Hyperlink"/>
              </w:rPr>
              <w:t>@csu.fullerton.edu</w:t>
            </w:r>
            <w:ins w:id="36" w:author="Nathan" w:date="2020-09-22T18:49:00Z">
              <w:r w:rsidR="00003FEC">
                <w:fldChar w:fldCharType="end"/>
              </w:r>
            </w:ins>
            <w:del w:id="37" w:author="Nathan" w:date="2020-09-22T18:49:00Z">
              <w:r w:rsidDel="00003FEC">
                <w:rPr>
                  <w:rStyle w:val="Hyperlink"/>
                </w:rPr>
                <w:delText>&gt;</w:delText>
              </w:r>
            </w:del>
          </w:p>
        </w:tc>
        <w:tc>
          <w:tcPr>
            <w:tcW w:w="3116" w:type="dxa"/>
          </w:tcPr>
          <w:p w14:paraId="2D45E2AB" w14:textId="152713B5" w:rsidR="00575AAD" w:rsidRDefault="00617FFC" w:rsidP="00946076">
            <w:pPr>
              <w:ind w:left="164"/>
            </w:pPr>
            <w:del w:id="38" w:author="Nathan" w:date="2020-09-22T18:33:00Z">
              <w:r w:rsidDel="006E1A67">
                <w:delText>&lt;</w:delText>
              </w:r>
            </w:del>
            <w:ins w:id="39" w:author="Nathan" w:date="2020-09-22T18:50:00Z">
              <w:r w:rsidR="001C74F2">
                <w:fldChar w:fldCharType="begin"/>
              </w:r>
              <w:r w:rsidR="001C74F2">
                <w:instrText xml:space="preserve"> HYPERLINK "mailto:</w:instrText>
              </w:r>
            </w:ins>
            <w:ins w:id="40" w:author="Nathan" w:date="2020-09-22T18:49:00Z">
              <w:r w:rsidR="001C74F2" w:rsidRPr="001C74F2">
                <w:rPr>
                  <w:rPrChange w:id="41" w:author="Nathan" w:date="2020-09-22T18:50:00Z">
                    <w:rPr>
                      <w:rStyle w:val="Hyperlink"/>
                    </w:rPr>
                  </w:rPrChange>
                </w:rPr>
                <w:instrText>jaredcast@</w:instrText>
              </w:r>
            </w:ins>
            <w:r w:rsidR="001C74F2" w:rsidRPr="001C74F2">
              <w:rPr>
                <w:rPrChange w:id="42" w:author="Nathan" w:date="2020-09-22T18:50:00Z">
                  <w:rPr>
                    <w:rStyle w:val="Hyperlink"/>
                  </w:rPr>
                </w:rPrChange>
              </w:rPr>
              <w:instrText>csu.fullerton.edu</w:instrText>
            </w:r>
            <w:ins w:id="43" w:author="Nathan" w:date="2020-09-22T18:50:00Z">
              <w:r w:rsidR="001C74F2">
                <w:instrText xml:space="preserve">" </w:instrText>
              </w:r>
              <w:r w:rsidR="001C74F2">
                <w:fldChar w:fldCharType="separate"/>
              </w:r>
            </w:ins>
            <w:del w:id="44" w:author="Nathan" w:date="2020-09-22T18:33:00Z">
              <w:r w:rsidR="001C74F2" w:rsidRPr="00CB59A7" w:rsidDel="006E1A67">
                <w:rPr>
                  <w:rStyle w:val="Hyperlink"/>
                </w:rPr>
                <w:delText>Email2</w:delText>
              </w:r>
            </w:del>
            <w:del w:id="45" w:author="Nathan" w:date="2020-09-22T18:49:00Z">
              <w:r w:rsidR="001C74F2" w:rsidRPr="00CB59A7" w:rsidDel="00D04D89">
                <w:rPr>
                  <w:rStyle w:val="Hyperlink"/>
                </w:rPr>
                <w:delText>@</w:delText>
              </w:r>
            </w:del>
            <w:ins w:id="46" w:author="Nathan" w:date="2020-09-22T18:49:00Z">
              <w:r w:rsidR="001C74F2" w:rsidRPr="00CB59A7">
                <w:rPr>
                  <w:rStyle w:val="Hyperlink"/>
                </w:rPr>
                <w:t>jaredcast@</w:t>
              </w:r>
            </w:ins>
            <w:r w:rsidR="001C74F2" w:rsidRPr="00CB59A7">
              <w:rPr>
                <w:rStyle w:val="Hyperlink"/>
              </w:rPr>
              <w:t>csu.fullerton.edu</w:t>
            </w:r>
            <w:ins w:id="47" w:author="Nathan" w:date="2020-09-22T18:50:00Z">
              <w:r w:rsidR="001C74F2">
                <w:fldChar w:fldCharType="end"/>
              </w:r>
            </w:ins>
            <w:del w:id="48" w:author="Nathan" w:date="2020-09-22T18:33:00Z">
              <w:r w:rsidDel="006E1A67">
                <w:delText>&gt;</w:delText>
              </w:r>
            </w:del>
            <w:r w:rsidR="00E664C8">
              <w:t xml:space="preserve"> </w:t>
            </w:r>
          </w:p>
        </w:tc>
        <w:tc>
          <w:tcPr>
            <w:tcW w:w="3116" w:type="dxa"/>
          </w:tcPr>
          <w:p w14:paraId="6D158712" w14:textId="02179D5D" w:rsidR="00575AAD" w:rsidRDefault="00617FFC" w:rsidP="00946076">
            <w:pPr>
              <w:ind w:left="164"/>
            </w:pPr>
            <w:del w:id="49" w:author="Nathan" w:date="2020-09-22T17:07:00Z">
              <w:r w:rsidDel="00D37EC1">
                <w:delText>&lt;</w:delText>
              </w:r>
            </w:del>
            <w:ins w:id="50" w:author="Nathan" w:date="2020-09-22T17:07:00Z">
              <w:r w:rsidR="00D37EC1">
                <w:fldChar w:fldCharType="begin"/>
              </w:r>
              <w:r w:rsidR="00D37EC1">
                <w:instrText xml:space="preserve"> HYPERLINK "mailto:</w:instrText>
              </w:r>
              <w:r w:rsidR="00D37EC1" w:rsidRPr="00D37EC1">
                <w:rPr>
                  <w:rPrChange w:id="51" w:author="Nathan" w:date="2020-09-22T17:07:00Z">
                    <w:rPr>
                      <w:rStyle w:val="Hyperlink"/>
                    </w:rPr>
                  </w:rPrChange>
                </w:rPr>
                <w:instrText>jawadswed</w:instrText>
              </w:r>
            </w:ins>
            <w:r w:rsidR="00D37EC1" w:rsidRPr="00D37EC1">
              <w:rPr>
                <w:rPrChange w:id="52" w:author="Nathan" w:date="2020-09-22T17:07:00Z">
                  <w:rPr>
                    <w:rStyle w:val="Hyperlink"/>
                  </w:rPr>
                </w:rPrChange>
              </w:rPr>
              <w:instrText>@csu.fullerton.edu</w:instrText>
            </w:r>
            <w:ins w:id="53" w:author="Nathan" w:date="2020-09-22T17:07:00Z">
              <w:r w:rsidR="00D37EC1">
                <w:instrText xml:space="preserve">" </w:instrText>
              </w:r>
              <w:r w:rsidR="00D37EC1">
                <w:fldChar w:fldCharType="separate"/>
              </w:r>
              <w:r w:rsidR="00D37EC1" w:rsidRPr="00D37EC1">
                <w:rPr>
                  <w:rStyle w:val="Hyperlink"/>
                </w:rPr>
                <w:t>ja</w:t>
              </w:r>
              <w:r w:rsidR="00D37EC1" w:rsidRPr="00105A9E">
                <w:rPr>
                  <w:rStyle w:val="Hyperlink"/>
                </w:rPr>
                <w:t>w</w:t>
              </w:r>
              <w:r w:rsidR="00D37EC1" w:rsidRPr="00CB59A7">
                <w:rPr>
                  <w:rStyle w:val="Hyperlink"/>
                </w:rPr>
                <w:t>adswed</w:t>
              </w:r>
            </w:ins>
            <w:del w:id="54" w:author="Nathan" w:date="2020-09-22T17:07:00Z">
              <w:r w:rsidR="00D37EC1" w:rsidRPr="00CB59A7" w:rsidDel="00D37EC1">
                <w:rPr>
                  <w:rStyle w:val="Hyperlink"/>
                </w:rPr>
                <w:delText>Email3</w:delText>
              </w:r>
            </w:del>
            <w:r w:rsidR="00D37EC1" w:rsidRPr="00CB59A7">
              <w:rPr>
                <w:rStyle w:val="Hyperlink"/>
              </w:rPr>
              <w:t>@csu.fullerton.edu</w:t>
            </w:r>
            <w:ins w:id="55" w:author="Nathan" w:date="2020-09-22T17:07:00Z">
              <w:r w:rsidR="00D37EC1">
                <w:fldChar w:fldCharType="end"/>
              </w:r>
            </w:ins>
            <w:del w:id="56" w:author="Nathan" w:date="2020-09-22T17:07:00Z">
              <w:r w:rsidDel="00D37EC1">
                <w:delText>&gt;</w:delText>
              </w:r>
            </w:del>
          </w:p>
        </w:tc>
      </w:tr>
      <w:bookmarkEnd w:id="7"/>
    </w:tbl>
    <w:p w14:paraId="7163C404" w14:textId="77777777" w:rsidR="00FE6391" w:rsidRDefault="00FE6391" w:rsidP="00D73986">
      <w:pPr>
        <w:sectPr w:rsidR="00FE6391" w:rsidSect="00FE6391">
          <w:headerReference w:type="default" r:id="rId11"/>
          <w:footerReference w:type="default" r:id="rId12"/>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897"/>
        <w:gridCol w:w="2154"/>
        <w:gridCol w:w="5947"/>
        <w:gridCol w:w="1792"/>
      </w:tblGrid>
      <w:tr w:rsidR="00760A8E" w14:paraId="238C2188" w14:textId="77777777" w:rsidTr="001C3AB4">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998" w:type="pct"/>
            <w:shd w:val="clear" w:color="auto" w:fill="D9D9D9" w:themeFill="background1" w:themeFillShade="D9"/>
            <w:vAlign w:val="bottom"/>
          </w:tcPr>
          <w:p w14:paraId="640D77B6" w14:textId="77777777" w:rsidR="00760A8E" w:rsidRPr="00D535DD" w:rsidRDefault="00760A8E" w:rsidP="00D73986">
            <w:r w:rsidRPr="00D535DD">
              <w:t>Date</w:t>
            </w:r>
          </w:p>
        </w:tc>
        <w:tc>
          <w:tcPr>
            <w:tcW w:w="2756"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830"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rsidDel="00F209A4" w14:paraId="7BB475CD" w14:textId="30C57559" w:rsidTr="001C3AB4">
        <w:trPr>
          <w:del w:id="57" w:author="Jared Castaneda" w:date="2020-12-07T13:17:00Z"/>
        </w:trPr>
        <w:tc>
          <w:tcPr>
            <w:tcW w:w="0" w:type="auto"/>
          </w:tcPr>
          <w:p w14:paraId="51EF25E3" w14:textId="0686805B" w:rsidR="00760A8E" w:rsidDel="00F209A4" w:rsidRDefault="00760A8E" w:rsidP="00D73986">
            <w:pPr>
              <w:rPr>
                <w:del w:id="58" w:author="Jared Castaneda" w:date="2020-12-07T13:17:00Z"/>
              </w:rPr>
            </w:pPr>
            <w:del w:id="59" w:author="Jared Castaneda" w:date="2020-12-07T13:17:00Z">
              <w:r w:rsidDel="00F209A4">
                <w:delText>1.0</w:delText>
              </w:r>
            </w:del>
          </w:p>
        </w:tc>
        <w:tc>
          <w:tcPr>
            <w:tcW w:w="998" w:type="pct"/>
          </w:tcPr>
          <w:p w14:paraId="5E8D5A3E" w14:textId="70F6D110" w:rsidR="00760A8E" w:rsidDel="00F209A4" w:rsidRDefault="00D02008" w:rsidP="00D73986">
            <w:pPr>
              <w:rPr>
                <w:del w:id="60" w:author="Jared Castaneda" w:date="2020-12-07T13:17:00Z"/>
              </w:rPr>
            </w:pPr>
            <w:ins w:id="61" w:author="Nathan" w:date="2020-09-22T17:08:00Z">
              <w:del w:id="62" w:author="Jared Castaneda" w:date="2020-12-07T13:17:00Z">
                <w:r w:rsidDel="00F209A4">
                  <w:delText>9/14/2020</w:delText>
                </w:r>
              </w:del>
            </w:ins>
            <w:del w:id="63" w:author="Jared Castaneda" w:date="2020-12-07T13:17:00Z">
              <w:r w:rsidR="00395FB1" w:rsidDel="00F209A4">
                <w:delText>September 28, 2020</w:delText>
              </w:r>
            </w:del>
          </w:p>
        </w:tc>
        <w:tc>
          <w:tcPr>
            <w:tcW w:w="2756" w:type="pct"/>
          </w:tcPr>
          <w:p w14:paraId="6FCBE220" w14:textId="47BF40E2" w:rsidR="00760A8E" w:rsidDel="00F209A4" w:rsidRDefault="00760A8E" w:rsidP="00D2139F">
            <w:pPr>
              <w:pStyle w:val="ListParagraph"/>
              <w:numPr>
                <w:ilvl w:val="0"/>
                <w:numId w:val="1"/>
              </w:numPr>
              <w:ind w:left="256" w:hanging="270"/>
              <w:rPr>
                <w:del w:id="64" w:author="Jared Castaneda" w:date="2020-12-07T13:17:00Z"/>
              </w:rPr>
            </w:pPr>
            <w:del w:id="65" w:author="Jared Castaneda" w:date="2020-12-07T13:17:00Z">
              <w:r w:rsidDel="00F209A4">
                <w:delText>Initial Release</w:delText>
              </w:r>
            </w:del>
            <w:ins w:id="66" w:author="Nathan" w:date="2020-09-27T23:11:00Z">
              <w:del w:id="67" w:author="Jared Castaneda" w:date="2020-12-07T13:17:00Z">
                <w:r w:rsidR="00281395" w:rsidDel="00F209A4">
                  <w:delText xml:space="preserve"> (blank template)</w:delText>
                </w:r>
              </w:del>
            </w:ins>
          </w:p>
        </w:tc>
        <w:tc>
          <w:tcPr>
            <w:tcW w:w="830" w:type="pct"/>
          </w:tcPr>
          <w:p w14:paraId="7AE9F486" w14:textId="3F33719D" w:rsidR="00760A8E" w:rsidDel="00F209A4" w:rsidRDefault="00D02008" w:rsidP="00D73986">
            <w:pPr>
              <w:rPr>
                <w:del w:id="68" w:author="Jared Castaneda" w:date="2020-12-07T13:17:00Z"/>
              </w:rPr>
            </w:pPr>
            <w:ins w:id="69" w:author="Nathan" w:date="2020-09-22T17:09:00Z">
              <w:del w:id="70" w:author="Jared Castaneda" w:date="2020-12-07T13:17:00Z">
                <w:r w:rsidDel="00F209A4">
                  <w:delText>Nathan Marcos</w:delText>
                </w:r>
              </w:del>
            </w:ins>
            <w:del w:id="71" w:author="Jared Castaneda" w:date="2020-12-07T13:17:00Z">
              <w:r w:rsidR="00D2139F" w:rsidDel="00F209A4">
                <w:delText>&lt;</w:delText>
              </w:r>
              <w:r w:rsidR="00760A8E" w:rsidDel="00F209A4">
                <w:delText>Name 1</w:delText>
              </w:r>
              <w:r w:rsidR="00D2139F" w:rsidDel="00F209A4">
                <w:delText>&gt;</w:delText>
              </w:r>
            </w:del>
          </w:p>
          <w:p w14:paraId="2A44A26F" w14:textId="00BC3B40" w:rsidR="00760A8E" w:rsidDel="00F209A4" w:rsidRDefault="00D02008" w:rsidP="00D73986">
            <w:pPr>
              <w:rPr>
                <w:del w:id="72" w:author="Jared Castaneda" w:date="2020-12-07T13:17:00Z"/>
              </w:rPr>
            </w:pPr>
            <w:ins w:id="73" w:author="Nathan" w:date="2020-09-22T17:09:00Z">
              <w:del w:id="74" w:author="Jared Castaneda" w:date="2020-12-07T13:17:00Z">
                <w:r w:rsidDel="00F209A4">
                  <w:delText>Jared Castaneda</w:delText>
                </w:r>
              </w:del>
            </w:ins>
            <w:del w:id="75" w:author="Jared Castaneda" w:date="2020-12-07T13:17:00Z">
              <w:r w:rsidR="00D2139F" w:rsidDel="00F209A4">
                <w:delText>&lt;</w:delText>
              </w:r>
              <w:r w:rsidR="00760A8E" w:rsidDel="00F209A4">
                <w:delText>Name 2</w:delText>
              </w:r>
              <w:r w:rsidR="00D2139F" w:rsidDel="00F209A4">
                <w:delText>&gt;</w:delText>
              </w:r>
            </w:del>
          </w:p>
          <w:p w14:paraId="7BAECB26" w14:textId="0F28F180" w:rsidR="00760A8E" w:rsidDel="00F209A4" w:rsidRDefault="00D02008" w:rsidP="00D73986">
            <w:pPr>
              <w:rPr>
                <w:del w:id="76" w:author="Jared Castaneda" w:date="2020-12-07T13:17:00Z"/>
              </w:rPr>
            </w:pPr>
            <w:ins w:id="77" w:author="Nathan" w:date="2020-09-22T17:09:00Z">
              <w:del w:id="78" w:author="Jared Castaneda" w:date="2020-12-07T13:17:00Z">
                <w:r w:rsidDel="00F209A4">
                  <w:delText>Jawad Swed</w:delText>
                </w:r>
              </w:del>
            </w:ins>
            <w:del w:id="79" w:author="Jared Castaneda" w:date="2020-12-07T13:17:00Z">
              <w:r w:rsidR="00760A8E" w:rsidDel="00F209A4">
                <w:delText>…</w:delText>
              </w:r>
            </w:del>
          </w:p>
        </w:tc>
      </w:tr>
      <w:tr w:rsidR="00760A8E" w14:paraId="09034EB7" w14:textId="77777777" w:rsidTr="001C3AB4">
        <w:tc>
          <w:tcPr>
            <w:tcW w:w="0" w:type="auto"/>
          </w:tcPr>
          <w:p w14:paraId="55182332" w14:textId="4261DC23" w:rsidR="00760A8E" w:rsidRPr="00D76E66" w:rsidRDefault="00D02008" w:rsidP="00D73986">
            <w:pPr>
              <w:rPr>
                <w:color w:val="FF0000"/>
                <w:rPrChange w:id="80" w:author="Nathan" w:date="2020-09-22T18:33:00Z">
                  <w:rPr/>
                </w:rPrChange>
              </w:rPr>
            </w:pPr>
            <w:ins w:id="81" w:author="Nathan" w:date="2020-09-22T17:09:00Z">
              <w:r w:rsidRPr="00D76E66">
                <w:rPr>
                  <w:color w:val="FF0000"/>
                  <w:rPrChange w:id="82" w:author="Nathan" w:date="2020-09-22T18:33:00Z">
                    <w:rPr/>
                  </w:rPrChange>
                </w:rPr>
                <w:t>1.</w:t>
              </w:r>
              <w:del w:id="83" w:author="Marcos, Nathan" w:date="2020-11-09T09:51:00Z">
                <w:r w:rsidRPr="00D76E66" w:rsidDel="001C3AB4">
                  <w:rPr>
                    <w:color w:val="FF0000"/>
                    <w:rPrChange w:id="84" w:author="Nathan" w:date="2020-09-22T18:33:00Z">
                      <w:rPr/>
                    </w:rPrChange>
                  </w:rPr>
                  <w:delText>0</w:delText>
                </w:r>
              </w:del>
              <w:r w:rsidRPr="00D76E66">
                <w:rPr>
                  <w:color w:val="FF0000"/>
                  <w:rPrChange w:id="85" w:author="Nathan" w:date="2020-09-22T18:33:00Z">
                    <w:rPr/>
                  </w:rPrChange>
                </w:rPr>
                <w:t>1</w:t>
              </w:r>
            </w:ins>
          </w:p>
        </w:tc>
        <w:tc>
          <w:tcPr>
            <w:tcW w:w="998" w:type="pct"/>
          </w:tcPr>
          <w:p w14:paraId="1A0B1A65" w14:textId="671C25C4" w:rsidR="00760A8E" w:rsidRPr="00D76E66" w:rsidRDefault="00D02008" w:rsidP="00D73986">
            <w:pPr>
              <w:rPr>
                <w:color w:val="FF0000"/>
                <w:rPrChange w:id="86" w:author="Nathan" w:date="2020-09-22T18:33:00Z">
                  <w:rPr/>
                </w:rPrChange>
              </w:rPr>
            </w:pPr>
            <w:ins w:id="87" w:author="Nathan" w:date="2020-09-22T17:09:00Z">
              <w:r w:rsidRPr="00D76E66">
                <w:rPr>
                  <w:color w:val="FF0000"/>
                  <w:rPrChange w:id="88" w:author="Nathan" w:date="2020-09-22T18:33:00Z">
                    <w:rPr/>
                  </w:rPrChange>
                </w:rPr>
                <w:t>9/2</w:t>
              </w:r>
            </w:ins>
            <w:ins w:id="89" w:author="Marcos, Nathan" w:date="2020-11-09T09:51:00Z">
              <w:r w:rsidR="001C3AB4">
                <w:rPr>
                  <w:color w:val="FF0000"/>
                </w:rPr>
                <w:t>3</w:t>
              </w:r>
            </w:ins>
            <w:ins w:id="90" w:author="Nathan" w:date="2020-09-22T17:09:00Z">
              <w:del w:id="91" w:author="Marcos, Nathan" w:date="2020-11-09T09:51:00Z">
                <w:r w:rsidRPr="00D76E66" w:rsidDel="001C3AB4">
                  <w:rPr>
                    <w:color w:val="FF0000"/>
                    <w:rPrChange w:id="92" w:author="Nathan" w:date="2020-09-22T18:33:00Z">
                      <w:rPr/>
                    </w:rPrChange>
                  </w:rPr>
                  <w:delText>2</w:delText>
                </w:r>
              </w:del>
              <w:r w:rsidRPr="00D76E66">
                <w:rPr>
                  <w:color w:val="FF0000"/>
                  <w:rPrChange w:id="93" w:author="Nathan" w:date="2020-09-22T18:33:00Z">
                    <w:rPr/>
                  </w:rPrChange>
                </w:rPr>
                <w:t>/2020</w:t>
              </w:r>
            </w:ins>
          </w:p>
        </w:tc>
        <w:tc>
          <w:tcPr>
            <w:tcW w:w="2756" w:type="pct"/>
          </w:tcPr>
          <w:p w14:paraId="1DC50F7A" w14:textId="15A92E5A" w:rsidR="00F209A4" w:rsidRDefault="00F209A4" w:rsidP="001C3AB4">
            <w:pPr>
              <w:pStyle w:val="ListParagraph"/>
              <w:numPr>
                <w:ilvl w:val="0"/>
                <w:numId w:val="1"/>
              </w:numPr>
              <w:ind w:left="256" w:hanging="270"/>
              <w:rPr>
                <w:ins w:id="94" w:author="Jared Castaneda" w:date="2020-12-07T13:16:00Z"/>
                <w:color w:val="FF0000"/>
              </w:rPr>
            </w:pPr>
            <w:ins w:id="95" w:author="Jared Castaneda" w:date="2020-12-07T13:16:00Z">
              <w:r>
                <w:rPr>
                  <w:color w:val="FF0000"/>
                </w:rPr>
                <w:t>Initial release</w:t>
              </w:r>
            </w:ins>
          </w:p>
          <w:p w14:paraId="51676929" w14:textId="3D3B0F41" w:rsidR="001C3AB4" w:rsidRDefault="001C3AB4" w:rsidP="001C3AB4">
            <w:pPr>
              <w:pStyle w:val="ListParagraph"/>
              <w:numPr>
                <w:ilvl w:val="0"/>
                <w:numId w:val="1"/>
              </w:numPr>
              <w:ind w:left="256" w:hanging="270"/>
              <w:rPr>
                <w:ins w:id="96" w:author="Marcos, Nathan" w:date="2020-11-09T09:51:00Z"/>
                <w:color w:val="FF0000"/>
              </w:rPr>
            </w:pPr>
            <w:ins w:id="97" w:author="Marcos, Nathan" w:date="2020-11-09T09:51:00Z">
              <w:r w:rsidRPr="00BF633F">
                <w:rPr>
                  <w:color w:val="FF0000"/>
                </w:rPr>
                <w:t>Added to the general timeline</w:t>
              </w:r>
              <w:r>
                <w:rPr>
                  <w:color w:val="FF0000"/>
                </w:rPr>
                <w:t>, User-Level Goals, Product Overview, and Investment Summary</w:t>
              </w:r>
            </w:ins>
          </w:p>
          <w:p w14:paraId="4F94CE71" w14:textId="77777777" w:rsidR="00760A8E" w:rsidRDefault="001C3AB4" w:rsidP="001C3AB4">
            <w:pPr>
              <w:pStyle w:val="ListParagraph"/>
              <w:numPr>
                <w:ilvl w:val="0"/>
                <w:numId w:val="1"/>
              </w:numPr>
              <w:ind w:left="256" w:hanging="270"/>
              <w:rPr>
                <w:ins w:id="98" w:author="Marcos, Nathan" w:date="2020-11-09T09:51:00Z"/>
                <w:color w:val="FF0000"/>
              </w:rPr>
            </w:pPr>
            <w:ins w:id="99" w:author="Marcos, Nathan" w:date="2020-11-09T09:51:00Z">
              <w:r>
                <w:rPr>
                  <w:color w:val="FF0000"/>
                </w:rPr>
                <w:t>Added System Context Diagram</w:t>
              </w:r>
            </w:ins>
            <w:ins w:id="100" w:author="Nathan" w:date="2020-09-22T17:10:00Z">
              <w:del w:id="101" w:author="Marcos, Nathan" w:date="2020-11-09T09:51:00Z">
                <w:r w:rsidR="00D02008" w:rsidRPr="00D76E66" w:rsidDel="001C3AB4">
                  <w:rPr>
                    <w:color w:val="FF0000"/>
                    <w:rPrChange w:id="102" w:author="Nathan" w:date="2020-09-22T18:33:00Z">
                      <w:rPr/>
                    </w:rPrChange>
                  </w:rPr>
                  <w:delText xml:space="preserve">Started adding to the </w:delText>
                </w:r>
              </w:del>
            </w:ins>
            <w:ins w:id="103" w:author="Nathan" w:date="2020-09-26T13:19:00Z">
              <w:del w:id="104" w:author="Marcos, Nathan" w:date="2020-11-09T09:51:00Z">
                <w:r w:rsidR="007561DA" w:rsidDel="001C3AB4">
                  <w:rPr>
                    <w:color w:val="FF0000"/>
                  </w:rPr>
                  <w:delText>V</w:delText>
                </w:r>
              </w:del>
            </w:ins>
            <w:ins w:id="105" w:author="Nathan" w:date="2020-09-22T17:10:00Z">
              <w:del w:id="106" w:author="Marcos, Nathan" w:date="2020-11-09T09:51:00Z">
                <w:r w:rsidR="00D02008" w:rsidRPr="00D76E66" w:rsidDel="001C3AB4">
                  <w:rPr>
                    <w:color w:val="FF0000"/>
                    <w:rPrChange w:id="107" w:author="Nathan" w:date="2020-09-22T18:33:00Z">
                      <w:rPr/>
                    </w:rPrChange>
                  </w:rPr>
                  <w:delText>ision</w:delText>
                </w:r>
              </w:del>
            </w:ins>
          </w:p>
          <w:p w14:paraId="5B3FED70" w14:textId="1557ACCC" w:rsidR="001C3AB4" w:rsidRPr="00D76E66" w:rsidRDefault="001C3AB4" w:rsidP="001C3AB4">
            <w:pPr>
              <w:pStyle w:val="ListParagraph"/>
              <w:numPr>
                <w:ilvl w:val="0"/>
                <w:numId w:val="1"/>
              </w:numPr>
              <w:ind w:left="256" w:hanging="270"/>
              <w:rPr>
                <w:color w:val="FF0000"/>
                <w:rPrChange w:id="108" w:author="Nathan" w:date="2020-09-22T18:33:00Z">
                  <w:rPr/>
                </w:rPrChange>
              </w:rPr>
            </w:pPr>
            <w:ins w:id="109" w:author="Marcos, Nathan" w:date="2020-11-09T09:51:00Z">
              <w:r w:rsidRPr="00BF633F">
                <w:rPr>
                  <w:color w:val="FF0000"/>
                </w:rPr>
                <w:t>Expanded the executive summary to look at long term goals</w:t>
              </w:r>
              <w:r>
                <w:rPr>
                  <w:color w:val="FF0000"/>
                </w:rPr>
                <w:t>, added to the assumptions and dependencies, and the Go / No-Go Decision, edited System Context Diagram</w:t>
              </w:r>
            </w:ins>
          </w:p>
        </w:tc>
        <w:tc>
          <w:tcPr>
            <w:tcW w:w="830" w:type="pct"/>
          </w:tcPr>
          <w:p w14:paraId="726EFDBD" w14:textId="77777777" w:rsidR="00F209A4" w:rsidRPr="00F209A4" w:rsidRDefault="00F209A4" w:rsidP="00F209A4">
            <w:pPr>
              <w:rPr>
                <w:ins w:id="110" w:author="Jared Castaneda" w:date="2020-12-07T13:16:00Z"/>
                <w:color w:val="FF0000"/>
              </w:rPr>
            </w:pPr>
            <w:ins w:id="111" w:author="Jared Castaneda" w:date="2020-12-07T13:16:00Z">
              <w:r w:rsidRPr="00F209A4">
                <w:rPr>
                  <w:color w:val="FF0000"/>
                </w:rPr>
                <w:t>Nathan Marcos</w:t>
              </w:r>
            </w:ins>
          </w:p>
          <w:p w14:paraId="27091E45" w14:textId="77777777" w:rsidR="00F209A4" w:rsidRPr="00F209A4" w:rsidRDefault="00F209A4" w:rsidP="00F209A4">
            <w:pPr>
              <w:rPr>
                <w:ins w:id="112" w:author="Jared Castaneda" w:date="2020-12-07T13:16:00Z"/>
                <w:color w:val="FF0000"/>
              </w:rPr>
            </w:pPr>
            <w:ins w:id="113" w:author="Jared Castaneda" w:date="2020-12-07T13:16:00Z">
              <w:r w:rsidRPr="00F209A4">
                <w:rPr>
                  <w:color w:val="FF0000"/>
                </w:rPr>
                <w:t>Jared Castaneda</w:t>
              </w:r>
            </w:ins>
          </w:p>
          <w:p w14:paraId="3E84D59A" w14:textId="21845395" w:rsidR="00F209A4" w:rsidRPr="00D76E66" w:rsidRDefault="00F209A4" w:rsidP="00F209A4">
            <w:pPr>
              <w:rPr>
                <w:color w:val="FF0000"/>
                <w:rPrChange w:id="114" w:author="Nathan" w:date="2020-09-22T18:33:00Z">
                  <w:rPr/>
                </w:rPrChange>
              </w:rPr>
            </w:pPr>
            <w:ins w:id="115" w:author="Jared Castaneda" w:date="2020-12-07T13:16:00Z">
              <w:r w:rsidRPr="00F209A4">
                <w:rPr>
                  <w:color w:val="FF0000"/>
                </w:rPr>
                <w:t xml:space="preserve">Jawad </w:t>
              </w:r>
              <w:proofErr w:type="spellStart"/>
              <w:r w:rsidRPr="00F209A4">
                <w:rPr>
                  <w:color w:val="FF0000"/>
                </w:rPr>
                <w:t>Swed</w:t>
              </w:r>
              <w:proofErr w:type="spellEnd"/>
              <w:r w:rsidRPr="00F209A4" w:rsidDel="00F209A4">
                <w:rPr>
                  <w:color w:val="FF0000"/>
                </w:rPr>
                <w:t xml:space="preserve"> </w:t>
              </w:r>
            </w:ins>
            <w:ins w:id="116" w:author="Nathan" w:date="2020-09-22T17:10:00Z">
              <w:del w:id="117" w:author="Jared Castaneda" w:date="2020-12-07T13:16:00Z">
                <w:r w:rsidR="00D02008" w:rsidRPr="00D76E66" w:rsidDel="00F209A4">
                  <w:rPr>
                    <w:color w:val="FF0000"/>
                    <w:rPrChange w:id="118" w:author="Nathan" w:date="2020-09-22T18:33:00Z">
                      <w:rPr/>
                    </w:rPrChange>
                  </w:rPr>
                  <w:delText>Nathan Marcos</w:delText>
                </w:r>
              </w:del>
            </w:ins>
          </w:p>
        </w:tc>
      </w:tr>
      <w:tr w:rsidR="00BD457B" w14:paraId="73C13D0E" w14:textId="77777777" w:rsidTr="001C3AB4">
        <w:trPr>
          <w:ins w:id="119" w:author="Marcos, Nathan" w:date="2020-11-09T09:54:00Z"/>
        </w:trPr>
        <w:tc>
          <w:tcPr>
            <w:tcW w:w="0" w:type="auto"/>
          </w:tcPr>
          <w:p w14:paraId="055FD2D5" w14:textId="4D406F13" w:rsidR="00BD457B" w:rsidRPr="00D76E66" w:rsidRDefault="00BD457B" w:rsidP="00D73986">
            <w:pPr>
              <w:rPr>
                <w:ins w:id="120" w:author="Marcos, Nathan" w:date="2020-11-09T09:54:00Z"/>
                <w:color w:val="FF0000"/>
              </w:rPr>
            </w:pPr>
            <w:ins w:id="121" w:author="Marcos, Nathan" w:date="2020-11-09T09:54:00Z">
              <w:del w:id="122" w:author="Jared Castaneda" w:date="2020-12-07T13:18:00Z">
                <w:r w:rsidDel="00F209A4">
                  <w:rPr>
                    <w:color w:val="FF0000"/>
                  </w:rPr>
                  <w:delText>1.2</w:delText>
                </w:r>
              </w:del>
            </w:ins>
            <w:ins w:id="123" w:author="Jared Castaneda" w:date="2020-12-07T13:18:00Z">
              <w:r w:rsidR="00F209A4">
                <w:rPr>
                  <w:color w:val="FF0000"/>
                </w:rPr>
                <w:t>2.0</w:t>
              </w:r>
            </w:ins>
          </w:p>
        </w:tc>
        <w:tc>
          <w:tcPr>
            <w:tcW w:w="998" w:type="pct"/>
          </w:tcPr>
          <w:p w14:paraId="4827EDBA" w14:textId="51A55E08" w:rsidR="00BD457B" w:rsidRPr="00D76E66" w:rsidRDefault="00BD457B" w:rsidP="00D73986">
            <w:pPr>
              <w:rPr>
                <w:ins w:id="124" w:author="Marcos, Nathan" w:date="2020-11-09T09:54:00Z"/>
                <w:color w:val="FF0000"/>
              </w:rPr>
            </w:pPr>
            <w:ins w:id="125" w:author="Marcos, Nathan" w:date="2020-11-09T09:54:00Z">
              <w:r>
                <w:rPr>
                  <w:color w:val="FF0000"/>
                </w:rPr>
                <w:t>11/9/2020</w:t>
              </w:r>
            </w:ins>
          </w:p>
        </w:tc>
        <w:tc>
          <w:tcPr>
            <w:tcW w:w="2756" w:type="pct"/>
          </w:tcPr>
          <w:p w14:paraId="6EB4E313" w14:textId="77777777" w:rsidR="00BD457B" w:rsidRDefault="000E5ED0" w:rsidP="001C3AB4">
            <w:pPr>
              <w:pStyle w:val="ListParagraph"/>
              <w:numPr>
                <w:ilvl w:val="0"/>
                <w:numId w:val="1"/>
              </w:numPr>
              <w:ind w:left="256" w:hanging="270"/>
              <w:rPr>
                <w:ins w:id="126" w:author="Marcos, Nathan" w:date="2020-11-09T10:09:00Z"/>
                <w:color w:val="FF0000"/>
              </w:rPr>
            </w:pPr>
            <w:ins w:id="127" w:author="Marcos, Nathan" w:date="2020-11-09T10:09:00Z">
              <w:r>
                <w:rPr>
                  <w:color w:val="FF0000"/>
                </w:rPr>
                <w:t xml:space="preserve">Edited </w:t>
              </w:r>
            </w:ins>
            <w:ins w:id="128" w:author="Marcos, Nathan" w:date="2020-11-09T09:55:00Z">
              <w:r w:rsidR="00BD457B">
                <w:rPr>
                  <w:color w:val="FF0000"/>
                </w:rPr>
                <w:t xml:space="preserve">Costs </w:t>
              </w:r>
            </w:ins>
            <w:ins w:id="129" w:author="Marcos, Nathan" w:date="2020-11-09T10:09:00Z">
              <w:r>
                <w:rPr>
                  <w:color w:val="FF0000"/>
                </w:rPr>
                <w:t xml:space="preserve">and Pricing </w:t>
              </w:r>
            </w:ins>
            <w:ins w:id="130" w:author="Marcos, Nathan" w:date="2020-11-09T09:55:00Z">
              <w:r w:rsidR="00BD457B">
                <w:rPr>
                  <w:color w:val="FF0000"/>
                </w:rPr>
                <w:t>to show actual $$$ cost</w:t>
              </w:r>
            </w:ins>
          </w:p>
          <w:p w14:paraId="0C04DBA6" w14:textId="77777777" w:rsidR="000E5ED0" w:rsidRDefault="000E5ED0" w:rsidP="001C3AB4">
            <w:pPr>
              <w:pStyle w:val="ListParagraph"/>
              <w:numPr>
                <w:ilvl w:val="0"/>
                <w:numId w:val="1"/>
              </w:numPr>
              <w:ind w:left="256" w:hanging="270"/>
              <w:rPr>
                <w:ins w:id="131" w:author="Marcos, Nathan" w:date="2020-11-09T10:12:00Z"/>
                <w:color w:val="FF0000"/>
              </w:rPr>
            </w:pPr>
            <w:ins w:id="132" w:author="Marcos, Nathan" w:date="2020-11-09T10:09:00Z">
              <w:r>
                <w:rPr>
                  <w:color w:val="FF0000"/>
                </w:rPr>
                <w:t xml:space="preserve">Edited Schedule Summary </w:t>
              </w:r>
            </w:ins>
            <w:ins w:id="133" w:author="Marcos, Nathan" w:date="2020-11-09T10:10:00Z">
              <w:r>
                <w:rPr>
                  <w:color w:val="FF0000"/>
                </w:rPr>
                <w:t>to include all phases</w:t>
              </w:r>
            </w:ins>
          </w:p>
          <w:p w14:paraId="6D939BDE" w14:textId="77777777" w:rsidR="00C94F0D" w:rsidRDefault="00C94F0D" w:rsidP="001C3AB4">
            <w:pPr>
              <w:pStyle w:val="ListParagraph"/>
              <w:numPr>
                <w:ilvl w:val="0"/>
                <w:numId w:val="1"/>
              </w:numPr>
              <w:ind w:left="256" w:hanging="270"/>
              <w:rPr>
                <w:ins w:id="134" w:author="Marcos, Nathan" w:date="2020-11-09T10:23:00Z"/>
                <w:color w:val="FF0000"/>
              </w:rPr>
            </w:pPr>
            <w:ins w:id="135" w:author="Marcos, Nathan" w:date="2020-11-09T10:12:00Z">
              <w:r>
                <w:rPr>
                  <w:color w:val="FF0000"/>
                </w:rPr>
                <w:t>Updated table of contents to show the correct pages</w:t>
              </w:r>
            </w:ins>
          </w:p>
          <w:p w14:paraId="3ED7C2D3" w14:textId="07655999" w:rsidR="00272A50" w:rsidRPr="00BF633F" w:rsidRDefault="00272A50" w:rsidP="001C3AB4">
            <w:pPr>
              <w:pStyle w:val="ListParagraph"/>
              <w:numPr>
                <w:ilvl w:val="0"/>
                <w:numId w:val="1"/>
              </w:numPr>
              <w:ind w:left="256" w:hanging="270"/>
              <w:rPr>
                <w:ins w:id="136" w:author="Marcos, Nathan" w:date="2020-11-09T09:54:00Z"/>
                <w:color w:val="FF0000"/>
              </w:rPr>
            </w:pPr>
            <w:ins w:id="137" w:author="Marcos, Nathan" w:date="2020-11-09T10:23:00Z">
              <w:r>
                <w:rPr>
                  <w:color w:val="FF0000"/>
                </w:rPr>
                <w:t xml:space="preserve">Edited the </w:t>
              </w:r>
            </w:ins>
            <w:ins w:id="138" w:author="Marcos, Nathan" w:date="2020-11-09T10:24:00Z">
              <w:r>
                <w:rPr>
                  <w:color w:val="FF0000"/>
                </w:rPr>
                <w:t>Executive Summary</w:t>
              </w:r>
            </w:ins>
          </w:p>
        </w:tc>
        <w:tc>
          <w:tcPr>
            <w:tcW w:w="830" w:type="pct"/>
          </w:tcPr>
          <w:p w14:paraId="7659F2B7" w14:textId="29FE3963" w:rsidR="00BD457B" w:rsidRPr="00D76E66" w:rsidRDefault="000E5ED0" w:rsidP="00D73986">
            <w:pPr>
              <w:rPr>
                <w:ins w:id="139" w:author="Marcos, Nathan" w:date="2020-11-09T09:54:00Z"/>
                <w:color w:val="FF0000"/>
              </w:rPr>
            </w:pPr>
            <w:ins w:id="140" w:author="Marcos, Nathan" w:date="2020-11-09T10:10:00Z">
              <w:r>
                <w:rPr>
                  <w:color w:val="FF0000"/>
                </w:rPr>
                <w:t>Nathan Marcos</w:t>
              </w:r>
            </w:ins>
          </w:p>
        </w:tc>
      </w:tr>
      <w:tr w:rsidR="00F209A4" w14:paraId="1CBADD36" w14:textId="77777777" w:rsidTr="001C3AB4">
        <w:trPr>
          <w:ins w:id="141" w:author="Jared Castaneda" w:date="2020-12-07T13:18:00Z"/>
        </w:trPr>
        <w:tc>
          <w:tcPr>
            <w:tcW w:w="0" w:type="auto"/>
          </w:tcPr>
          <w:p w14:paraId="7B72F692" w14:textId="5D4C0F3B" w:rsidR="00F209A4" w:rsidRDefault="00F209A4" w:rsidP="00D73986">
            <w:pPr>
              <w:rPr>
                <w:ins w:id="142" w:author="Jared Castaneda" w:date="2020-12-07T13:18:00Z"/>
                <w:color w:val="FF0000"/>
              </w:rPr>
            </w:pPr>
            <w:ins w:id="143" w:author="Jared Castaneda" w:date="2020-12-07T13:18:00Z">
              <w:r>
                <w:rPr>
                  <w:color w:val="FF0000"/>
                </w:rPr>
                <w:t>3.0</w:t>
              </w:r>
            </w:ins>
          </w:p>
        </w:tc>
        <w:tc>
          <w:tcPr>
            <w:tcW w:w="998" w:type="pct"/>
          </w:tcPr>
          <w:p w14:paraId="046A4371" w14:textId="7315AA6B" w:rsidR="00F209A4" w:rsidRDefault="00F209A4" w:rsidP="00D73986">
            <w:pPr>
              <w:rPr>
                <w:ins w:id="144" w:author="Jared Castaneda" w:date="2020-12-07T13:18:00Z"/>
                <w:color w:val="FF0000"/>
              </w:rPr>
            </w:pPr>
            <w:ins w:id="145" w:author="Jared Castaneda" w:date="2020-12-07T13:18:00Z">
              <w:r>
                <w:rPr>
                  <w:color w:val="FF0000"/>
                </w:rPr>
                <w:t>12/7/2020</w:t>
              </w:r>
            </w:ins>
          </w:p>
        </w:tc>
        <w:tc>
          <w:tcPr>
            <w:tcW w:w="2756" w:type="pct"/>
          </w:tcPr>
          <w:p w14:paraId="7BA9F806" w14:textId="29BAD207" w:rsidR="00F209A4" w:rsidRDefault="00F209A4" w:rsidP="001C3AB4">
            <w:pPr>
              <w:pStyle w:val="ListParagraph"/>
              <w:numPr>
                <w:ilvl w:val="0"/>
                <w:numId w:val="1"/>
              </w:numPr>
              <w:ind w:left="256" w:hanging="270"/>
              <w:rPr>
                <w:ins w:id="146" w:author="Jared Castaneda" w:date="2020-12-07T13:18:00Z"/>
                <w:color w:val="FF0000"/>
              </w:rPr>
            </w:pPr>
            <w:ins w:id="147" w:author="Jared Castaneda" w:date="2020-12-07T13:18:00Z">
              <w:r>
                <w:rPr>
                  <w:color w:val="FF0000"/>
                </w:rPr>
                <w:t>Edited roles</w:t>
              </w:r>
            </w:ins>
          </w:p>
        </w:tc>
        <w:tc>
          <w:tcPr>
            <w:tcW w:w="830" w:type="pct"/>
          </w:tcPr>
          <w:p w14:paraId="429D044D" w14:textId="7466956B" w:rsidR="00F209A4" w:rsidRDefault="00F209A4" w:rsidP="00D73986">
            <w:pPr>
              <w:rPr>
                <w:ins w:id="148" w:author="Jared Castaneda" w:date="2020-12-07T13:18:00Z"/>
                <w:color w:val="FF0000"/>
              </w:rPr>
            </w:pPr>
            <w:ins w:id="149" w:author="Jared Castaneda" w:date="2020-12-07T13:18:00Z">
              <w:r>
                <w:rPr>
                  <w:color w:val="FF0000"/>
                </w:rPr>
                <w:t>Jared Castaneda</w:t>
              </w:r>
            </w:ins>
          </w:p>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381DE930" w14:textId="424B096F" w:rsidR="0009280B" w:rsidRDefault="000C530D">
          <w:pPr>
            <w:pStyle w:val="TOC1"/>
            <w:rPr>
              <w:ins w:id="150" w:author="Marcos, Nathan" w:date="2020-11-09T10:55:00Z"/>
              <w:rFonts w:eastAsiaTheme="minorEastAsia"/>
              <w:sz w:val="22"/>
            </w:rPr>
          </w:pPr>
          <w:r>
            <w:fldChar w:fldCharType="begin"/>
          </w:r>
          <w:r>
            <w:instrText xml:space="preserve"> TOC \o "1-4" \h \z \u </w:instrText>
          </w:r>
          <w:r>
            <w:fldChar w:fldCharType="separate"/>
          </w:r>
          <w:ins w:id="151" w:author="Marcos, Nathan" w:date="2020-11-09T10:55:00Z">
            <w:r w:rsidR="0009280B" w:rsidRPr="002F79A3">
              <w:rPr>
                <w:rStyle w:val="Hyperlink"/>
              </w:rPr>
              <w:fldChar w:fldCharType="begin"/>
            </w:r>
            <w:r w:rsidR="0009280B" w:rsidRPr="002F79A3">
              <w:rPr>
                <w:rStyle w:val="Hyperlink"/>
              </w:rPr>
              <w:instrText xml:space="preserve"> </w:instrText>
            </w:r>
            <w:r w:rsidR="0009280B">
              <w:instrText>HYPERLINK \l "_Toc55811722"</w:instrText>
            </w:r>
            <w:r w:rsidR="0009280B" w:rsidRPr="002F79A3">
              <w:rPr>
                <w:rStyle w:val="Hyperlink"/>
              </w:rPr>
              <w:instrText xml:space="preserve"> </w:instrText>
            </w:r>
            <w:r w:rsidR="0009280B" w:rsidRPr="002F79A3">
              <w:rPr>
                <w:rStyle w:val="Hyperlink"/>
              </w:rPr>
              <w:fldChar w:fldCharType="separate"/>
            </w:r>
            <w:r w:rsidR="0009280B" w:rsidRPr="002F79A3">
              <w:rPr>
                <w:rStyle w:val="Hyperlink"/>
              </w:rPr>
              <w:t>1</w:t>
            </w:r>
            <w:r w:rsidR="0009280B">
              <w:rPr>
                <w:rFonts w:eastAsiaTheme="minorEastAsia"/>
                <w:sz w:val="22"/>
              </w:rPr>
              <w:tab/>
            </w:r>
            <w:r w:rsidR="0009280B" w:rsidRPr="002F79A3">
              <w:rPr>
                <w:rStyle w:val="Hyperlink"/>
              </w:rPr>
              <w:t>Executive Summary</w:t>
            </w:r>
            <w:r w:rsidR="0009280B">
              <w:rPr>
                <w:webHidden/>
              </w:rPr>
              <w:tab/>
            </w:r>
            <w:r w:rsidR="0009280B">
              <w:rPr>
                <w:webHidden/>
              </w:rPr>
              <w:fldChar w:fldCharType="begin"/>
            </w:r>
            <w:r w:rsidR="0009280B">
              <w:rPr>
                <w:webHidden/>
              </w:rPr>
              <w:instrText xml:space="preserve"> PAGEREF _Toc55811722 \h </w:instrText>
            </w:r>
          </w:ins>
          <w:r w:rsidR="0009280B">
            <w:rPr>
              <w:webHidden/>
            </w:rPr>
          </w:r>
          <w:r w:rsidR="0009280B">
            <w:rPr>
              <w:webHidden/>
            </w:rPr>
            <w:fldChar w:fldCharType="separate"/>
          </w:r>
          <w:ins w:id="152" w:author="Marcos, Nathan" w:date="2020-11-09T10:55:00Z">
            <w:r w:rsidR="0009280B">
              <w:rPr>
                <w:webHidden/>
              </w:rPr>
              <w:t>1</w:t>
            </w:r>
            <w:r w:rsidR="0009280B">
              <w:rPr>
                <w:webHidden/>
              </w:rPr>
              <w:fldChar w:fldCharType="end"/>
            </w:r>
            <w:r w:rsidR="0009280B" w:rsidRPr="002F79A3">
              <w:rPr>
                <w:rStyle w:val="Hyperlink"/>
              </w:rPr>
              <w:fldChar w:fldCharType="end"/>
            </w:r>
          </w:ins>
        </w:p>
        <w:p w14:paraId="6E87AACE" w14:textId="3CEFB50F" w:rsidR="0009280B" w:rsidRDefault="0009280B">
          <w:pPr>
            <w:pStyle w:val="TOC1"/>
            <w:rPr>
              <w:ins w:id="153" w:author="Marcos, Nathan" w:date="2020-11-09T10:55:00Z"/>
              <w:rFonts w:eastAsiaTheme="minorEastAsia"/>
              <w:sz w:val="22"/>
            </w:rPr>
          </w:pPr>
          <w:ins w:id="154" w:author="Marcos, Nathan" w:date="2020-11-09T10:55:00Z">
            <w:r w:rsidRPr="002F79A3">
              <w:rPr>
                <w:rStyle w:val="Hyperlink"/>
              </w:rPr>
              <w:fldChar w:fldCharType="begin"/>
            </w:r>
            <w:r w:rsidRPr="002F79A3">
              <w:rPr>
                <w:rStyle w:val="Hyperlink"/>
              </w:rPr>
              <w:instrText xml:space="preserve"> </w:instrText>
            </w:r>
            <w:r>
              <w:instrText>HYPERLINK \l "_Toc55811723"</w:instrText>
            </w:r>
            <w:r w:rsidRPr="002F79A3">
              <w:rPr>
                <w:rStyle w:val="Hyperlink"/>
              </w:rPr>
              <w:instrText xml:space="preserve"> </w:instrText>
            </w:r>
            <w:r w:rsidRPr="002F79A3">
              <w:rPr>
                <w:rStyle w:val="Hyperlink"/>
              </w:rPr>
              <w:fldChar w:fldCharType="separate"/>
            </w:r>
            <w:r w:rsidRPr="002F79A3">
              <w:rPr>
                <w:rStyle w:val="Hyperlink"/>
              </w:rPr>
              <w:t>2</w:t>
            </w:r>
            <w:r>
              <w:rPr>
                <w:rFonts w:eastAsiaTheme="minorEastAsia"/>
                <w:sz w:val="22"/>
              </w:rPr>
              <w:tab/>
            </w:r>
            <w:r w:rsidRPr="002F79A3">
              <w:rPr>
                <w:rStyle w:val="Hyperlink"/>
              </w:rPr>
              <w:t>Positioning</w:t>
            </w:r>
            <w:r>
              <w:rPr>
                <w:webHidden/>
              </w:rPr>
              <w:tab/>
            </w:r>
            <w:r>
              <w:rPr>
                <w:webHidden/>
              </w:rPr>
              <w:fldChar w:fldCharType="begin"/>
            </w:r>
            <w:r>
              <w:rPr>
                <w:webHidden/>
              </w:rPr>
              <w:instrText xml:space="preserve"> PAGEREF _Toc55811723 \h </w:instrText>
            </w:r>
          </w:ins>
          <w:r>
            <w:rPr>
              <w:webHidden/>
            </w:rPr>
          </w:r>
          <w:r>
            <w:rPr>
              <w:webHidden/>
            </w:rPr>
            <w:fldChar w:fldCharType="separate"/>
          </w:r>
          <w:ins w:id="155" w:author="Marcos, Nathan" w:date="2020-11-09T10:55:00Z">
            <w:r>
              <w:rPr>
                <w:webHidden/>
              </w:rPr>
              <w:t>1</w:t>
            </w:r>
            <w:r>
              <w:rPr>
                <w:webHidden/>
              </w:rPr>
              <w:fldChar w:fldCharType="end"/>
            </w:r>
            <w:r w:rsidRPr="002F79A3">
              <w:rPr>
                <w:rStyle w:val="Hyperlink"/>
              </w:rPr>
              <w:fldChar w:fldCharType="end"/>
            </w:r>
          </w:ins>
        </w:p>
        <w:p w14:paraId="65B08EE7" w14:textId="134D01D5" w:rsidR="0009280B" w:rsidRDefault="0009280B">
          <w:pPr>
            <w:pStyle w:val="TOC2"/>
            <w:rPr>
              <w:ins w:id="156" w:author="Marcos, Nathan" w:date="2020-11-09T10:55:00Z"/>
              <w:rFonts w:eastAsiaTheme="minorEastAsia"/>
              <w:noProof/>
            </w:rPr>
          </w:pPr>
          <w:ins w:id="157"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"_Toc55811724"</w:instrText>
            </w:r>
            <w:r w:rsidRPr="002F79A3">
              <w:rPr>
                <w:rStyle w:val="Hyperlink"/>
                <w:noProof/>
              </w:rPr>
              <w:instrText xml:space="preserve"> </w:instrText>
            </w:r>
            <w:r w:rsidRPr="002F79A3">
              <w:rPr>
                <w:rStyle w:val="Hyperlink"/>
                <w:noProof/>
              </w:rPr>
              <w:fldChar w:fldCharType="separate"/>
            </w:r>
            <w:r w:rsidRPr="002F79A3">
              <w:rPr>
                <w:rStyle w:val="Hyperlink"/>
                <w:noProof/>
              </w:rPr>
              <w:t>2.1</w:t>
            </w:r>
            <w:r>
              <w:rPr>
                <w:rFonts w:eastAsiaTheme="minorEastAsia"/>
                <w:noProof/>
              </w:rPr>
              <w:tab/>
            </w:r>
            <w:r w:rsidRPr="002F79A3">
              <w:rPr>
                <w:rStyle w:val="Hyperlink"/>
                <w:noProof/>
              </w:rPr>
              <w:t>Business Opportunity</w:t>
            </w:r>
            <w:r>
              <w:rPr>
                <w:noProof/>
                <w:webHidden/>
              </w:rPr>
              <w:tab/>
            </w:r>
            <w:r>
              <w:rPr>
                <w:noProof/>
                <w:webHidden/>
              </w:rPr>
              <w:fldChar w:fldCharType="begin"/>
            </w:r>
            <w:r>
              <w:rPr>
                <w:noProof/>
                <w:webHidden/>
              </w:rPr>
              <w:instrText xml:space="preserve"> PAGEREF _Toc55811724 \h </w:instrText>
            </w:r>
          </w:ins>
          <w:r>
            <w:rPr>
              <w:noProof/>
              <w:webHidden/>
            </w:rPr>
          </w:r>
          <w:r>
            <w:rPr>
              <w:noProof/>
              <w:webHidden/>
            </w:rPr>
            <w:fldChar w:fldCharType="separate"/>
          </w:r>
          <w:ins w:id="158" w:author="Marcos, Nathan" w:date="2020-11-09T10:55:00Z">
            <w:r>
              <w:rPr>
                <w:noProof/>
                <w:webHidden/>
              </w:rPr>
              <w:t>1</w:t>
            </w:r>
            <w:r>
              <w:rPr>
                <w:noProof/>
                <w:webHidden/>
              </w:rPr>
              <w:fldChar w:fldCharType="end"/>
            </w:r>
            <w:r w:rsidRPr="002F79A3">
              <w:rPr>
                <w:rStyle w:val="Hyperlink"/>
                <w:noProof/>
              </w:rPr>
              <w:fldChar w:fldCharType="end"/>
            </w:r>
          </w:ins>
        </w:p>
        <w:p w14:paraId="41672DAD" w14:textId="576719B1" w:rsidR="0009280B" w:rsidRDefault="0009280B">
          <w:pPr>
            <w:pStyle w:val="TOC2"/>
            <w:rPr>
              <w:ins w:id="159" w:author="Marcos, Nathan" w:date="2020-11-09T10:55:00Z"/>
              <w:rFonts w:eastAsiaTheme="minorEastAsia"/>
              <w:noProof/>
            </w:rPr>
          </w:pPr>
          <w:ins w:id="160"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"_Toc55811725"</w:instrText>
            </w:r>
            <w:r w:rsidRPr="002F79A3">
              <w:rPr>
                <w:rStyle w:val="Hyperlink"/>
                <w:noProof/>
              </w:rPr>
              <w:instrText xml:space="preserve"> </w:instrText>
            </w:r>
            <w:r w:rsidRPr="002F79A3">
              <w:rPr>
                <w:rStyle w:val="Hyperlink"/>
                <w:noProof/>
              </w:rPr>
              <w:fldChar w:fldCharType="separate"/>
            </w:r>
            <w:r w:rsidRPr="002F79A3">
              <w:rPr>
                <w:rStyle w:val="Hyperlink"/>
                <w:noProof/>
              </w:rPr>
              <w:t>2.2</w:t>
            </w:r>
            <w:r>
              <w:rPr>
                <w:rFonts w:eastAsiaTheme="minorEastAsia"/>
                <w:noProof/>
              </w:rPr>
              <w:tab/>
            </w:r>
            <w:r w:rsidRPr="002F79A3">
              <w:rPr>
                <w:rStyle w:val="Hyperlink"/>
                <w:noProof/>
              </w:rPr>
              <w:t>Problem Statement</w:t>
            </w:r>
            <w:r>
              <w:rPr>
                <w:noProof/>
                <w:webHidden/>
              </w:rPr>
              <w:tab/>
            </w:r>
            <w:r>
              <w:rPr>
                <w:noProof/>
                <w:webHidden/>
              </w:rPr>
              <w:fldChar w:fldCharType="begin"/>
            </w:r>
            <w:r>
              <w:rPr>
                <w:noProof/>
                <w:webHidden/>
              </w:rPr>
              <w:instrText xml:space="preserve"> PAGEREF _Toc55811725 \h </w:instrText>
            </w:r>
          </w:ins>
          <w:r>
            <w:rPr>
              <w:noProof/>
              <w:webHidden/>
            </w:rPr>
          </w:r>
          <w:r>
            <w:rPr>
              <w:noProof/>
              <w:webHidden/>
            </w:rPr>
            <w:fldChar w:fldCharType="separate"/>
          </w:r>
          <w:ins w:id="161" w:author="Marcos, Nathan" w:date="2020-11-09T10:55:00Z">
            <w:r>
              <w:rPr>
                <w:noProof/>
                <w:webHidden/>
              </w:rPr>
              <w:t>1</w:t>
            </w:r>
            <w:r>
              <w:rPr>
                <w:noProof/>
                <w:webHidden/>
              </w:rPr>
              <w:fldChar w:fldCharType="end"/>
            </w:r>
            <w:r w:rsidRPr="002F79A3">
              <w:rPr>
                <w:rStyle w:val="Hyperlink"/>
                <w:noProof/>
              </w:rPr>
              <w:fldChar w:fldCharType="end"/>
            </w:r>
          </w:ins>
        </w:p>
        <w:p w14:paraId="2E50260F" w14:textId="7441F493" w:rsidR="0009280B" w:rsidRDefault="0009280B">
          <w:pPr>
            <w:pStyle w:val="TOC2"/>
            <w:rPr>
              <w:ins w:id="162" w:author="Marcos, Nathan" w:date="2020-11-09T10:55:00Z"/>
              <w:rFonts w:eastAsiaTheme="minorEastAsia"/>
              <w:noProof/>
            </w:rPr>
          </w:pPr>
          <w:ins w:id="163"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"_Toc55811726"</w:instrText>
            </w:r>
            <w:r w:rsidRPr="002F79A3">
              <w:rPr>
                <w:rStyle w:val="Hyperlink"/>
                <w:noProof/>
              </w:rPr>
              <w:instrText xml:space="preserve"> </w:instrText>
            </w:r>
            <w:r w:rsidRPr="002F79A3">
              <w:rPr>
                <w:rStyle w:val="Hyperlink"/>
                <w:noProof/>
              </w:rPr>
              <w:fldChar w:fldCharType="separate"/>
            </w:r>
            <w:r w:rsidRPr="002F79A3">
              <w:rPr>
                <w:rStyle w:val="Hyperlink"/>
                <w:noProof/>
              </w:rPr>
              <w:t>2.3</w:t>
            </w:r>
            <w:r>
              <w:rPr>
                <w:rFonts w:eastAsiaTheme="minorEastAsia"/>
                <w:noProof/>
              </w:rPr>
              <w:tab/>
            </w:r>
            <w:r w:rsidRPr="002F79A3">
              <w:rPr>
                <w:rStyle w:val="Hyperlink"/>
                <w:noProof/>
              </w:rPr>
              <w:t>Product Position Statement</w:t>
            </w:r>
            <w:r>
              <w:rPr>
                <w:noProof/>
                <w:webHidden/>
              </w:rPr>
              <w:tab/>
            </w:r>
            <w:r>
              <w:rPr>
                <w:noProof/>
                <w:webHidden/>
              </w:rPr>
              <w:fldChar w:fldCharType="begin"/>
            </w:r>
            <w:r>
              <w:rPr>
                <w:noProof/>
                <w:webHidden/>
              </w:rPr>
              <w:instrText xml:space="preserve"> PAGEREF _Toc55811726 \h </w:instrText>
            </w:r>
          </w:ins>
          <w:r>
            <w:rPr>
              <w:noProof/>
              <w:webHidden/>
            </w:rPr>
          </w:r>
          <w:r>
            <w:rPr>
              <w:noProof/>
              <w:webHidden/>
            </w:rPr>
            <w:fldChar w:fldCharType="separate"/>
          </w:r>
          <w:ins w:id="164" w:author="Marcos, Nathan" w:date="2020-11-09T10:55:00Z">
            <w:r>
              <w:rPr>
                <w:noProof/>
                <w:webHidden/>
              </w:rPr>
              <w:t>1</w:t>
            </w:r>
            <w:r>
              <w:rPr>
                <w:noProof/>
                <w:webHidden/>
              </w:rPr>
              <w:fldChar w:fldCharType="end"/>
            </w:r>
            <w:r w:rsidRPr="002F79A3">
              <w:rPr>
                <w:rStyle w:val="Hyperlink"/>
                <w:noProof/>
              </w:rPr>
              <w:fldChar w:fldCharType="end"/>
            </w:r>
          </w:ins>
        </w:p>
        <w:p w14:paraId="53D0C99E" w14:textId="426B0CBA" w:rsidR="0009280B" w:rsidRDefault="0009280B">
          <w:pPr>
            <w:pStyle w:val="TOC2"/>
            <w:rPr>
              <w:ins w:id="165" w:author="Marcos, Nathan" w:date="2020-11-09T10:55:00Z"/>
              <w:rFonts w:eastAsiaTheme="minorEastAsia"/>
              <w:noProof/>
            </w:rPr>
          </w:pPr>
          <w:ins w:id="166"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"_Toc55811727"</w:instrText>
            </w:r>
            <w:r w:rsidRPr="002F79A3">
              <w:rPr>
                <w:rStyle w:val="Hyperlink"/>
                <w:noProof/>
              </w:rPr>
              <w:instrText xml:space="preserve"> </w:instrText>
            </w:r>
            <w:r w:rsidRPr="002F79A3">
              <w:rPr>
                <w:rStyle w:val="Hyperlink"/>
                <w:noProof/>
              </w:rPr>
              <w:fldChar w:fldCharType="separate"/>
            </w:r>
            <w:r w:rsidRPr="002F79A3">
              <w:rPr>
                <w:rStyle w:val="Hyperlink"/>
                <w:noProof/>
              </w:rPr>
              <w:t>2.4</w:t>
            </w:r>
            <w:r>
              <w:rPr>
                <w:rFonts w:eastAsiaTheme="minorEastAsia"/>
                <w:noProof/>
              </w:rPr>
              <w:tab/>
            </w:r>
            <w:r w:rsidRPr="002F79A3">
              <w:rPr>
                <w:rStyle w:val="Hyperlink"/>
                <w:noProof/>
              </w:rPr>
              <w:t>Alternates and Competition</w:t>
            </w:r>
            <w:r>
              <w:rPr>
                <w:noProof/>
                <w:webHidden/>
              </w:rPr>
              <w:tab/>
            </w:r>
            <w:r>
              <w:rPr>
                <w:noProof/>
                <w:webHidden/>
              </w:rPr>
              <w:fldChar w:fldCharType="begin"/>
            </w:r>
            <w:r>
              <w:rPr>
                <w:noProof/>
                <w:webHidden/>
              </w:rPr>
              <w:instrText xml:space="preserve"> PAGEREF _Toc55811727 \h </w:instrText>
            </w:r>
          </w:ins>
          <w:r>
            <w:rPr>
              <w:noProof/>
              <w:webHidden/>
            </w:rPr>
          </w:r>
          <w:r>
            <w:rPr>
              <w:noProof/>
              <w:webHidden/>
            </w:rPr>
            <w:fldChar w:fldCharType="separate"/>
          </w:r>
          <w:ins w:id="167" w:author="Marcos, Nathan" w:date="2020-11-09T10:55:00Z">
            <w:r>
              <w:rPr>
                <w:noProof/>
                <w:webHidden/>
              </w:rPr>
              <w:t>1</w:t>
            </w:r>
            <w:r>
              <w:rPr>
                <w:noProof/>
                <w:webHidden/>
              </w:rPr>
              <w:fldChar w:fldCharType="end"/>
            </w:r>
            <w:r w:rsidRPr="002F79A3">
              <w:rPr>
                <w:rStyle w:val="Hyperlink"/>
                <w:noProof/>
              </w:rPr>
              <w:fldChar w:fldCharType="end"/>
            </w:r>
          </w:ins>
        </w:p>
        <w:p w14:paraId="0BD386C5" w14:textId="55DE7AD4" w:rsidR="0009280B" w:rsidRDefault="0009280B">
          <w:pPr>
            <w:pStyle w:val="TOC1"/>
            <w:rPr>
              <w:ins w:id="168" w:author="Marcos, Nathan" w:date="2020-11-09T10:55:00Z"/>
              <w:rFonts w:eastAsiaTheme="minorEastAsia"/>
              <w:sz w:val="22"/>
            </w:rPr>
          </w:pPr>
          <w:ins w:id="169" w:author="Marcos, Nathan" w:date="2020-11-09T10:55:00Z">
            <w:r w:rsidRPr="002F79A3">
              <w:rPr>
                <w:rStyle w:val="Hyperlink"/>
              </w:rPr>
              <w:fldChar w:fldCharType="begin"/>
            </w:r>
            <w:r w:rsidRPr="002F79A3">
              <w:rPr>
                <w:rStyle w:val="Hyperlink"/>
              </w:rPr>
              <w:instrText xml:space="preserve"> </w:instrText>
            </w:r>
            <w:r>
              <w:instrText>HYPERLINK \l "_Toc55811728"</w:instrText>
            </w:r>
            <w:r w:rsidRPr="002F79A3">
              <w:rPr>
                <w:rStyle w:val="Hyperlink"/>
              </w:rPr>
              <w:instrText xml:space="preserve"> </w:instrText>
            </w:r>
            <w:r w:rsidRPr="002F79A3">
              <w:rPr>
                <w:rStyle w:val="Hyperlink"/>
              </w:rPr>
              <w:fldChar w:fldCharType="separate"/>
            </w:r>
            <w:r w:rsidRPr="002F79A3">
              <w:rPr>
                <w:rStyle w:val="Hyperlink"/>
              </w:rPr>
              <w:t>3</w:t>
            </w:r>
            <w:r>
              <w:rPr>
                <w:rFonts w:eastAsiaTheme="minorEastAsia"/>
                <w:sz w:val="22"/>
              </w:rPr>
              <w:tab/>
            </w:r>
            <w:r w:rsidRPr="002F79A3">
              <w:rPr>
                <w:rStyle w:val="Hyperlink"/>
              </w:rPr>
              <w:t>Stakeholder Descriptions</w:t>
            </w:r>
            <w:r>
              <w:rPr>
                <w:webHidden/>
              </w:rPr>
              <w:tab/>
            </w:r>
            <w:r>
              <w:rPr>
                <w:webHidden/>
              </w:rPr>
              <w:fldChar w:fldCharType="begin"/>
            </w:r>
            <w:r>
              <w:rPr>
                <w:webHidden/>
              </w:rPr>
              <w:instrText xml:space="preserve"> PAGEREF _Toc55811728 \h </w:instrText>
            </w:r>
          </w:ins>
          <w:r>
            <w:rPr>
              <w:webHidden/>
            </w:rPr>
          </w:r>
          <w:r>
            <w:rPr>
              <w:webHidden/>
            </w:rPr>
            <w:fldChar w:fldCharType="separate"/>
          </w:r>
          <w:ins w:id="170" w:author="Marcos, Nathan" w:date="2020-11-09T10:55:00Z">
            <w:r>
              <w:rPr>
                <w:webHidden/>
              </w:rPr>
              <w:t>2</w:t>
            </w:r>
            <w:r>
              <w:rPr>
                <w:webHidden/>
              </w:rPr>
              <w:fldChar w:fldCharType="end"/>
            </w:r>
            <w:r w:rsidRPr="002F79A3">
              <w:rPr>
                <w:rStyle w:val="Hyperlink"/>
              </w:rPr>
              <w:fldChar w:fldCharType="end"/>
            </w:r>
          </w:ins>
        </w:p>
        <w:p w14:paraId="4CE5FB46" w14:textId="0DE1B97D" w:rsidR="0009280B" w:rsidRDefault="0009280B">
          <w:pPr>
            <w:pStyle w:val="TOC2"/>
            <w:rPr>
              <w:ins w:id="171" w:author="Marcos, Nathan" w:date="2020-11-09T10:55:00Z"/>
              <w:rFonts w:eastAsiaTheme="minorEastAsia"/>
              <w:noProof/>
            </w:rPr>
          </w:pPr>
          <w:ins w:id="172"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"_Toc55811729"</w:instrText>
            </w:r>
            <w:r w:rsidRPr="002F79A3">
              <w:rPr>
                <w:rStyle w:val="Hyperlink"/>
                <w:noProof/>
              </w:rPr>
              <w:instrText xml:space="preserve"> </w:instrText>
            </w:r>
            <w:r w:rsidRPr="002F79A3">
              <w:rPr>
                <w:rStyle w:val="Hyperlink"/>
                <w:noProof/>
              </w:rPr>
              <w:fldChar w:fldCharType="separate"/>
            </w:r>
            <w:r w:rsidRPr="002F79A3">
              <w:rPr>
                <w:rStyle w:val="Hyperlink"/>
                <w:noProof/>
              </w:rPr>
              <w:t>3.1</w:t>
            </w:r>
            <w:r>
              <w:rPr>
                <w:rFonts w:eastAsiaTheme="minorEastAsia"/>
                <w:noProof/>
              </w:rPr>
              <w:tab/>
            </w:r>
            <w:r w:rsidRPr="002F79A3">
              <w:rPr>
                <w:rStyle w:val="Hyperlink"/>
                <w:noProof/>
              </w:rPr>
              <w:t>Market Demographics</w:t>
            </w:r>
            <w:r>
              <w:rPr>
                <w:noProof/>
                <w:webHidden/>
              </w:rPr>
              <w:tab/>
            </w:r>
            <w:r>
              <w:rPr>
                <w:noProof/>
                <w:webHidden/>
              </w:rPr>
              <w:fldChar w:fldCharType="begin"/>
            </w:r>
            <w:r>
              <w:rPr>
                <w:noProof/>
                <w:webHidden/>
              </w:rPr>
              <w:instrText xml:space="preserve"> PAGEREF _Toc55811729 \h </w:instrText>
            </w:r>
          </w:ins>
          <w:r>
            <w:rPr>
              <w:noProof/>
              <w:webHidden/>
            </w:rPr>
          </w:r>
          <w:r>
            <w:rPr>
              <w:noProof/>
              <w:webHidden/>
            </w:rPr>
            <w:fldChar w:fldCharType="separate"/>
          </w:r>
          <w:ins w:id="173" w:author="Marcos, Nathan" w:date="2020-11-09T10:55:00Z">
            <w:r>
              <w:rPr>
                <w:noProof/>
                <w:webHidden/>
              </w:rPr>
              <w:t>2</w:t>
            </w:r>
            <w:r>
              <w:rPr>
                <w:noProof/>
                <w:webHidden/>
              </w:rPr>
              <w:fldChar w:fldCharType="end"/>
            </w:r>
            <w:r w:rsidRPr="002F79A3">
              <w:rPr>
                <w:rStyle w:val="Hyperlink"/>
                <w:noProof/>
              </w:rPr>
              <w:fldChar w:fldCharType="end"/>
            </w:r>
          </w:ins>
        </w:p>
        <w:p w14:paraId="2DE57FC0" w14:textId="46100F8B" w:rsidR="0009280B" w:rsidRDefault="0009280B">
          <w:pPr>
            <w:pStyle w:val="TOC2"/>
            <w:rPr>
              <w:ins w:id="174" w:author="Marcos, Nathan" w:date="2020-11-09T10:55:00Z"/>
              <w:rFonts w:eastAsiaTheme="minorEastAsia"/>
              <w:noProof/>
            </w:rPr>
          </w:pPr>
          <w:ins w:id="175"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"_Toc55811730"</w:instrText>
            </w:r>
            <w:r w:rsidRPr="002F79A3">
              <w:rPr>
                <w:rStyle w:val="Hyperlink"/>
                <w:noProof/>
              </w:rPr>
              <w:instrText xml:space="preserve"> </w:instrText>
            </w:r>
            <w:r w:rsidRPr="002F79A3">
              <w:rPr>
                <w:rStyle w:val="Hyperlink"/>
                <w:noProof/>
              </w:rPr>
              <w:fldChar w:fldCharType="separate"/>
            </w:r>
            <w:r w:rsidRPr="002F79A3">
              <w:rPr>
                <w:rStyle w:val="Hyperlink"/>
                <w:noProof/>
              </w:rPr>
              <w:t>3.2</w:t>
            </w:r>
            <w:r>
              <w:rPr>
                <w:rFonts w:eastAsiaTheme="minorEastAsia"/>
                <w:noProof/>
              </w:rPr>
              <w:tab/>
            </w:r>
            <w:r w:rsidRPr="002F79A3">
              <w:rPr>
                <w:rStyle w:val="Hyperlink"/>
                <w:noProof/>
              </w:rPr>
              <w:t>Non-User Summary</w:t>
            </w:r>
            <w:r>
              <w:rPr>
                <w:noProof/>
                <w:webHidden/>
              </w:rPr>
              <w:tab/>
            </w:r>
            <w:r>
              <w:rPr>
                <w:noProof/>
                <w:webHidden/>
              </w:rPr>
              <w:fldChar w:fldCharType="begin"/>
            </w:r>
            <w:r>
              <w:rPr>
                <w:noProof/>
                <w:webHidden/>
              </w:rPr>
              <w:instrText xml:space="preserve"> PAGEREF _Toc55811730 \h </w:instrText>
            </w:r>
          </w:ins>
          <w:r>
            <w:rPr>
              <w:noProof/>
              <w:webHidden/>
            </w:rPr>
          </w:r>
          <w:r>
            <w:rPr>
              <w:noProof/>
              <w:webHidden/>
            </w:rPr>
            <w:fldChar w:fldCharType="separate"/>
          </w:r>
          <w:ins w:id="176" w:author="Marcos, Nathan" w:date="2020-11-09T10:55:00Z">
            <w:r>
              <w:rPr>
                <w:noProof/>
                <w:webHidden/>
              </w:rPr>
              <w:t>2</w:t>
            </w:r>
            <w:r>
              <w:rPr>
                <w:noProof/>
                <w:webHidden/>
              </w:rPr>
              <w:fldChar w:fldCharType="end"/>
            </w:r>
            <w:r w:rsidRPr="002F79A3">
              <w:rPr>
                <w:rStyle w:val="Hyperlink"/>
                <w:noProof/>
              </w:rPr>
              <w:fldChar w:fldCharType="end"/>
            </w:r>
          </w:ins>
        </w:p>
        <w:p w14:paraId="5862C1FD" w14:textId="41BD6573" w:rsidR="0009280B" w:rsidRDefault="0009280B">
          <w:pPr>
            <w:pStyle w:val="TOC3"/>
            <w:rPr>
              <w:ins w:id="177" w:author="Marcos, Nathan" w:date="2020-11-09T10:55:00Z"/>
              <w:rFonts w:eastAsiaTheme="minorEastAsia"/>
              <w:noProof/>
            </w:rPr>
          </w:pPr>
          <w:ins w:id="178"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"_Toc55811734"</w:instrText>
            </w:r>
            <w:r w:rsidRPr="002F79A3">
              <w:rPr>
                <w:rStyle w:val="Hyperlink"/>
                <w:noProof/>
              </w:rPr>
              <w:instrText xml:space="preserve"> </w:instrText>
            </w:r>
            <w:r w:rsidRPr="002F79A3">
              <w:rPr>
                <w:rStyle w:val="Hyperlink"/>
                <w:noProof/>
              </w:rPr>
              <w:fldChar w:fldCharType="separate"/>
            </w:r>
            <w:r w:rsidRPr="002F79A3">
              <w:rPr>
                <w:rStyle w:val="Hyperlink"/>
                <w:noProof/>
              </w:rPr>
              <w:t>3.2.1</w:t>
            </w:r>
            <w:r>
              <w:rPr>
                <w:rFonts w:eastAsiaTheme="minorEastAsia"/>
                <w:noProof/>
              </w:rPr>
              <w:tab/>
            </w:r>
            <w:r w:rsidRPr="002F79A3">
              <w:rPr>
                <w:rStyle w:val="Hyperlink"/>
                <w:noProof/>
              </w:rPr>
              <w:t>Project Team</w:t>
            </w:r>
            <w:r>
              <w:rPr>
                <w:noProof/>
                <w:webHidden/>
              </w:rPr>
              <w:tab/>
            </w:r>
            <w:r>
              <w:rPr>
                <w:noProof/>
                <w:webHidden/>
              </w:rPr>
              <w:fldChar w:fldCharType="begin"/>
            </w:r>
            <w:r>
              <w:rPr>
                <w:noProof/>
                <w:webHidden/>
              </w:rPr>
              <w:instrText xml:space="preserve"> PAGEREF _Toc55811734 \h </w:instrText>
            </w:r>
          </w:ins>
          <w:r>
            <w:rPr>
              <w:noProof/>
              <w:webHidden/>
            </w:rPr>
          </w:r>
          <w:r>
            <w:rPr>
              <w:noProof/>
              <w:webHidden/>
            </w:rPr>
            <w:fldChar w:fldCharType="separate"/>
          </w:r>
          <w:ins w:id="179" w:author="Marcos, Nathan" w:date="2020-11-09T10:55:00Z">
            <w:r>
              <w:rPr>
                <w:noProof/>
                <w:webHidden/>
              </w:rPr>
              <w:t>2</w:t>
            </w:r>
            <w:r>
              <w:rPr>
                <w:noProof/>
                <w:webHidden/>
              </w:rPr>
              <w:fldChar w:fldCharType="end"/>
            </w:r>
            <w:r w:rsidRPr="002F79A3">
              <w:rPr>
                <w:rStyle w:val="Hyperlink"/>
                <w:noProof/>
              </w:rPr>
              <w:fldChar w:fldCharType="end"/>
            </w:r>
          </w:ins>
        </w:p>
        <w:p w14:paraId="5FB8ED8F" w14:textId="4209C323" w:rsidR="0009280B" w:rsidRDefault="0009280B">
          <w:pPr>
            <w:pStyle w:val="TOC3"/>
            <w:rPr>
              <w:ins w:id="180" w:author="Marcos, Nathan" w:date="2020-11-09T10:55:00Z"/>
              <w:rFonts w:eastAsiaTheme="minorEastAsia"/>
              <w:noProof/>
            </w:rPr>
          </w:pPr>
          <w:ins w:id="181"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"_Toc55811735"</w:instrText>
            </w:r>
            <w:r w:rsidRPr="002F79A3">
              <w:rPr>
                <w:rStyle w:val="Hyperlink"/>
                <w:noProof/>
              </w:rPr>
              <w:instrText xml:space="preserve"> </w:instrText>
            </w:r>
            <w:r w:rsidRPr="002F79A3">
              <w:rPr>
                <w:rStyle w:val="Hyperlink"/>
                <w:noProof/>
              </w:rPr>
              <w:fldChar w:fldCharType="separate"/>
            </w:r>
            <w:r w:rsidRPr="002F79A3">
              <w:rPr>
                <w:rStyle w:val="Hyperlink"/>
                <w:noProof/>
              </w:rPr>
              <w:t>3.2.2</w:t>
            </w:r>
            <w:r>
              <w:rPr>
                <w:rFonts w:eastAsiaTheme="minorEastAsia"/>
                <w:noProof/>
              </w:rPr>
              <w:tab/>
            </w:r>
            <w:r w:rsidRPr="002F79A3">
              <w:rPr>
                <w:rStyle w:val="Hyperlink"/>
                <w:noProof/>
              </w:rPr>
              <w:t>Airline Ticket Commissioner</w:t>
            </w:r>
            <w:r>
              <w:rPr>
                <w:noProof/>
                <w:webHidden/>
              </w:rPr>
              <w:tab/>
            </w:r>
            <w:r>
              <w:rPr>
                <w:noProof/>
                <w:webHidden/>
              </w:rPr>
              <w:fldChar w:fldCharType="begin"/>
            </w:r>
            <w:r>
              <w:rPr>
                <w:noProof/>
                <w:webHidden/>
              </w:rPr>
              <w:instrText xml:space="preserve"> PAGEREF _Toc55811735 \h </w:instrText>
            </w:r>
          </w:ins>
          <w:r>
            <w:rPr>
              <w:noProof/>
              <w:webHidden/>
            </w:rPr>
          </w:r>
          <w:r>
            <w:rPr>
              <w:noProof/>
              <w:webHidden/>
            </w:rPr>
            <w:fldChar w:fldCharType="separate"/>
          </w:r>
          <w:ins w:id="182" w:author="Marcos, Nathan" w:date="2020-11-09T10:55:00Z">
            <w:r>
              <w:rPr>
                <w:noProof/>
                <w:webHidden/>
              </w:rPr>
              <w:t>2</w:t>
            </w:r>
            <w:r>
              <w:rPr>
                <w:noProof/>
                <w:webHidden/>
              </w:rPr>
              <w:fldChar w:fldCharType="end"/>
            </w:r>
            <w:r w:rsidRPr="002F79A3">
              <w:rPr>
                <w:rStyle w:val="Hyperlink"/>
                <w:noProof/>
              </w:rPr>
              <w:fldChar w:fldCharType="end"/>
            </w:r>
          </w:ins>
        </w:p>
        <w:p w14:paraId="547E814E" w14:textId="15892788" w:rsidR="0009280B" w:rsidRDefault="0009280B">
          <w:pPr>
            <w:pStyle w:val="TOC3"/>
            <w:rPr>
              <w:ins w:id="183" w:author="Marcos, Nathan" w:date="2020-11-09T10:55:00Z"/>
              <w:rFonts w:eastAsiaTheme="minorEastAsia"/>
              <w:noProof/>
            </w:rPr>
          </w:pPr>
          <w:ins w:id="184"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"_Toc55811736"</w:instrText>
            </w:r>
            <w:r w:rsidRPr="002F79A3">
              <w:rPr>
                <w:rStyle w:val="Hyperlink"/>
                <w:noProof/>
              </w:rPr>
              <w:instrText xml:space="preserve"> </w:instrText>
            </w:r>
            <w:r w:rsidRPr="002F79A3">
              <w:rPr>
                <w:rStyle w:val="Hyperlink"/>
                <w:noProof/>
              </w:rPr>
              <w:fldChar w:fldCharType="separate"/>
            </w:r>
            <w:r w:rsidRPr="002F79A3">
              <w:rPr>
                <w:rStyle w:val="Hyperlink"/>
                <w:noProof/>
              </w:rPr>
              <w:t>3.2.3</w:t>
            </w:r>
            <w:r>
              <w:rPr>
                <w:rFonts w:eastAsiaTheme="minorEastAsia"/>
                <w:noProof/>
              </w:rPr>
              <w:tab/>
            </w:r>
            <w:r w:rsidRPr="002F79A3">
              <w:rPr>
                <w:rStyle w:val="Hyperlink"/>
                <w:noProof/>
              </w:rPr>
              <w:t>Hotel Promoter</w:t>
            </w:r>
            <w:r>
              <w:rPr>
                <w:noProof/>
                <w:webHidden/>
              </w:rPr>
              <w:tab/>
            </w:r>
            <w:r>
              <w:rPr>
                <w:noProof/>
                <w:webHidden/>
              </w:rPr>
              <w:fldChar w:fldCharType="begin"/>
            </w:r>
            <w:r>
              <w:rPr>
                <w:noProof/>
                <w:webHidden/>
              </w:rPr>
              <w:instrText xml:space="preserve"> PAGEREF _Toc55811736 \h </w:instrText>
            </w:r>
          </w:ins>
          <w:r>
            <w:rPr>
              <w:noProof/>
              <w:webHidden/>
            </w:rPr>
          </w:r>
          <w:r>
            <w:rPr>
              <w:noProof/>
              <w:webHidden/>
            </w:rPr>
            <w:fldChar w:fldCharType="separate"/>
          </w:r>
          <w:ins w:id="185" w:author="Marcos, Nathan" w:date="2020-11-09T10:55:00Z">
            <w:r>
              <w:rPr>
                <w:noProof/>
                <w:webHidden/>
              </w:rPr>
              <w:t>2</w:t>
            </w:r>
            <w:r>
              <w:rPr>
                <w:noProof/>
                <w:webHidden/>
              </w:rPr>
              <w:fldChar w:fldCharType="end"/>
            </w:r>
            <w:r w:rsidRPr="002F79A3">
              <w:rPr>
                <w:rStyle w:val="Hyperlink"/>
                <w:noProof/>
              </w:rPr>
              <w:fldChar w:fldCharType="end"/>
            </w:r>
          </w:ins>
        </w:p>
        <w:p w14:paraId="14337EEE" w14:textId="696B07B7" w:rsidR="0009280B" w:rsidRDefault="0009280B">
          <w:pPr>
            <w:pStyle w:val="TOC2"/>
            <w:rPr>
              <w:ins w:id="186" w:author="Marcos, Nathan" w:date="2020-11-09T10:55:00Z"/>
              <w:rFonts w:eastAsiaTheme="minorEastAsia"/>
              <w:noProof/>
            </w:rPr>
          </w:pPr>
          <w:ins w:id="187"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"_Toc55811737"</w:instrText>
            </w:r>
            <w:r w:rsidRPr="002F79A3">
              <w:rPr>
                <w:rStyle w:val="Hyperlink"/>
                <w:noProof/>
              </w:rPr>
              <w:instrText xml:space="preserve"> </w:instrText>
            </w:r>
            <w:r w:rsidRPr="002F79A3">
              <w:rPr>
                <w:rStyle w:val="Hyperlink"/>
                <w:noProof/>
              </w:rPr>
              <w:fldChar w:fldCharType="separate"/>
            </w:r>
            <w:r w:rsidRPr="002F79A3">
              <w:rPr>
                <w:rStyle w:val="Hyperlink"/>
                <w:noProof/>
              </w:rPr>
              <w:t>3.3</w:t>
            </w:r>
            <w:r>
              <w:rPr>
                <w:rFonts w:eastAsiaTheme="minorEastAsia"/>
                <w:noProof/>
              </w:rPr>
              <w:tab/>
            </w:r>
            <w:r w:rsidRPr="002F79A3">
              <w:rPr>
                <w:rStyle w:val="Hyperlink"/>
                <w:noProof/>
              </w:rPr>
              <w:t>User Summary</w:t>
            </w:r>
            <w:r>
              <w:rPr>
                <w:noProof/>
                <w:webHidden/>
              </w:rPr>
              <w:tab/>
            </w:r>
            <w:r>
              <w:rPr>
                <w:noProof/>
                <w:webHidden/>
              </w:rPr>
              <w:fldChar w:fldCharType="begin"/>
            </w:r>
            <w:r>
              <w:rPr>
                <w:noProof/>
                <w:webHidden/>
              </w:rPr>
              <w:instrText xml:space="preserve"> PAGEREF _Toc55811737 \h </w:instrText>
            </w:r>
          </w:ins>
          <w:r>
            <w:rPr>
              <w:noProof/>
              <w:webHidden/>
            </w:rPr>
          </w:r>
          <w:r>
            <w:rPr>
              <w:noProof/>
              <w:webHidden/>
            </w:rPr>
            <w:fldChar w:fldCharType="separate"/>
          </w:r>
          <w:ins w:id="188" w:author="Marcos, Nathan" w:date="2020-11-09T10:55:00Z">
            <w:r>
              <w:rPr>
                <w:noProof/>
                <w:webHidden/>
              </w:rPr>
              <w:t>2</w:t>
            </w:r>
            <w:r>
              <w:rPr>
                <w:noProof/>
                <w:webHidden/>
              </w:rPr>
              <w:fldChar w:fldCharType="end"/>
            </w:r>
            <w:r w:rsidRPr="002F79A3">
              <w:rPr>
                <w:rStyle w:val="Hyperlink"/>
                <w:noProof/>
              </w:rPr>
              <w:fldChar w:fldCharType="end"/>
            </w:r>
          </w:ins>
        </w:p>
        <w:p w14:paraId="16993207" w14:textId="5D15CC01" w:rsidR="0009280B" w:rsidRDefault="0009280B">
          <w:pPr>
            <w:pStyle w:val="TOC3"/>
            <w:rPr>
              <w:ins w:id="189" w:author="Marcos, Nathan" w:date="2020-11-09T10:55:00Z"/>
              <w:rFonts w:eastAsiaTheme="minorEastAsia"/>
              <w:noProof/>
            </w:rPr>
          </w:pPr>
          <w:ins w:id="190"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"_Toc55811741"</w:instrText>
            </w:r>
            <w:r w:rsidRPr="002F79A3">
              <w:rPr>
                <w:rStyle w:val="Hyperlink"/>
                <w:noProof/>
              </w:rPr>
              <w:instrText xml:space="preserve"> </w:instrText>
            </w:r>
            <w:r w:rsidRPr="002F79A3">
              <w:rPr>
                <w:rStyle w:val="Hyperlink"/>
                <w:noProof/>
              </w:rPr>
              <w:fldChar w:fldCharType="separate"/>
            </w:r>
            <w:r w:rsidRPr="002F79A3">
              <w:rPr>
                <w:rStyle w:val="Hyperlink"/>
                <w:noProof/>
              </w:rPr>
              <w:t>3.3.1</w:t>
            </w:r>
            <w:r>
              <w:rPr>
                <w:rFonts w:eastAsiaTheme="minorEastAsia"/>
                <w:noProof/>
              </w:rPr>
              <w:tab/>
            </w:r>
            <w:r w:rsidRPr="002F79A3">
              <w:rPr>
                <w:rStyle w:val="Hyperlink"/>
                <w:noProof/>
              </w:rPr>
              <w:t>Customer</w:t>
            </w:r>
            <w:r>
              <w:rPr>
                <w:noProof/>
                <w:webHidden/>
              </w:rPr>
              <w:tab/>
            </w:r>
            <w:r>
              <w:rPr>
                <w:noProof/>
                <w:webHidden/>
              </w:rPr>
              <w:fldChar w:fldCharType="begin"/>
            </w:r>
            <w:r>
              <w:rPr>
                <w:noProof/>
                <w:webHidden/>
              </w:rPr>
              <w:instrText xml:space="preserve"> PAGEREF _Toc55811741 \h </w:instrText>
            </w:r>
          </w:ins>
          <w:r>
            <w:rPr>
              <w:noProof/>
              <w:webHidden/>
            </w:rPr>
          </w:r>
          <w:r>
            <w:rPr>
              <w:noProof/>
              <w:webHidden/>
            </w:rPr>
            <w:fldChar w:fldCharType="separate"/>
          </w:r>
          <w:ins w:id="191" w:author="Marcos, Nathan" w:date="2020-11-09T10:55:00Z">
            <w:r>
              <w:rPr>
                <w:noProof/>
                <w:webHidden/>
              </w:rPr>
              <w:t>2</w:t>
            </w:r>
            <w:r>
              <w:rPr>
                <w:noProof/>
                <w:webHidden/>
              </w:rPr>
              <w:fldChar w:fldCharType="end"/>
            </w:r>
            <w:r w:rsidRPr="002F79A3">
              <w:rPr>
                <w:rStyle w:val="Hyperlink"/>
                <w:noProof/>
              </w:rPr>
              <w:fldChar w:fldCharType="end"/>
            </w:r>
          </w:ins>
        </w:p>
        <w:p w14:paraId="0E20E78D" w14:textId="557BC8E3" w:rsidR="0009280B" w:rsidRDefault="0009280B">
          <w:pPr>
            <w:pStyle w:val="TOC3"/>
            <w:rPr>
              <w:ins w:id="192" w:author="Marcos, Nathan" w:date="2020-11-09T10:55:00Z"/>
              <w:rFonts w:eastAsiaTheme="minorEastAsia"/>
              <w:noProof/>
            </w:rPr>
          </w:pPr>
          <w:ins w:id="193"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"_Toc55811742"</w:instrText>
            </w:r>
            <w:r w:rsidRPr="002F79A3">
              <w:rPr>
                <w:rStyle w:val="Hyperlink"/>
                <w:noProof/>
              </w:rPr>
              <w:instrText xml:space="preserve"> </w:instrText>
            </w:r>
            <w:r w:rsidRPr="002F79A3">
              <w:rPr>
                <w:rStyle w:val="Hyperlink"/>
                <w:noProof/>
              </w:rPr>
              <w:fldChar w:fldCharType="separate"/>
            </w:r>
            <w:r w:rsidRPr="002F79A3">
              <w:rPr>
                <w:rStyle w:val="Hyperlink"/>
                <w:noProof/>
              </w:rPr>
              <w:t>3.3.2</w:t>
            </w:r>
            <w:r>
              <w:rPr>
                <w:rFonts w:eastAsiaTheme="minorEastAsia"/>
                <w:noProof/>
              </w:rPr>
              <w:tab/>
            </w:r>
            <w:r w:rsidRPr="002F79A3">
              <w:rPr>
                <w:rStyle w:val="Hyperlink"/>
                <w:noProof/>
              </w:rPr>
              <w:t>Ticket Agent</w:t>
            </w:r>
            <w:r>
              <w:rPr>
                <w:noProof/>
                <w:webHidden/>
              </w:rPr>
              <w:tab/>
            </w:r>
            <w:r>
              <w:rPr>
                <w:noProof/>
                <w:webHidden/>
              </w:rPr>
              <w:fldChar w:fldCharType="begin"/>
            </w:r>
            <w:r>
              <w:rPr>
                <w:noProof/>
                <w:webHidden/>
              </w:rPr>
              <w:instrText xml:space="preserve"> PAGEREF _Toc55811742 \h </w:instrText>
            </w:r>
          </w:ins>
          <w:r>
            <w:rPr>
              <w:noProof/>
              <w:webHidden/>
            </w:rPr>
          </w:r>
          <w:r>
            <w:rPr>
              <w:noProof/>
              <w:webHidden/>
            </w:rPr>
            <w:fldChar w:fldCharType="separate"/>
          </w:r>
          <w:ins w:id="194" w:author="Marcos, Nathan" w:date="2020-11-09T10:55:00Z">
            <w:r>
              <w:rPr>
                <w:noProof/>
                <w:webHidden/>
              </w:rPr>
              <w:t>2</w:t>
            </w:r>
            <w:r>
              <w:rPr>
                <w:noProof/>
                <w:webHidden/>
              </w:rPr>
              <w:fldChar w:fldCharType="end"/>
            </w:r>
            <w:r w:rsidRPr="002F79A3">
              <w:rPr>
                <w:rStyle w:val="Hyperlink"/>
                <w:noProof/>
              </w:rPr>
              <w:fldChar w:fldCharType="end"/>
            </w:r>
          </w:ins>
        </w:p>
        <w:p w14:paraId="1F5FB7C2" w14:textId="4E2EC44D" w:rsidR="0009280B" w:rsidRDefault="0009280B">
          <w:pPr>
            <w:pStyle w:val="TOC3"/>
            <w:rPr>
              <w:ins w:id="195" w:author="Marcos, Nathan" w:date="2020-11-09T10:55:00Z"/>
              <w:rFonts w:eastAsiaTheme="minorEastAsia"/>
              <w:noProof/>
            </w:rPr>
          </w:pPr>
          <w:ins w:id="196"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"_Toc55811743"</w:instrText>
            </w:r>
            <w:r w:rsidRPr="002F79A3">
              <w:rPr>
                <w:rStyle w:val="Hyperlink"/>
                <w:noProof/>
              </w:rPr>
              <w:instrText xml:space="preserve"> </w:instrText>
            </w:r>
            <w:r w:rsidRPr="002F79A3">
              <w:rPr>
                <w:rStyle w:val="Hyperlink"/>
                <w:noProof/>
              </w:rPr>
              <w:fldChar w:fldCharType="separate"/>
            </w:r>
            <w:r w:rsidRPr="002F79A3">
              <w:rPr>
                <w:rStyle w:val="Hyperlink"/>
                <w:noProof/>
              </w:rPr>
              <w:t>3.3.3</w:t>
            </w:r>
            <w:r>
              <w:rPr>
                <w:rFonts w:eastAsiaTheme="minorEastAsia"/>
                <w:noProof/>
              </w:rPr>
              <w:tab/>
            </w:r>
            <w:r w:rsidRPr="002F79A3">
              <w:rPr>
                <w:rStyle w:val="Hyperlink"/>
                <w:noProof/>
              </w:rPr>
              <w:t>IT Manager</w:t>
            </w:r>
            <w:r>
              <w:rPr>
                <w:noProof/>
                <w:webHidden/>
              </w:rPr>
              <w:tab/>
            </w:r>
            <w:r>
              <w:rPr>
                <w:noProof/>
                <w:webHidden/>
              </w:rPr>
              <w:fldChar w:fldCharType="begin"/>
            </w:r>
            <w:r>
              <w:rPr>
                <w:noProof/>
                <w:webHidden/>
              </w:rPr>
              <w:instrText xml:space="preserve"> PAGEREF _Toc55811743 \h </w:instrText>
            </w:r>
          </w:ins>
          <w:r>
            <w:rPr>
              <w:noProof/>
              <w:webHidden/>
            </w:rPr>
          </w:r>
          <w:r>
            <w:rPr>
              <w:noProof/>
              <w:webHidden/>
            </w:rPr>
            <w:fldChar w:fldCharType="separate"/>
          </w:r>
          <w:ins w:id="197" w:author="Marcos, Nathan" w:date="2020-11-09T10:55:00Z">
            <w:r>
              <w:rPr>
                <w:noProof/>
                <w:webHidden/>
              </w:rPr>
              <w:t>2</w:t>
            </w:r>
            <w:r>
              <w:rPr>
                <w:noProof/>
                <w:webHidden/>
              </w:rPr>
              <w:fldChar w:fldCharType="end"/>
            </w:r>
            <w:r w:rsidRPr="002F79A3">
              <w:rPr>
                <w:rStyle w:val="Hyperlink"/>
                <w:noProof/>
              </w:rPr>
              <w:fldChar w:fldCharType="end"/>
            </w:r>
          </w:ins>
        </w:p>
        <w:p w14:paraId="36195569" w14:textId="3B19C453" w:rsidR="0009280B" w:rsidRDefault="0009280B">
          <w:pPr>
            <w:pStyle w:val="TOC2"/>
            <w:rPr>
              <w:ins w:id="198" w:author="Marcos, Nathan" w:date="2020-11-09T10:55:00Z"/>
              <w:rFonts w:eastAsiaTheme="minorEastAsia"/>
              <w:noProof/>
            </w:rPr>
          </w:pPr>
          <w:ins w:id="199"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"_Toc55811744"</w:instrText>
            </w:r>
            <w:r w:rsidRPr="002F79A3">
              <w:rPr>
                <w:rStyle w:val="Hyperlink"/>
                <w:noProof/>
              </w:rPr>
              <w:instrText xml:space="preserve"> </w:instrText>
            </w:r>
            <w:r w:rsidRPr="002F79A3">
              <w:rPr>
                <w:rStyle w:val="Hyperlink"/>
                <w:noProof/>
              </w:rPr>
              <w:fldChar w:fldCharType="separate"/>
            </w:r>
            <w:r w:rsidRPr="002F79A3">
              <w:rPr>
                <w:rStyle w:val="Hyperlink"/>
                <w:noProof/>
              </w:rPr>
              <w:t>3.4</w:t>
            </w:r>
            <w:r>
              <w:rPr>
                <w:rFonts w:eastAsiaTheme="minorEastAsia"/>
                <w:noProof/>
              </w:rPr>
              <w:tab/>
            </w:r>
            <w:r w:rsidRPr="002F79A3">
              <w:rPr>
                <w:rStyle w:val="Hyperlink"/>
                <w:noProof/>
              </w:rPr>
              <w:t>Key High-Level Goals and Problems of Stakeholders</w:t>
            </w:r>
            <w:r>
              <w:rPr>
                <w:noProof/>
                <w:webHidden/>
              </w:rPr>
              <w:tab/>
            </w:r>
            <w:r>
              <w:rPr>
                <w:noProof/>
                <w:webHidden/>
              </w:rPr>
              <w:fldChar w:fldCharType="begin"/>
            </w:r>
            <w:r>
              <w:rPr>
                <w:noProof/>
                <w:webHidden/>
              </w:rPr>
              <w:instrText xml:space="preserve"> PAGEREF _Toc55811744 \h </w:instrText>
            </w:r>
          </w:ins>
          <w:r>
            <w:rPr>
              <w:noProof/>
              <w:webHidden/>
            </w:rPr>
          </w:r>
          <w:r>
            <w:rPr>
              <w:noProof/>
              <w:webHidden/>
            </w:rPr>
            <w:fldChar w:fldCharType="separate"/>
          </w:r>
          <w:ins w:id="200" w:author="Marcos, Nathan" w:date="2020-11-09T10:55:00Z">
            <w:r>
              <w:rPr>
                <w:noProof/>
                <w:webHidden/>
              </w:rPr>
              <w:t>2</w:t>
            </w:r>
            <w:r>
              <w:rPr>
                <w:noProof/>
                <w:webHidden/>
              </w:rPr>
              <w:fldChar w:fldCharType="end"/>
            </w:r>
            <w:r w:rsidRPr="002F79A3">
              <w:rPr>
                <w:rStyle w:val="Hyperlink"/>
                <w:noProof/>
              </w:rPr>
              <w:fldChar w:fldCharType="end"/>
            </w:r>
          </w:ins>
        </w:p>
        <w:p w14:paraId="04EE5F03" w14:textId="008F38AD" w:rsidR="0009280B" w:rsidRDefault="0009280B">
          <w:pPr>
            <w:pStyle w:val="TOC2"/>
            <w:rPr>
              <w:ins w:id="201" w:author="Marcos, Nathan" w:date="2020-11-09T10:55:00Z"/>
              <w:rFonts w:eastAsiaTheme="minorEastAsia"/>
              <w:noProof/>
            </w:rPr>
          </w:pPr>
          <w:ins w:id="202"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"_Toc55811745"</w:instrText>
            </w:r>
            <w:r w:rsidRPr="002F79A3">
              <w:rPr>
                <w:rStyle w:val="Hyperlink"/>
                <w:noProof/>
              </w:rPr>
              <w:instrText xml:space="preserve"> </w:instrText>
            </w:r>
            <w:r w:rsidRPr="002F79A3">
              <w:rPr>
                <w:rStyle w:val="Hyperlink"/>
                <w:noProof/>
              </w:rPr>
              <w:fldChar w:fldCharType="separate"/>
            </w:r>
            <w:r w:rsidRPr="002F79A3">
              <w:rPr>
                <w:rStyle w:val="Hyperlink"/>
                <w:noProof/>
              </w:rPr>
              <w:t>3.5</w:t>
            </w:r>
            <w:r>
              <w:rPr>
                <w:rFonts w:eastAsiaTheme="minorEastAsia"/>
                <w:noProof/>
              </w:rPr>
              <w:tab/>
            </w:r>
            <w:r w:rsidRPr="002F79A3">
              <w:rPr>
                <w:rStyle w:val="Hyperlink"/>
                <w:noProof/>
              </w:rPr>
              <w:t>User-level Goals</w:t>
            </w:r>
            <w:r>
              <w:rPr>
                <w:noProof/>
                <w:webHidden/>
              </w:rPr>
              <w:tab/>
            </w:r>
            <w:r>
              <w:rPr>
                <w:noProof/>
                <w:webHidden/>
              </w:rPr>
              <w:fldChar w:fldCharType="begin"/>
            </w:r>
            <w:r>
              <w:rPr>
                <w:noProof/>
                <w:webHidden/>
              </w:rPr>
              <w:instrText xml:space="preserve"> PAGEREF _Toc55811745 \h </w:instrText>
            </w:r>
          </w:ins>
          <w:r>
            <w:rPr>
              <w:noProof/>
              <w:webHidden/>
            </w:rPr>
          </w:r>
          <w:r>
            <w:rPr>
              <w:noProof/>
              <w:webHidden/>
            </w:rPr>
            <w:fldChar w:fldCharType="separate"/>
          </w:r>
          <w:ins w:id="203" w:author="Marcos, Nathan" w:date="2020-11-09T10:55:00Z">
            <w:r>
              <w:rPr>
                <w:noProof/>
                <w:webHidden/>
              </w:rPr>
              <w:t>3</w:t>
            </w:r>
            <w:r>
              <w:rPr>
                <w:noProof/>
                <w:webHidden/>
              </w:rPr>
              <w:fldChar w:fldCharType="end"/>
            </w:r>
            <w:r w:rsidRPr="002F79A3">
              <w:rPr>
                <w:rStyle w:val="Hyperlink"/>
                <w:noProof/>
              </w:rPr>
              <w:fldChar w:fldCharType="end"/>
            </w:r>
          </w:ins>
        </w:p>
        <w:p w14:paraId="47BF9C9A" w14:textId="27491946" w:rsidR="0009280B" w:rsidRDefault="0009280B">
          <w:pPr>
            <w:pStyle w:val="TOC1"/>
            <w:rPr>
              <w:ins w:id="204" w:author="Marcos, Nathan" w:date="2020-11-09T10:55:00Z"/>
              <w:rFonts w:eastAsiaTheme="minorEastAsia"/>
              <w:sz w:val="22"/>
            </w:rPr>
          </w:pPr>
          <w:ins w:id="205" w:author="Marcos, Nathan" w:date="2020-11-09T10:55:00Z">
            <w:r w:rsidRPr="002F79A3">
              <w:rPr>
                <w:rStyle w:val="Hyperlink"/>
              </w:rPr>
              <w:fldChar w:fldCharType="begin"/>
            </w:r>
            <w:r w:rsidRPr="002F79A3">
              <w:rPr>
                <w:rStyle w:val="Hyperlink"/>
              </w:rPr>
              <w:instrText xml:space="preserve"> </w:instrText>
            </w:r>
            <w:r>
              <w:instrText>HYPERLINK \l "_Toc55811746"</w:instrText>
            </w:r>
            <w:r w:rsidRPr="002F79A3">
              <w:rPr>
                <w:rStyle w:val="Hyperlink"/>
              </w:rPr>
              <w:instrText xml:space="preserve"> </w:instrText>
            </w:r>
            <w:r w:rsidRPr="002F79A3">
              <w:rPr>
                <w:rStyle w:val="Hyperlink"/>
              </w:rPr>
              <w:fldChar w:fldCharType="separate"/>
            </w:r>
            <w:r w:rsidRPr="002F79A3">
              <w:rPr>
                <w:rStyle w:val="Hyperlink"/>
              </w:rPr>
              <w:t>4</w:t>
            </w:r>
            <w:r>
              <w:rPr>
                <w:rFonts w:eastAsiaTheme="minorEastAsia"/>
                <w:sz w:val="22"/>
              </w:rPr>
              <w:tab/>
            </w:r>
            <w:r w:rsidRPr="002F79A3">
              <w:rPr>
                <w:rStyle w:val="Hyperlink"/>
              </w:rPr>
              <w:t>Product Overview</w:t>
            </w:r>
            <w:r>
              <w:rPr>
                <w:webHidden/>
              </w:rPr>
              <w:tab/>
            </w:r>
            <w:r>
              <w:rPr>
                <w:webHidden/>
              </w:rPr>
              <w:fldChar w:fldCharType="begin"/>
            </w:r>
            <w:r>
              <w:rPr>
                <w:webHidden/>
              </w:rPr>
              <w:instrText xml:space="preserve"> PAGEREF _Toc55811746 \h </w:instrText>
            </w:r>
          </w:ins>
          <w:r>
            <w:rPr>
              <w:webHidden/>
            </w:rPr>
          </w:r>
          <w:r>
            <w:rPr>
              <w:webHidden/>
            </w:rPr>
            <w:fldChar w:fldCharType="separate"/>
          </w:r>
          <w:ins w:id="206" w:author="Marcos, Nathan" w:date="2020-11-09T10:55:00Z">
            <w:r>
              <w:rPr>
                <w:webHidden/>
              </w:rPr>
              <w:t>3</w:t>
            </w:r>
            <w:r>
              <w:rPr>
                <w:webHidden/>
              </w:rPr>
              <w:fldChar w:fldCharType="end"/>
            </w:r>
            <w:r w:rsidRPr="002F79A3">
              <w:rPr>
                <w:rStyle w:val="Hyperlink"/>
              </w:rPr>
              <w:fldChar w:fldCharType="end"/>
            </w:r>
          </w:ins>
        </w:p>
        <w:p w14:paraId="1CE7A7B9" w14:textId="6D0CAA22" w:rsidR="0009280B" w:rsidRDefault="0009280B">
          <w:pPr>
            <w:pStyle w:val="TOC2"/>
            <w:rPr>
              <w:ins w:id="207" w:author="Marcos, Nathan" w:date="2020-11-09T10:55:00Z"/>
              <w:rFonts w:eastAsiaTheme="minorEastAsia"/>
              <w:noProof/>
            </w:rPr>
          </w:pPr>
          <w:ins w:id="208"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"_Toc55811747"</w:instrText>
            </w:r>
            <w:r w:rsidRPr="002F79A3">
              <w:rPr>
                <w:rStyle w:val="Hyperlink"/>
                <w:noProof/>
              </w:rPr>
              <w:instrText xml:space="preserve"> </w:instrText>
            </w:r>
            <w:r w:rsidRPr="002F79A3">
              <w:rPr>
                <w:rStyle w:val="Hyperlink"/>
                <w:noProof/>
              </w:rPr>
              <w:fldChar w:fldCharType="separate"/>
            </w:r>
            <w:r w:rsidRPr="002F79A3">
              <w:rPr>
                <w:rStyle w:val="Hyperlink"/>
                <w:noProof/>
              </w:rPr>
              <w:t>4.1</w:t>
            </w:r>
            <w:r>
              <w:rPr>
                <w:rFonts w:eastAsiaTheme="minorEastAsia"/>
                <w:noProof/>
              </w:rPr>
              <w:tab/>
            </w:r>
            <w:r w:rsidRPr="002F79A3">
              <w:rPr>
                <w:rStyle w:val="Hyperlink"/>
                <w:noProof/>
              </w:rPr>
              <w:t>Product Perspective</w:t>
            </w:r>
            <w:r>
              <w:rPr>
                <w:noProof/>
                <w:webHidden/>
              </w:rPr>
              <w:tab/>
            </w:r>
            <w:r>
              <w:rPr>
                <w:noProof/>
                <w:webHidden/>
              </w:rPr>
              <w:fldChar w:fldCharType="begin"/>
            </w:r>
            <w:r>
              <w:rPr>
                <w:noProof/>
                <w:webHidden/>
              </w:rPr>
              <w:instrText xml:space="preserve"> PAGEREF _Toc55811747 \h </w:instrText>
            </w:r>
          </w:ins>
          <w:r>
            <w:rPr>
              <w:noProof/>
              <w:webHidden/>
            </w:rPr>
          </w:r>
          <w:r>
            <w:rPr>
              <w:noProof/>
              <w:webHidden/>
            </w:rPr>
            <w:fldChar w:fldCharType="separate"/>
          </w:r>
          <w:ins w:id="209" w:author="Marcos, Nathan" w:date="2020-11-09T10:55:00Z">
            <w:r>
              <w:rPr>
                <w:noProof/>
                <w:webHidden/>
              </w:rPr>
              <w:t>3</w:t>
            </w:r>
            <w:r>
              <w:rPr>
                <w:noProof/>
                <w:webHidden/>
              </w:rPr>
              <w:fldChar w:fldCharType="end"/>
            </w:r>
            <w:r w:rsidRPr="002F79A3">
              <w:rPr>
                <w:rStyle w:val="Hyperlink"/>
                <w:noProof/>
              </w:rPr>
              <w:fldChar w:fldCharType="end"/>
            </w:r>
          </w:ins>
        </w:p>
        <w:p w14:paraId="7E1A2DA2" w14:textId="62B531DB" w:rsidR="0009280B" w:rsidRDefault="0009280B">
          <w:pPr>
            <w:pStyle w:val="TOC2"/>
            <w:rPr>
              <w:ins w:id="210" w:author="Marcos, Nathan" w:date="2020-11-09T10:55:00Z"/>
              <w:rFonts w:eastAsiaTheme="minorEastAsia"/>
              <w:noProof/>
            </w:rPr>
          </w:pPr>
          <w:ins w:id="211"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"_Toc55811748"</w:instrText>
            </w:r>
            <w:r w:rsidRPr="002F79A3">
              <w:rPr>
                <w:rStyle w:val="Hyperlink"/>
                <w:noProof/>
              </w:rPr>
              <w:instrText xml:space="preserve"> </w:instrText>
            </w:r>
            <w:r w:rsidRPr="002F79A3">
              <w:rPr>
                <w:rStyle w:val="Hyperlink"/>
                <w:noProof/>
              </w:rPr>
              <w:fldChar w:fldCharType="separate"/>
            </w:r>
            <w:r w:rsidRPr="002F79A3">
              <w:rPr>
                <w:rStyle w:val="Hyperlink"/>
                <w:noProof/>
              </w:rPr>
              <w:t>4.2</w:t>
            </w:r>
            <w:r>
              <w:rPr>
                <w:rFonts w:eastAsiaTheme="minorEastAsia"/>
                <w:noProof/>
              </w:rPr>
              <w:tab/>
            </w:r>
            <w:r w:rsidRPr="002F79A3">
              <w:rPr>
                <w:rStyle w:val="Hyperlink"/>
                <w:noProof/>
              </w:rPr>
              <w:t>System context diagram showing Primary and Supporting Actors</w:t>
            </w:r>
            <w:r>
              <w:rPr>
                <w:noProof/>
                <w:webHidden/>
              </w:rPr>
              <w:tab/>
            </w:r>
            <w:r>
              <w:rPr>
                <w:noProof/>
                <w:webHidden/>
              </w:rPr>
              <w:fldChar w:fldCharType="begin"/>
            </w:r>
            <w:r>
              <w:rPr>
                <w:noProof/>
                <w:webHidden/>
              </w:rPr>
              <w:instrText xml:space="preserve"> PAGEREF _Toc55811748 \h </w:instrText>
            </w:r>
          </w:ins>
          <w:r>
            <w:rPr>
              <w:noProof/>
              <w:webHidden/>
            </w:rPr>
          </w:r>
          <w:r>
            <w:rPr>
              <w:noProof/>
              <w:webHidden/>
            </w:rPr>
            <w:fldChar w:fldCharType="separate"/>
          </w:r>
          <w:ins w:id="212" w:author="Marcos, Nathan" w:date="2020-11-09T10:55:00Z">
            <w:r>
              <w:rPr>
                <w:noProof/>
                <w:webHidden/>
              </w:rPr>
              <w:t>3</w:t>
            </w:r>
            <w:r>
              <w:rPr>
                <w:noProof/>
                <w:webHidden/>
              </w:rPr>
              <w:fldChar w:fldCharType="end"/>
            </w:r>
            <w:r w:rsidRPr="002F79A3">
              <w:rPr>
                <w:rStyle w:val="Hyperlink"/>
                <w:noProof/>
              </w:rPr>
              <w:fldChar w:fldCharType="end"/>
            </w:r>
          </w:ins>
        </w:p>
        <w:p w14:paraId="4D55A05A" w14:textId="4B590B66" w:rsidR="0009280B" w:rsidRDefault="0009280B">
          <w:pPr>
            <w:pStyle w:val="TOC1"/>
            <w:rPr>
              <w:ins w:id="213" w:author="Marcos, Nathan" w:date="2020-11-09T10:55:00Z"/>
              <w:rFonts w:eastAsiaTheme="minorEastAsia"/>
              <w:sz w:val="22"/>
            </w:rPr>
          </w:pPr>
          <w:ins w:id="214" w:author="Marcos, Nathan" w:date="2020-11-09T10:55:00Z">
            <w:r w:rsidRPr="002F79A3">
              <w:rPr>
                <w:rStyle w:val="Hyperlink"/>
              </w:rPr>
              <w:fldChar w:fldCharType="begin"/>
            </w:r>
            <w:r w:rsidRPr="002F79A3">
              <w:rPr>
                <w:rStyle w:val="Hyperlink"/>
              </w:rPr>
              <w:instrText xml:space="preserve"> </w:instrText>
            </w:r>
            <w:r>
              <w:instrText>HYPERLINK \l "_Toc55811749"</w:instrText>
            </w:r>
            <w:r w:rsidRPr="002F79A3">
              <w:rPr>
                <w:rStyle w:val="Hyperlink"/>
              </w:rPr>
              <w:instrText xml:space="preserve"> </w:instrText>
            </w:r>
            <w:r w:rsidRPr="002F79A3">
              <w:rPr>
                <w:rStyle w:val="Hyperlink"/>
              </w:rPr>
              <w:fldChar w:fldCharType="separate"/>
            </w:r>
            <w:r w:rsidRPr="002F79A3">
              <w:rPr>
                <w:rStyle w:val="Hyperlink"/>
              </w:rPr>
              <w:t>5</w:t>
            </w:r>
            <w:r>
              <w:rPr>
                <w:rFonts w:eastAsiaTheme="minorEastAsia"/>
                <w:sz w:val="22"/>
              </w:rPr>
              <w:tab/>
            </w:r>
            <w:r w:rsidRPr="002F79A3">
              <w:rPr>
                <w:rStyle w:val="Hyperlink"/>
              </w:rPr>
              <w:t>Summary of Benefits</w:t>
            </w:r>
            <w:r>
              <w:rPr>
                <w:webHidden/>
              </w:rPr>
              <w:tab/>
            </w:r>
            <w:r>
              <w:rPr>
                <w:webHidden/>
              </w:rPr>
              <w:fldChar w:fldCharType="begin"/>
            </w:r>
            <w:r>
              <w:rPr>
                <w:webHidden/>
              </w:rPr>
              <w:instrText xml:space="preserve"> PAGEREF _Toc55811749 \h </w:instrText>
            </w:r>
          </w:ins>
          <w:r>
            <w:rPr>
              <w:webHidden/>
            </w:rPr>
          </w:r>
          <w:r>
            <w:rPr>
              <w:webHidden/>
            </w:rPr>
            <w:fldChar w:fldCharType="separate"/>
          </w:r>
          <w:ins w:id="215" w:author="Marcos, Nathan" w:date="2020-11-09T10:55:00Z">
            <w:r>
              <w:rPr>
                <w:webHidden/>
              </w:rPr>
              <w:t>3</w:t>
            </w:r>
            <w:r>
              <w:rPr>
                <w:webHidden/>
              </w:rPr>
              <w:fldChar w:fldCharType="end"/>
            </w:r>
            <w:r w:rsidRPr="002F79A3">
              <w:rPr>
                <w:rStyle w:val="Hyperlink"/>
              </w:rPr>
              <w:fldChar w:fldCharType="end"/>
            </w:r>
          </w:ins>
        </w:p>
        <w:p w14:paraId="68F58A50" w14:textId="186F15EE" w:rsidR="0009280B" w:rsidRDefault="0009280B">
          <w:pPr>
            <w:pStyle w:val="TOC1"/>
            <w:rPr>
              <w:ins w:id="216" w:author="Marcos, Nathan" w:date="2020-11-09T10:55:00Z"/>
              <w:rFonts w:eastAsiaTheme="minorEastAsia"/>
              <w:sz w:val="22"/>
            </w:rPr>
          </w:pPr>
          <w:ins w:id="217" w:author="Marcos, Nathan" w:date="2020-11-09T10:55:00Z">
            <w:r w:rsidRPr="002F79A3">
              <w:rPr>
                <w:rStyle w:val="Hyperlink"/>
              </w:rPr>
              <w:fldChar w:fldCharType="begin"/>
            </w:r>
            <w:r w:rsidRPr="002F79A3">
              <w:rPr>
                <w:rStyle w:val="Hyperlink"/>
              </w:rPr>
              <w:instrText xml:space="preserve"> </w:instrText>
            </w:r>
            <w:r>
              <w:instrText>HYPERLINK \l "_Toc55811750"</w:instrText>
            </w:r>
            <w:r w:rsidRPr="002F79A3">
              <w:rPr>
                <w:rStyle w:val="Hyperlink"/>
              </w:rPr>
              <w:instrText xml:space="preserve"> </w:instrText>
            </w:r>
            <w:r w:rsidRPr="002F79A3">
              <w:rPr>
                <w:rStyle w:val="Hyperlink"/>
              </w:rPr>
              <w:fldChar w:fldCharType="separate"/>
            </w:r>
            <w:r w:rsidRPr="002F79A3">
              <w:rPr>
                <w:rStyle w:val="Hyperlink"/>
              </w:rPr>
              <w:t>6</w:t>
            </w:r>
            <w:r>
              <w:rPr>
                <w:rFonts w:eastAsiaTheme="minorEastAsia"/>
                <w:sz w:val="22"/>
              </w:rPr>
              <w:tab/>
            </w:r>
            <w:r w:rsidRPr="002F79A3">
              <w:rPr>
                <w:rStyle w:val="Hyperlink"/>
              </w:rPr>
              <w:t>Summary of System Features</w:t>
            </w:r>
            <w:r>
              <w:rPr>
                <w:webHidden/>
              </w:rPr>
              <w:tab/>
            </w:r>
            <w:r>
              <w:rPr>
                <w:webHidden/>
              </w:rPr>
              <w:fldChar w:fldCharType="begin"/>
            </w:r>
            <w:r>
              <w:rPr>
                <w:webHidden/>
              </w:rPr>
              <w:instrText xml:space="preserve"> PAGEREF _Toc55811750 \h </w:instrText>
            </w:r>
          </w:ins>
          <w:r>
            <w:rPr>
              <w:webHidden/>
            </w:rPr>
          </w:r>
          <w:r>
            <w:rPr>
              <w:webHidden/>
            </w:rPr>
            <w:fldChar w:fldCharType="separate"/>
          </w:r>
          <w:ins w:id="218" w:author="Marcos, Nathan" w:date="2020-11-09T10:55:00Z">
            <w:r>
              <w:rPr>
                <w:webHidden/>
              </w:rPr>
              <w:t>4</w:t>
            </w:r>
            <w:r>
              <w:rPr>
                <w:webHidden/>
              </w:rPr>
              <w:fldChar w:fldCharType="end"/>
            </w:r>
            <w:r w:rsidRPr="002F79A3">
              <w:rPr>
                <w:rStyle w:val="Hyperlink"/>
              </w:rPr>
              <w:fldChar w:fldCharType="end"/>
            </w:r>
          </w:ins>
        </w:p>
        <w:p w14:paraId="2EC8154D" w14:textId="440135AE" w:rsidR="0009280B" w:rsidRDefault="0009280B">
          <w:pPr>
            <w:pStyle w:val="TOC1"/>
            <w:rPr>
              <w:ins w:id="219" w:author="Marcos, Nathan" w:date="2020-11-09T10:55:00Z"/>
              <w:rFonts w:eastAsiaTheme="minorEastAsia"/>
              <w:sz w:val="22"/>
            </w:rPr>
          </w:pPr>
          <w:ins w:id="220" w:author="Marcos, Nathan" w:date="2020-11-09T10:55:00Z">
            <w:r w:rsidRPr="002F79A3">
              <w:rPr>
                <w:rStyle w:val="Hyperlink"/>
              </w:rPr>
              <w:fldChar w:fldCharType="begin"/>
            </w:r>
            <w:r w:rsidRPr="002F79A3">
              <w:rPr>
                <w:rStyle w:val="Hyperlink"/>
              </w:rPr>
              <w:instrText xml:space="preserve"> </w:instrText>
            </w:r>
            <w:r>
              <w:instrText>HYPERLINK \l "_Toc55811751"</w:instrText>
            </w:r>
            <w:r w:rsidRPr="002F79A3">
              <w:rPr>
                <w:rStyle w:val="Hyperlink"/>
              </w:rPr>
              <w:instrText xml:space="preserve"> </w:instrText>
            </w:r>
            <w:r w:rsidRPr="002F79A3">
              <w:rPr>
                <w:rStyle w:val="Hyperlink"/>
              </w:rPr>
              <w:fldChar w:fldCharType="separate"/>
            </w:r>
            <w:r w:rsidRPr="002F79A3">
              <w:rPr>
                <w:rStyle w:val="Hyperlink"/>
              </w:rPr>
              <w:t>7</w:t>
            </w:r>
            <w:r>
              <w:rPr>
                <w:rFonts w:eastAsiaTheme="minorEastAsia"/>
                <w:sz w:val="22"/>
              </w:rPr>
              <w:tab/>
            </w:r>
            <w:r w:rsidRPr="002F79A3">
              <w:rPr>
                <w:rStyle w:val="Hyperlink"/>
              </w:rPr>
              <w:t>Investment Summary</w:t>
            </w:r>
            <w:r>
              <w:rPr>
                <w:webHidden/>
              </w:rPr>
              <w:tab/>
            </w:r>
            <w:r>
              <w:rPr>
                <w:webHidden/>
              </w:rPr>
              <w:fldChar w:fldCharType="begin"/>
            </w:r>
            <w:r>
              <w:rPr>
                <w:webHidden/>
              </w:rPr>
              <w:instrText xml:space="preserve"> PAGEREF _Toc55811751 \h </w:instrText>
            </w:r>
          </w:ins>
          <w:r>
            <w:rPr>
              <w:webHidden/>
            </w:rPr>
          </w:r>
          <w:r>
            <w:rPr>
              <w:webHidden/>
            </w:rPr>
            <w:fldChar w:fldCharType="separate"/>
          </w:r>
          <w:ins w:id="221" w:author="Marcos, Nathan" w:date="2020-11-09T10:55:00Z">
            <w:r>
              <w:rPr>
                <w:webHidden/>
              </w:rPr>
              <w:t>4</w:t>
            </w:r>
            <w:r>
              <w:rPr>
                <w:webHidden/>
              </w:rPr>
              <w:fldChar w:fldCharType="end"/>
            </w:r>
            <w:r w:rsidRPr="002F79A3">
              <w:rPr>
                <w:rStyle w:val="Hyperlink"/>
              </w:rPr>
              <w:fldChar w:fldCharType="end"/>
            </w:r>
          </w:ins>
        </w:p>
        <w:p w14:paraId="4CE5F693" w14:textId="0E5C684E" w:rsidR="0009280B" w:rsidRDefault="0009280B">
          <w:pPr>
            <w:pStyle w:val="TOC2"/>
            <w:rPr>
              <w:ins w:id="222" w:author="Marcos, Nathan" w:date="2020-11-09T10:55:00Z"/>
              <w:rFonts w:eastAsiaTheme="minorEastAsia"/>
              <w:noProof/>
            </w:rPr>
          </w:pPr>
          <w:ins w:id="223"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"_Toc55811752"</w:instrText>
            </w:r>
            <w:r w:rsidRPr="002F79A3">
              <w:rPr>
                <w:rStyle w:val="Hyperlink"/>
                <w:noProof/>
              </w:rPr>
              <w:instrText xml:space="preserve"> </w:instrText>
            </w:r>
            <w:r w:rsidRPr="002F79A3">
              <w:rPr>
                <w:rStyle w:val="Hyperlink"/>
                <w:noProof/>
              </w:rPr>
              <w:fldChar w:fldCharType="separate"/>
            </w:r>
            <w:r w:rsidRPr="002F79A3">
              <w:rPr>
                <w:rStyle w:val="Hyperlink"/>
                <w:noProof/>
              </w:rPr>
              <w:t>7.1</w:t>
            </w:r>
            <w:r>
              <w:rPr>
                <w:rFonts w:eastAsiaTheme="minorEastAsia"/>
                <w:noProof/>
              </w:rPr>
              <w:tab/>
            </w:r>
            <w:r w:rsidRPr="002F79A3">
              <w:rPr>
                <w:rStyle w:val="Hyperlink"/>
                <w:noProof/>
              </w:rPr>
              <w:t>Cost Summary</w:t>
            </w:r>
            <w:r>
              <w:rPr>
                <w:noProof/>
                <w:webHidden/>
              </w:rPr>
              <w:tab/>
            </w:r>
            <w:r>
              <w:rPr>
                <w:noProof/>
                <w:webHidden/>
              </w:rPr>
              <w:fldChar w:fldCharType="begin"/>
            </w:r>
            <w:r>
              <w:rPr>
                <w:noProof/>
                <w:webHidden/>
              </w:rPr>
              <w:instrText xml:space="preserve"> PAGEREF _Toc55811752 \h </w:instrText>
            </w:r>
          </w:ins>
          <w:r>
            <w:rPr>
              <w:noProof/>
              <w:webHidden/>
            </w:rPr>
          </w:r>
          <w:r>
            <w:rPr>
              <w:noProof/>
              <w:webHidden/>
            </w:rPr>
            <w:fldChar w:fldCharType="separate"/>
          </w:r>
          <w:ins w:id="224" w:author="Marcos, Nathan" w:date="2020-11-09T10:55:00Z">
            <w:r>
              <w:rPr>
                <w:noProof/>
                <w:webHidden/>
              </w:rPr>
              <w:t>4</w:t>
            </w:r>
            <w:r>
              <w:rPr>
                <w:noProof/>
                <w:webHidden/>
              </w:rPr>
              <w:fldChar w:fldCharType="end"/>
            </w:r>
            <w:r w:rsidRPr="002F79A3">
              <w:rPr>
                <w:rStyle w:val="Hyperlink"/>
                <w:noProof/>
              </w:rPr>
              <w:fldChar w:fldCharType="end"/>
            </w:r>
          </w:ins>
        </w:p>
        <w:p w14:paraId="2D3149CF" w14:textId="2BDDCB3E" w:rsidR="0009280B" w:rsidRDefault="0009280B">
          <w:pPr>
            <w:pStyle w:val="TOC2"/>
            <w:rPr>
              <w:ins w:id="225" w:author="Marcos, Nathan" w:date="2020-11-09T10:55:00Z"/>
              <w:rFonts w:eastAsiaTheme="minorEastAsia"/>
              <w:noProof/>
            </w:rPr>
          </w:pPr>
          <w:ins w:id="226"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"_Toc55811753"</w:instrText>
            </w:r>
            <w:r w:rsidRPr="002F79A3">
              <w:rPr>
                <w:rStyle w:val="Hyperlink"/>
                <w:noProof/>
              </w:rPr>
              <w:instrText xml:space="preserve"> </w:instrText>
            </w:r>
            <w:r w:rsidRPr="002F79A3">
              <w:rPr>
                <w:rStyle w:val="Hyperlink"/>
                <w:noProof/>
              </w:rPr>
              <w:fldChar w:fldCharType="separate"/>
            </w:r>
            <w:r w:rsidRPr="002F79A3">
              <w:rPr>
                <w:rStyle w:val="Hyperlink"/>
                <w:noProof/>
              </w:rPr>
              <w:t>7.2</w:t>
            </w:r>
            <w:r>
              <w:rPr>
                <w:rFonts w:eastAsiaTheme="minorEastAsia"/>
                <w:noProof/>
              </w:rPr>
              <w:tab/>
            </w:r>
            <w:r w:rsidRPr="002F79A3">
              <w:rPr>
                <w:rStyle w:val="Hyperlink"/>
                <w:noProof/>
              </w:rPr>
              <w:t>Pricing Summary</w:t>
            </w:r>
            <w:r>
              <w:rPr>
                <w:noProof/>
                <w:webHidden/>
              </w:rPr>
              <w:tab/>
            </w:r>
            <w:r>
              <w:rPr>
                <w:noProof/>
                <w:webHidden/>
              </w:rPr>
              <w:fldChar w:fldCharType="begin"/>
            </w:r>
            <w:r>
              <w:rPr>
                <w:noProof/>
                <w:webHidden/>
              </w:rPr>
              <w:instrText xml:space="preserve"> PAGEREF _Toc55811753 \h </w:instrText>
            </w:r>
          </w:ins>
          <w:r>
            <w:rPr>
              <w:noProof/>
              <w:webHidden/>
            </w:rPr>
          </w:r>
          <w:r>
            <w:rPr>
              <w:noProof/>
              <w:webHidden/>
            </w:rPr>
            <w:fldChar w:fldCharType="separate"/>
          </w:r>
          <w:ins w:id="227" w:author="Marcos, Nathan" w:date="2020-11-09T10:55:00Z">
            <w:r>
              <w:rPr>
                <w:noProof/>
                <w:webHidden/>
              </w:rPr>
              <w:t>4</w:t>
            </w:r>
            <w:r>
              <w:rPr>
                <w:noProof/>
                <w:webHidden/>
              </w:rPr>
              <w:fldChar w:fldCharType="end"/>
            </w:r>
            <w:r w:rsidRPr="002F79A3">
              <w:rPr>
                <w:rStyle w:val="Hyperlink"/>
                <w:noProof/>
              </w:rPr>
              <w:fldChar w:fldCharType="end"/>
            </w:r>
          </w:ins>
        </w:p>
        <w:p w14:paraId="56E94CF6" w14:textId="0F218D3A" w:rsidR="0009280B" w:rsidRDefault="0009280B">
          <w:pPr>
            <w:pStyle w:val="TOC2"/>
            <w:rPr>
              <w:ins w:id="228" w:author="Marcos, Nathan" w:date="2020-11-09T10:55:00Z"/>
              <w:rFonts w:eastAsiaTheme="minorEastAsia"/>
              <w:noProof/>
            </w:rPr>
          </w:pPr>
          <w:ins w:id="229"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"_Toc55811754"</w:instrText>
            </w:r>
            <w:r w:rsidRPr="002F79A3">
              <w:rPr>
                <w:rStyle w:val="Hyperlink"/>
                <w:noProof/>
              </w:rPr>
              <w:instrText xml:space="preserve"> </w:instrText>
            </w:r>
            <w:r w:rsidRPr="002F79A3">
              <w:rPr>
                <w:rStyle w:val="Hyperlink"/>
                <w:noProof/>
              </w:rPr>
              <w:fldChar w:fldCharType="separate"/>
            </w:r>
            <w:r w:rsidRPr="002F79A3">
              <w:rPr>
                <w:rStyle w:val="Hyperlink"/>
                <w:noProof/>
              </w:rPr>
              <w:t>7.3</w:t>
            </w:r>
            <w:r>
              <w:rPr>
                <w:rFonts w:eastAsiaTheme="minorEastAsia"/>
                <w:noProof/>
              </w:rPr>
              <w:tab/>
            </w:r>
            <w:r w:rsidRPr="002F79A3">
              <w:rPr>
                <w:rStyle w:val="Hyperlink"/>
                <w:noProof/>
              </w:rPr>
              <w:t>Schedule Summary</w:t>
            </w:r>
            <w:r>
              <w:rPr>
                <w:noProof/>
                <w:webHidden/>
              </w:rPr>
              <w:tab/>
            </w:r>
            <w:r>
              <w:rPr>
                <w:noProof/>
                <w:webHidden/>
              </w:rPr>
              <w:fldChar w:fldCharType="begin"/>
            </w:r>
            <w:r>
              <w:rPr>
                <w:noProof/>
                <w:webHidden/>
              </w:rPr>
              <w:instrText xml:space="preserve"> PAGEREF _Toc55811754 \h </w:instrText>
            </w:r>
          </w:ins>
          <w:r>
            <w:rPr>
              <w:noProof/>
              <w:webHidden/>
            </w:rPr>
          </w:r>
          <w:r>
            <w:rPr>
              <w:noProof/>
              <w:webHidden/>
            </w:rPr>
            <w:fldChar w:fldCharType="separate"/>
          </w:r>
          <w:ins w:id="230" w:author="Marcos, Nathan" w:date="2020-11-09T10:55:00Z">
            <w:r>
              <w:rPr>
                <w:noProof/>
                <w:webHidden/>
              </w:rPr>
              <w:t>4</w:t>
            </w:r>
            <w:r>
              <w:rPr>
                <w:noProof/>
                <w:webHidden/>
              </w:rPr>
              <w:fldChar w:fldCharType="end"/>
            </w:r>
            <w:r w:rsidRPr="002F79A3">
              <w:rPr>
                <w:rStyle w:val="Hyperlink"/>
                <w:noProof/>
              </w:rPr>
              <w:fldChar w:fldCharType="end"/>
            </w:r>
          </w:ins>
        </w:p>
        <w:p w14:paraId="4F3A4D23" w14:textId="0626FD42" w:rsidR="0009280B" w:rsidRDefault="0009280B">
          <w:pPr>
            <w:pStyle w:val="TOC3"/>
            <w:rPr>
              <w:ins w:id="231" w:author="Marcos, Nathan" w:date="2020-11-09T10:55:00Z"/>
              <w:rFonts w:eastAsiaTheme="minorEastAsia"/>
              <w:noProof/>
            </w:rPr>
          </w:pPr>
          <w:ins w:id="232" w:author="Marcos, Nathan" w:date="2020-11-09T10:55:00Z">
            <w:r w:rsidRPr="002F79A3">
              <w:rPr>
                <w:rStyle w:val="Hyperlink"/>
                <w:noProof/>
              </w:rPr>
              <w:fldChar w:fldCharType="begin"/>
            </w:r>
            <w:r w:rsidRPr="002F79A3">
              <w:rPr>
                <w:rStyle w:val="Hyperlink"/>
                <w:noProof/>
              </w:rPr>
              <w:instrText xml:space="preserve"> </w:instrText>
            </w:r>
            <w:r>
              <w:rPr>
                <w:noProof/>
              </w:rPr>
              <w:instrText>HYPERLINK \l "_Toc55811755"</w:instrText>
            </w:r>
            <w:r w:rsidRPr="002F79A3">
              <w:rPr>
                <w:rStyle w:val="Hyperlink"/>
                <w:noProof/>
              </w:rPr>
              <w:instrText xml:space="preserve"> </w:instrText>
            </w:r>
            <w:r w:rsidRPr="002F79A3">
              <w:rPr>
                <w:rStyle w:val="Hyperlink"/>
                <w:noProof/>
              </w:rPr>
              <w:fldChar w:fldCharType="separate"/>
            </w:r>
            <w:r w:rsidRPr="002F79A3">
              <w:rPr>
                <w:rStyle w:val="Hyperlink"/>
                <w:noProof/>
              </w:rPr>
              <w:t>7.3.1</w:t>
            </w:r>
            <w:r>
              <w:rPr>
                <w:rFonts w:eastAsiaTheme="minorEastAsia"/>
                <w:noProof/>
              </w:rPr>
              <w:tab/>
            </w:r>
            <w:r w:rsidRPr="002F79A3">
              <w:rPr>
                <w:rStyle w:val="Hyperlink"/>
                <w:noProof/>
              </w:rPr>
              <w:t>Iteration Plan</w:t>
            </w:r>
            <w:r>
              <w:rPr>
                <w:noProof/>
                <w:webHidden/>
              </w:rPr>
              <w:tab/>
            </w:r>
            <w:r>
              <w:rPr>
                <w:noProof/>
                <w:webHidden/>
              </w:rPr>
              <w:fldChar w:fldCharType="begin"/>
            </w:r>
            <w:r>
              <w:rPr>
                <w:noProof/>
                <w:webHidden/>
              </w:rPr>
              <w:instrText xml:space="preserve"> PAGEREF _Toc55811755 \h </w:instrText>
            </w:r>
          </w:ins>
          <w:r>
            <w:rPr>
              <w:noProof/>
              <w:webHidden/>
            </w:rPr>
          </w:r>
          <w:r>
            <w:rPr>
              <w:noProof/>
              <w:webHidden/>
            </w:rPr>
            <w:fldChar w:fldCharType="separate"/>
          </w:r>
          <w:ins w:id="233" w:author="Marcos, Nathan" w:date="2020-11-09T10:55:00Z">
            <w:r>
              <w:rPr>
                <w:noProof/>
                <w:webHidden/>
              </w:rPr>
              <w:t>5</w:t>
            </w:r>
            <w:r>
              <w:rPr>
                <w:noProof/>
                <w:webHidden/>
              </w:rPr>
              <w:fldChar w:fldCharType="end"/>
            </w:r>
            <w:r w:rsidRPr="002F79A3">
              <w:rPr>
                <w:rStyle w:val="Hyperlink"/>
                <w:noProof/>
              </w:rPr>
              <w:fldChar w:fldCharType="end"/>
            </w:r>
          </w:ins>
        </w:p>
        <w:p w14:paraId="0AAE1468" w14:textId="412C6B7A" w:rsidR="0009280B" w:rsidRDefault="0009280B">
          <w:pPr>
            <w:pStyle w:val="TOC1"/>
            <w:rPr>
              <w:ins w:id="234" w:author="Marcos, Nathan" w:date="2020-11-09T10:55:00Z"/>
              <w:rFonts w:eastAsiaTheme="minorEastAsia"/>
              <w:sz w:val="22"/>
            </w:rPr>
          </w:pPr>
          <w:ins w:id="235" w:author="Marcos, Nathan" w:date="2020-11-09T10:55:00Z">
            <w:r w:rsidRPr="002F79A3">
              <w:rPr>
                <w:rStyle w:val="Hyperlink"/>
              </w:rPr>
              <w:lastRenderedPageBreak/>
              <w:fldChar w:fldCharType="begin"/>
            </w:r>
            <w:r w:rsidRPr="002F79A3">
              <w:rPr>
                <w:rStyle w:val="Hyperlink"/>
              </w:rPr>
              <w:instrText xml:space="preserve"> </w:instrText>
            </w:r>
            <w:r>
              <w:instrText>HYPERLINK \l "_Toc55811756"</w:instrText>
            </w:r>
            <w:r w:rsidRPr="002F79A3">
              <w:rPr>
                <w:rStyle w:val="Hyperlink"/>
              </w:rPr>
              <w:instrText xml:space="preserve"> </w:instrText>
            </w:r>
            <w:r w:rsidRPr="002F79A3">
              <w:rPr>
                <w:rStyle w:val="Hyperlink"/>
              </w:rPr>
              <w:fldChar w:fldCharType="separate"/>
            </w:r>
            <w:r w:rsidRPr="002F79A3">
              <w:rPr>
                <w:rStyle w:val="Hyperlink"/>
              </w:rPr>
              <w:t>8</w:t>
            </w:r>
            <w:r>
              <w:rPr>
                <w:rFonts w:eastAsiaTheme="minorEastAsia"/>
                <w:sz w:val="22"/>
              </w:rPr>
              <w:tab/>
            </w:r>
            <w:r w:rsidRPr="002F79A3">
              <w:rPr>
                <w:rStyle w:val="Hyperlink"/>
              </w:rPr>
              <w:t>Assumptions and Dependencies</w:t>
            </w:r>
            <w:r>
              <w:rPr>
                <w:webHidden/>
              </w:rPr>
              <w:tab/>
            </w:r>
            <w:r>
              <w:rPr>
                <w:webHidden/>
              </w:rPr>
              <w:fldChar w:fldCharType="begin"/>
            </w:r>
            <w:r>
              <w:rPr>
                <w:webHidden/>
              </w:rPr>
              <w:instrText xml:space="preserve"> PAGEREF _Toc55811756 \h </w:instrText>
            </w:r>
          </w:ins>
          <w:r>
            <w:rPr>
              <w:webHidden/>
            </w:rPr>
          </w:r>
          <w:r>
            <w:rPr>
              <w:webHidden/>
            </w:rPr>
            <w:fldChar w:fldCharType="separate"/>
          </w:r>
          <w:ins w:id="236" w:author="Marcos, Nathan" w:date="2020-11-09T10:55:00Z">
            <w:r>
              <w:rPr>
                <w:webHidden/>
              </w:rPr>
              <w:t>5</w:t>
            </w:r>
            <w:r>
              <w:rPr>
                <w:webHidden/>
              </w:rPr>
              <w:fldChar w:fldCharType="end"/>
            </w:r>
            <w:r w:rsidRPr="002F79A3">
              <w:rPr>
                <w:rStyle w:val="Hyperlink"/>
              </w:rPr>
              <w:fldChar w:fldCharType="end"/>
            </w:r>
          </w:ins>
        </w:p>
        <w:p w14:paraId="53518158" w14:textId="7577A303" w:rsidR="0009280B" w:rsidRDefault="0009280B">
          <w:pPr>
            <w:pStyle w:val="TOC1"/>
            <w:rPr>
              <w:ins w:id="237" w:author="Marcos, Nathan" w:date="2020-11-09T10:55:00Z"/>
              <w:rFonts w:eastAsiaTheme="minorEastAsia"/>
              <w:sz w:val="22"/>
            </w:rPr>
          </w:pPr>
          <w:ins w:id="238" w:author="Marcos, Nathan" w:date="2020-11-09T10:55:00Z">
            <w:r w:rsidRPr="002F79A3">
              <w:rPr>
                <w:rStyle w:val="Hyperlink"/>
              </w:rPr>
              <w:fldChar w:fldCharType="begin"/>
            </w:r>
            <w:r w:rsidRPr="002F79A3">
              <w:rPr>
                <w:rStyle w:val="Hyperlink"/>
              </w:rPr>
              <w:instrText xml:space="preserve"> </w:instrText>
            </w:r>
            <w:r>
              <w:instrText>HYPERLINK \l "_Toc55811758"</w:instrText>
            </w:r>
            <w:r w:rsidRPr="002F79A3">
              <w:rPr>
                <w:rStyle w:val="Hyperlink"/>
              </w:rPr>
              <w:instrText xml:space="preserve"> </w:instrText>
            </w:r>
            <w:r w:rsidRPr="002F79A3">
              <w:rPr>
                <w:rStyle w:val="Hyperlink"/>
              </w:rPr>
              <w:fldChar w:fldCharType="separate"/>
            </w:r>
            <w:r w:rsidRPr="002F79A3">
              <w:rPr>
                <w:rStyle w:val="Hyperlink"/>
              </w:rPr>
              <w:t>9</w:t>
            </w:r>
            <w:r>
              <w:rPr>
                <w:rFonts w:eastAsiaTheme="minorEastAsia"/>
                <w:sz w:val="22"/>
              </w:rPr>
              <w:tab/>
            </w:r>
            <w:r w:rsidRPr="002F79A3">
              <w:rPr>
                <w:rStyle w:val="Hyperlink"/>
              </w:rPr>
              <w:t>Go / No-Go Decision</w:t>
            </w:r>
            <w:r>
              <w:rPr>
                <w:webHidden/>
              </w:rPr>
              <w:tab/>
            </w:r>
            <w:r>
              <w:rPr>
                <w:webHidden/>
              </w:rPr>
              <w:fldChar w:fldCharType="begin"/>
            </w:r>
            <w:r>
              <w:rPr>
                <w:webHidden/>
              </w:rPr>
              <w:instrText xml:space="preserve"> PAGEREF _Toc55811758 \h </w:instrText>
            </w:r>
          </w:ins>
          <w:r>
            <w:rPr>
              <w:webHidden/>
            </w:rPr>
          </w:r>
          <w:r>
            <w:rPr>
              <w:webHidden/>
            </w:rPr>
            <w:fldChar w:fldCharType="separate"/>
          </w:r>
          <w:ins w:id="239" w:author="Marcos, Nathan" w:date="2020-11-09T10:55:00Z">
            <w:r>
              <w:rPr>
                <w:webHidden/>
              </w:rPr>
              <w:t>5</w:t>
            </w:r>
            <w:r>
              <w:rPr>
                <w:webHidden/>
              </w:rPr>
              <w:fldChar w:fldCharType="end"/>
            </w:r>
            <w:r w:rsidRPr="002F79A3">
              <w:rPr>
                <w:rStyle w:val="Hyperlink"/>
              </w:rPr>
              <w:fldChar w:fldCharType="end"/>
            </w:r>
          </w:ins>
        </w:p>
        <w:p w14:paraId="56740D15" w14:textId="15D4D924" w:rsidR="000D187E" w:rsidDel="005C2A64" w:rsidRDefault="00625D6C">
          <w:pPr>
            <w:pStyle w:val="TOC1"/>
            <w:rPr>
              <w:del w:id="240" w:author="Marcos, Nathan" w:date="2020-11-09T10:27:00Z"/>
              <w:rFonts w:eastAsiaTheme="minorEastAsia"/>
              <w:sz w:val="22"/>
            </w:rPr>
          </w:pPr>
          <w:del w:id="241" w:author="Marcos, Nathan" w:date="2020-11-09T10:27:00Z">
            <w:r w:rsidDel="005C2A64">
              <w:fldChar w:fldCharType="begin"/>
            </w:r>
            <w:r w:rsidDel="005C2A64">
              <w:delInstrText xml:space="preserve"> HYPERLINK \l "_Toc50281631" </w:delInstrText>
            </w:r>
            <w:r w:rsidDel="005C2A64">
              <w:fldChar w:fldCharType="separate"/>
            </w:r>
          </w:del>
          <w:ins w:id="242" w:author="Marcos, Nathan" w:date="2020-11-09T10:55:00Z">
            <w:r w:rsidR="0009280B">
              <w:rPr>
                <w:b/>
                <w:bCs/>
              </w:rPr>
              <w:t>Error! Hyperlink reference not valid.</w:t>
            </w:r>
          </w:ins>
          <w:del w:id="243" w:author="Marcos, Nathan" w:date="2020-11-09T10:27:00Z">
            <w:r w:rsidR="000D187E" w:rsidRPr="00492EC2" w:rsidDel="005C2A64">
              <w:rPr>
                <w:rStyle w:val="Hyperlink"/>
              </w:rPr>
              <w:delText>1</w:delText>
            </w:r>
            <w:r w:rsidR="000D187E" w:rsidDel="005C2A64">
              <w:rPr>
                <w:rFonts w:eastAsiaTheme="minorEastAsia"/>
                <w:sz w:val="22"/>
              </w:rPr>
              <w:tab/>
            </w:r>
            <w:r w:rsidR="000D187E" w:rsidRPr="00492EC2" w:rsidDel="005C2A64">
              <w:rPr>
                <w:rStyle w:val="Hyperlink"/>
              </w:rPr>
              <w:delText>Executive Summary</w:delText>
            </w:r>
            <w:r w:rsidR="000D187E" w:rsidDel="005C2A64">
              <w:rPr>
                <w:webHidden/>
              </w:rPr>
              <w:tab/>
            </w:r>
            <w:r w:rsidR="000D187E" w:rsidDel="005C2A64">
              <w:rPr>
                <w:webHidden/>
              </w:rPr>
              <w:fldChar w:fldCharType="begin"/>
            </w:r>
            <w:r w:rsidR="000D187E" w:rsidDel="005C2A64">
              <w:rPr>
                <w:webHidden/>
              </w:rPr>
              <w:delInstrText xml:space="preserve"> PAGEREF _Toc50281631 \h </w:delInstrText>
            </w:r>
            <w:r w:rsidR="000D187E" w:rsidDel="005C2A64">
              <w:rPr>
                <w:webHidden/>
              </w:rPr>
            </w:r>
            <w:r w:rsidR="000D187E" w:rsidDel="005C2A64">
              <w:rPr>
                <w:webHidden/>
              </w:rPr>
              <w:fldChar w:fldCharType="separate"/>
            </w:r>
            <w:r w:rsidR="009B73F5" w:rsidDel="005C2A64">
              <w:rPr>
                <w:webHidden/>
              </w:rPr>
              <w:delText>1</w:delText>
            </w:r>
            <w:r w:rsidR="000D187E" w:rsidDel="005C2A64">
              <w:rPr>
                <w:webHidden/>
              </w:rPr>
              <w:fldChar w:fldCharType="end"/>
            </w:r>
            <w:r w:rsidDel="005C2A64">
              <w:fldChar w:fldCharType="end"/>
            </w:r>
          </w:del>
        </w:p>
        <w:p w14:paraId="3D26AFC7" w14:textId="51DFB801" w:rsidR="000D187E" w:rsidDel="005C2A64" w:rsidRDefault="00625D6C">
          <w:pPr>
            <w:pStyle w:val="TOC1"/>
            <w:rPr>
              <w:del w:id="244" w:author="Marcos, Nathan" w:date="2020-11-09T10:27:00Z"/>
              <w:rFonts w:eastAsiaTheme="minorEastAsia"/>
              <w:sz w:val="22"/>
            </w:rPr>
          </w:pPr>
          <w:del w:id="245" w:author="Marcos, Nathan" w:date="2020-11-09T10:27:00Z">
            <w:r w:rsidDel="005C2A64">
              <w:fldChar w:fldCharType="begin"/>
            </w:r>
            <w:r w:rsidDel="005C2A64">
              <w:delInstrText xml:space="preserve"> HYPERLINK \l "_Toc50281632" </w:delInstrText>
            </w:r>
            <w:r w:rsidDel="005C2A64">
              <w:fldChar w:fldCharType="separate"/>
            </w:r>
          </w:del>
          <w:ins w:id="246" w:author="Marcos, Nathan" w:date="2020-11-09T10:55:00Z">
            <w:r w:rsidR="0009280B">
              <w:rPr>
                <w:b/>
                <w:bCs/>
              </w:rPr>
              <w:t>Error! Hyperlink reference not valid.</w:t>
            </w:r>
          </w:ins>
          <w:del w:id="247" w:author="Marcos, Nathan" w:date="2020-11-09T10:27:00Z">
            <w:r w:rsidR="000D187E" w:rsidRPr="00492EC2" w:rsidDel="005C2A64">
              <w:rPr>
                <w:rStyle w:val="Hyperlink"/>
              </w:rPr>
              <w:delText>2</w:delText>
            </w:r>
            <w:r w:rsidR="000D187E" w:rsidDel="005C2A64">
              <w:rPr>
                <w:rFonts w:eastAsiaTheme="minorEastAsia"/>
                <w:sz w:val="22"/>
              </w:rPr>
              <w:tab/>
            </w:r>
            <w:r w:rsidR="000D187E" w:rsidRPr="00492EC2" w:rsidDel="005C2A64">
              <w:rPr>
                <w:rStyle w:val="Hyperlink"/>
              </w:rPr>
              <w:delText>Positioning</w:delText>
            </w:r>
            <w:r w:rsidR="000D187E" w:rsidDel="005C2A64">
              <w:rPr>
                <w:webHidden/>
              </w:rPr>
              <w:tab/>
            </w:r>
            <w:r w:rsidR="000D187E" w:rsidDel="005C2A64">
              <w:rPr>
                <w:webHidden/>
              </w:rPr>
              <w:fldChar w:fldCharType="begin"/>
            </w:r>
            <w:r w:rsidR="000D187E" w:rsidDel="005C2A64">
              <w:rPr>
                <w:webHidden/>
              </w:rPr>
              <w:delInstrText xml:space="preserve"> PAGEREF _Toc50281632 \h </w:delInstrText>
            </w:r>
            <w:r w:rsidR="000D187E" w:rsidDel="005C2A64">
              <w:rPr>
                <w:webHidden/>
              </w:rPr>
            </w:r>
            <w:r w:rsidR="000D187E" w:rsidDel="005C2A64">
              <w:rPr>
                <w:webHidden/>
              </w:rPr>
              <w:fldChar w:fldCharType="separate"/>
            </w:r>
            <w:r w:rsidR="009B73F5" w:rsidDel="005C2A64">
              <w:rPr>
                <w:webHidden/>
              </w:rPr>
              <w:delText>1</w:delText>
            </w:r>
            <w:r w:rsidR="000D187E" w:rsidDel="005C2A64">
              <w:rPr>
                <w:webHidden/>
              </w:rPr>
              <w:fldChar w:fldCharType="end"/>
            </w:r>
            <w:r w:rsidDel="005C2A64">
              <w:fldChar w:fldCharType="end"/>
            </w:r>
          </w:del>
        </w:p>
        <w:p w14:paraId="10323445" w14:textId="1958688A" w:rsidR="000D187E" w:rsidDel="005C2A64" w:rsidRDefault="00625D6C">
          <w:pPr>
            <w:pStyle w:val="TOC2"/>
            <w:rPr>
              <w:del w:id="248" w:author="Marcos, Nathan" w:date="2020-11-09T10:27:00Z"/>
              <w:rFonts w:eastAsiaTheme="minorEastAsia"/>
              <w:noProof/>
            </w:rPr>
          </w:pPr>
          <w:del w:id="249" w:author="Marcos, Nathan" w:date="2020-11-09T10:27:00Z">
            <w:r w:rsidDel="005C2A64">
              <w:rPr>
                <w:noProof/>
              </w:rPr>
              <w:fldChar w:fldCharType="begin"/>
            </w:r>
            <w:r w:rsidDel="005C2A64">
              <w:rPr>
                <w:noProof/>
              </w:rPr>
              <w:delInstrText xml:space="preserve"> HYPERLINK \l "_Toc50281633" </w:delInstrText>
            </w:r>
            <w:r w:rsidDel="005C2A64">
              <w:rPr>
                <w:noProof/>
              </w:rPr>
              <w:fldChar w:fldCharType="separate"/>
            </w:r>
          </w:del>
          <w:ins w:id="250" w:author="Marcos, Nathan" w:date="2020-11-09T10:55:00Z">
            <w:r w:rsidR="0009280B">
              <w:rPr>
                <w:b/>
                <w:bCs/>
                <w:noProof/>
              </w:rPr>
              <w:t>Error! Hyperlink reference not valid.</w:t>
            </w:r>
          </w:ins>
          <w:del w:id="251" w:author="Marcos, Nathan" w:date="2020-11-09T10:27:00Z">
            <w:r w:rsidR="000D187E" w:rsidRPr="00492EC2" w:rsidDel="005C2A64">
              <w:rPr>
                <w:rStyle w:val="Hyperlink"/>
                <w:noProof/>
              </w:rPr>
              <w:delText>2.1</w:delText>
            </w:r>
            <w:r w:rsidR="000D187E" w:rsidDel="005C2A64">
              <w:rPr>
                <w:rFonts w:eastAsiaTheme="minorEastAsia"/>
                <w:noProof/>
              </w:rPr>
              <w:tab/>
            </w:r>
            <w:r w:rsidR="000D187E" w:rsidRPr="00492EC2" w:rsidDel="005C2A64">
              <w:rPr>
                <w:rStyle w:val="Hyperlink"/>
                <w:noProof/>
              </w:rPr>
              <w:delText>Business Opportunity</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_Toc50281633 \h </w:delInstrText>
            </w:r>
            <w:r w:rsidR="000D187E" w:rsidDel="005C2A64">
              <w:rPr>
                <w:noProof/>
                <w:webHidden/>
              </w:rPr>
            </w:r>
            <w:r w:rsidR="000D187E" w:rsidDel="005C2A64">
              <w:rPr>
                <w:noProof/>
                <w:webHidden/>
              </w:rPr>
              <w:fldChar w:fldCharType="separate"/>
            </w:r>
            <w:r w:rsidR="009B73F5" w:rsidDel="005C2A64">
              <w:rPr>
                <w:noProof/>
                <w:webHidden/>
              </w:rPr>
              <w:delText>1</w:delText>
            </w:r>
            <w:r w:rsidR="000D187E" w:rsidDel="005C2A64">
              <w:rPr>
                <w:noProof/>
                <w:webHidden/>
              </w:rPr>
              <w:fldChar w:fldCharType="end"/>
            </w:r>
            <w:r w:rsidDel="005C2A64">
              <w:rPr>
                <w:noProof/>
              </w:rPr>
              <w:fldChar w:fldCharType="end"/>
            </w:r>
          </w:del>
        </w:p>
        <w:p w14:paraId="710BFFC6" w14:textId="2DD93779" w:rsidR="000D187E" w:rsidDel="005C2A64" w:rsidRDefault="00625D6C">
          <w:pPr>
            <w:pStyle w:val="TOC2"/>
            <w:rPr>
              <w:del w:id="252" w:author="Marcos, Nathan" w:date="2020-11-09T10:27:00Z"/>
              <w:rFonts w:eastAsiaTheme="minorEastAsia"/>
              <w:noProof/>
            </w:rPr>
          </w:pPr>
          <w:del w:id="253" w:author="Marcos, Nathan" w:date="2020-11-09T10:27:00Z">
            <w:r w:rsidDel="005C2A64">
              <w:rPr>
                <w:noProof/>
              </w:rPr>
              <w:fldChar w:fldCharType="begin"/>
            </w:r>
            <w:r w:rsidDel="005C2A64">
              <w:rPr>
                <w:noProof/>
              </w:rPr>
              <w:delInstrText xml:space="preserve"> HYPERLINK \l "_Toc50281634" </w:delInstrText>
            </w:r>
            <w:r w:rsidDel="005C2A64">
              <w:rPr>
                <w:noProof/>
              </w:rPr>
              <w:fldChar w:fldCharType="separate"/>
            </w:r>
          </w:del>
          <w:ins w:id="254" w:author="Marcos, Nathan" w:date="2020-11-09T10:55:00Z">
            <w:r w:rsidR="0009280B">
              <w:rPr>
                <w:b/>
                <w:bCs/>
                <w:noProof/>
              </w:rPr>
              <w:t>Error! Hyperlink reference not valid.</w:t>
            </w:r>
          </w:ins>
          <w:del w:id="255" w:author="Marcos, Nathan" w:date="2020-11-09T10:27:00Z">
            <w:r w:rsidR="000D187E" w:rsidRPr="00492EC2" w:rsidDel="005C2A64">
              <w:rPr>
                <w:rStyle w:val="Hyperlink"/>
                <w:noProof/>
              </w:rPr>
              <w:delText>2.2</w:delText>
            </w:r>
            <w:r w:rsidR="000D187E" w:rsidDel="005C2A64">
              <w:rPr>
                <w:rFonts w:eastAsiaTheme="minorEastAsia"/>
                <w:noProof/>
              </w:rPr>
              <w:tab/>
            </w:r>
            <w:r w:rsidR="000D187E" w:rsidRPr="00492EC2" w:rsidDel="005C2A64">
              <w:rPr>
                <w:rStyle w:val="Hyperlink"/>
                <w:noProof/>
              </w:rPr>
              <w:delText>Problem Statement</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_Toc50281634 \h </w:delInstrText>
            </w:r>
            <w:r w:rsidR="000D187E" w:rsidDel="005C2A64">
              <w:rPr>
                <w:noProof/>
                <w:webHidden/>
              </w:rPr>
            </w:r>
            <w:r w:rsidR="000D187E" w:rsidDel="005C2A64">
              <w:rPr>
                <w:noProof/>
                <w:webHidden/>
              </w:rPr>
              <w:fldChar w:fldCharType="separate"/>
            </w:r>
            <w:r w:rsidR="009B73F5" w:rsidDel="005C2A64">
              <w:rPr>
                <w:noProof/>
                <w:webHidden/>
              </w:rPr>
              <w:delText>1</w:delText>
            </w:r>
            <w:r w:rsidR="000D187E" w:rsidDel="005C2A64">
              <w:rPr>
                <w:noProof/>
                <w:webHidden/>
              </w:rPr>
              <w:fldChar w:fldCharType="end"/>
            </w:r>
            <w:r w:rsidDel="005C2A64">
              <w:rPr>
                <w:noProof/>
              </w:rPr>
              <w:fldChar w:fldCharType="end"/>
            </w:r>
          </w:del>
        </w:p>
        <w:p w14:paraId="74603E6C" w14:textId="75657B50" w:rsidR="000D187E" w:rsidDel="005C2A64" w:rsidRDefault="00625D6C">
          <w:pPr>
            <w:pStyle w:val="TOC2"/>
            <w:rPr>
              <w:del w:id="256" w:author="Marcos, Nathan" w:date="2020-11-09T10:27:00Z"/>
              <w:rFonts w:eastAsiaTheme="minorEastAsia"/>
              <w:noProof/>
            </w:rPr>
          </w:pPr>
          <w:del w:id="257" w:author="Marcos, Nathan" w:date="2020-11-09T10:27:00Z">
            <w:r w:rsidDel="005C2A64">
              <w:rPr>
                <w:noProof/>
              </w:rPr>
              <w:fldChar w:fldCharType="begin"/>
            </w:r>
            <w:r w:rsidDel="005C2A64">
              <w:rPr>
                <w:noProof/>
              </w:rPr>
              <w:delInstrText xml:space="preserve"> HYPERLINK \l "_Toc50281635" </w:delInstrText>
            </w:r>
            <w:r w:rsidDel="005C2A64">
              <w:rPr>
                <w:noProof/>
              </w:rPr>
              <w:fldChar w:fldCharType="separate"/>
            </w:r>
          </w:del>
          <w:ins w:id="258" w:author="Marcos, Nathan" w:date="2020-11-09T10:55:00Z">
            <w:r w:rsidR="0009280B">
              <w:rPr>
                <w:b/>
                <w:bCs/>
                <w:noProof/>
              </w:rPr>
              <w:t>Error! Hyperlink reference not valid.</w:t>
            </w:r>
          </w:ins>
          <w:del w:id="259" w:author="Marcos, Nathan" w:date="2020-11-09T10:27:00Z">
            <w:r w:rsidR="000D187E" w:rsidRPr="00492EC2" w:rsidDel="005C2A64">
              <w:rPr>
                <w:rStyle w:val="Hyperlink"/>
                <w:noProof/>
              </w:rPr>
              <w:delText>2.3</w:delText>
            </w:r>
            <w:r w:rsidR="000D187E" w:rsidDel="005C2A64">
              <w:rPr>
                <w:rFonts w:eastAsiaTheme="minorEastAsia"/>
                <w:noProof/>
              </w:rPr>
              <w:tab/>
            </w:r>
            <w:r w:rsidR="000D187E" w:rsidRPr="00492EC2" w:rsidDel="005C2A64">
              <w:rPr>
                <w:rStyle w:val="Hyperlink"/>
                <w:noProof/>
              </w:rPr>
              <w:delText>Product Position Statement</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_Toc50281635 \h </w:delInstrText>
            </w:r>
            <w:r w:rsidR="000D187E" w:rsidDel="005C2A64">
              <w:rPr>
                <w:noProof/>
                <w:webHidden/>
              </w:rPr>
            </w:r>
            <w:r w:rsidR="000D187E" w:rsidDel="005C2A64">
              <w:rPr>
                <w:noProof/>
                <w:webHidden/>
              </w:rPr>
              <w:fldChar w:fldCharType="separate"/>
            </w:r>
            <w:r w:rsidR="009B73F5" w:rsidDel="005C2A64">
              <w:rPr>
                <w:noProof/>
                <w:webHidden/>
              </w:rPr>
              <w:delText>1</w:delText>
            </w:r>
            <w:r w:rsidR="000D187E" w:rsidDel="005C2A64">
              <w:rPr>
                <w:noProof/>
                <w:webHidden/>
              </w:rPr>
              <w:fldChar w:fldCharType="end"/>
            </w:r>
            <w:r w:rsidDel="005C2A64">
              <w:rPr>
                <w:noProof/>
              </w:rPr>
              <w:fldChar w:fldCharType="end"/>
            </w:r>
          </w:del>
        </w:p>
        <w:p w14:paraId="2B4799DD" w14:textId="04022357" w:rsidR="000D187E" w:rsidDel="005C2A64" w:rsidRDefault="00625D6C">
          <w:pPr>
            <w:pStyle w:val="TOC2"/>
            <w:rPr>
              <w:del w:id="260" w:author="Marcos, Nathan" w:date="2020-11-09T10:27:00Z"/>
              <w:rFonts w:eastAsiaTheme="minorEastAsia"/>
              <w:noProof/>
            </w:rPr>
          </w:pPr>
          <w:del w:id="261" w:author="Marcos, Nathan" w:date="2020-11-09T10:27:00Z">
            <w:r w:rsidDel="005C2A64">
              <w:rPr>
                <w:noProof/>
              </w:rPr>
              <w:fldChar w:fldCharType="begin"/>
            </w:r>
            <w:r w:rsidDel="005C2A64">
              <w:rPr>
                <w:noProof/>
              </w:rPr>
              <w:delInstrText xml:space="preserve"> HYPERLINK \l "_Toc50281636" </w:delInstrText>
            </w:r>
            <w:r w:rsidDel="005C2A64">
              <w:rPr>
                <w:noProof/>
              </w:rPr>
              <w:fldChar w:fldCharType="separate"/>
            </w:r>
          </w:del>
          <w:ins w:id="262" w:author="Marcos, Nathan" w:date="2020-11-09T10:55:00Z">
            <w:r w:rsidR="0009280B">
              <w:rPr>
                <w:b/>
                <w:bCs/>
                <w:noProof/>
              </w:rPr>
              <w:t>Error! Hyperlink reference not valid.</w:t>
            </w:r>
          </w:ins>
          <w:del w:id="263" w:author="Marcos, Nathan" w:date="2020-11-09T10:27:00Z">
            <w:r w:rsidR="000D187E" w:rsidRPr="00492EC2" w:rsidDel="005C2A64">
              <w:rPr>
                <w:rStyle w:val="Hyperlink"/>
                <w:noProof/>
              </w:rPr>
              <w:delText>2.4</w:delText>
            </w:r>
            <w:r w:rsidR="000D187E" w:rsidDel="005C2A64">
              <w:rPr>
                <w:rFonts w:eastAsiaTheme="minorEastAsia"/>
                <w:noProof/>
              </w:rPr>
              <w:tab/>
            </w:r>
            <w:r w:rsidR="000D187E" w:rsidRPr="00492EC2" w:rsidDel="005C2A64">
              <w:rPr>
                <w:rStyle w:val="Hyperlink"/>
                <w:noProof/>
              </w:rPr>
              <w:delText>Alternates and Competition</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_Toc50281636 \h </w:delInstrText>
            </w:r>
            <w:r w:rsidR="000D187E" w:rsidDel="005C2A64">
              <w:rPr>
                <w:noProof/>
                <w:webHidden/>
              </w:rPr>
            </w:r>
            <w:r w:rsidR="000D187E" w:rsidDel="005C2A64">
              <w:rPr>
                <w:noProof/>
                <w:webHidden/>
              </w:rPr>
              <w:fldChar w:fldCharType="separate"/>
            </w:r>
            <w:r w:rsidR="009B73F5" w:rsidDel="005C2A64">
              <w:rPr>
                <w:noProof/>
                <w:webHidden/>
              </w:rPr>
              <w:delText>1</w:delText>
            </w:r>
            <w:r w:rsidR="000D187E" w:rsidDel="005C2A64">
              <w:rPr>
                <w:noProof/>
                <w:webHidden/>
              </w:rPr>
              <w:fldChar w:fldCharType="end"/>
            </w:r>
            <w:r w:rsidDel="005C2A64">
              <w:rPr>
                <w:noProof/>
              </w:rPr>
              <w:fldChar w:fldCharType="end"/>
            </w:r>
          </w:del>
        </w:p>
        <w:p w14:paraId="74E68B06" w14:textId="1D1E6E3E" w:rsidR="000D187E" w:rsidDel="005C2A64" w:rsidRDefault="00625D6C">
          <w:pPr>
            <w:pStyle w:val="TOC1"/>
            <w:rPr>
              <w:del w:id="264" w:author="Marcos, Nathan" w:date="2020-11-09T10:27:00Z"/>
              <w:rFonts w:eastAsiaTheme="minorEastAsia"/>
              <w:sz w:val="22"/>
            </w:rPr>
          </w:pPr>
          <w:del w:id="265" w:author="Marcos, Nathan" w:date="2020-11-09T10:27:00Z">
            <w:r w:rsidDel="005C2A64">
              <w:fldChar w:fldCharType="begin"/>
            </w:r>
            <w:r w:rsidDel="005C2A64">
              <w:delInstrText xml:space="preserve"> HYPERLINK \l "_Toc50281637" </w:delInstrText>
            </w:r>
            <w:r w:rsidDel="005C2A64">
              <w:fldChar w:fldCharType="separate"/>
            </w:r>
          </w:del>
          <w:ins w:id="266" w:author="Marcos, Nathan" w:date="2020-11-09T10:55:00Z">
            <w:r w:rsidR="0009280B">
              <w:rPr>
                <w:b/>
                <w:bCs/>
              </w:rPr>
              <w:t>Error! Hyperlink reference not valid.</w:t>
            </w:r>
          </w:ins>
          <w:del w:id="267" w:author="Marcos, Nathan" w:date="2020-11-09T10:27:00Z">
            <w:r w:rsidR="000D187E" w:rsidRPr="00492EC2" w:rsidDel="005C2A64">
              <w:rPr>
                <w:rStyle w:val="Hyperlink"/>
              </w:rPr>
              <w:delText>3</w:delText>
            </w:r>
            <w:r w:rsidR="000D187E" w:rsidDel="005C2A64">
              <w:rPr>
                <w:rFonts w:eastAsiaTheme="minorEastAsia"/>
                <w:sz w:val="22"/>
              </w:rPr>
              <w:tab/>
            </w:r>
            <w:r w:rsidR="000D187E" w:rsidRPr="00492EC2" w:rsidDel="005C2A64">
              <w:rPr>
                <w:rStyle w:val="Hyperlink"/>
              </w:rPr>
              <w:delText>Stakeholder Descriptions</w:delText>
            </w:r>
            <w:r w:rsidR="000D187E" w:rsidDel="005C2A64">
              <w:rPr>
                <w:webHidden/>
              </w:rPr>
              <w:tab/>
            </w:r>
            <w:r w:rsidR="000D187E" w:rsidDel="005C2A64">
              <w:rPr>
                <w:webHidden/>
              </w:rPr>
              <w:fldChar w:fldCharType="begin"/>
            </w:r>
            <w:r w:rsidR="000D187E" w:rsidDel="005C2A64">
              <w:rPr>
                <w:webHidden/>
              </w:rPr>
              <w:delInstrText xml:space="preserve"> PAGEREF _Toc50281637 \h </w:delInstrText>
            </w:r>
            <w:r w:rsidR="000D187E" w:rsidDel="005C2A64">
              <w:rPr>
                <w:webHidden/>
              </w:rPr>
            </w:r>
            <w:r w:rsidR="000D187E" w:rsidDel="005C2A64">
              <w:rPr>
                <w:webHidden/>
              </w:rPr>
              <w:fldChar w:fldCharType="separate"/>
            </w:r>
            <w:r w:rsidR="009B73F5" w:rsidDel="005C2A64">
              <w:rPr>
                <w:webHidden/>
              </w:rPr>
              <w:delText>1</w:delText>
            </w:r>
            <w:r w:rsidR="000D187E" w:rsidDel="005C2A64">
              <w:rPr>
                <w:webHidden/>
              </w:rPr>
              <w:fldChar w:fldCharType="end"/>
            </w:r>
            <w:r w:rsidDel="005C2A64">
              <w:fldChar w:fldCharType="end"/>
            </w:r>
          </w:del>
        </w:p>
        <w:p w14:paraId="4B7059EB" w14:textId="1CA48C7E" w:rsidR="000D187E" w:rsidDel="005C2A64" w:rsidRDefault="00625D6C">
          <w:pPr>
            <w:pStyle w:val="TOC2"/>
            <w:rPr>
              <w:del w:id="268" w:author="Marcos, Nathan" w:date="2020-11-09T10:27:00Z"/>
              <w:rFonts w:eastAsiaTheme="minorEastAsia"/>
              <w:noProof/>
            </w:rPr>
          </w:pPr>
          <w:del w:id="269" w:author="Marcos, Nathan" w:date="2020-11-09T10:27:00Z">
            <w:r w:rsidDel="005C2A64">
              <w:rPr>
                <w:noProof/>
              </w:rPr>
              <w:fldChar w:fldCharType="begin"/>
            </w:r>
            <w:r w:rsidDel="005C2A64">
              <w:rPr>
                <w:noProof/>
              </w:rPr>
              <w:delInstrText xml:space="preserve"> HYPERLINK \l "_Toc50281638" </w:delInstrText>
            </w:r>
            <w:r w:rsidDel="005C2A64">
              <w:rPr>
                <w:noProof/>
              </w:rPr>
              <w:fldChar w:fldCharType="separate"/>
            </w:r>
          </w:del>
          <w:ins w:id="270" w:author="Marcos, Nathan" w:date="2020-11-09T10:55:00Z">
            <w:r w:rsidR="0009280B">
              <w:rPr>
                <w:b/>
                <w:bCs/>
                <w:noProof/>
              </w:rPr>
              <w:t>Error! Hyperlink reference not valid.</w:t>
            </w:r>
          </w:ins>
          <w:del w:id="271" w:author="Marcos, Nathan" w:date="2020-11-09T10:27:00Z">
            <w:r w:rsidR="000D187E" w:rsidRPr="00492EC2" w:rsidDel="005C2A64">
              <w:rPr>
                <w:rStyle w:val="Hyperlink"/>
                <w:noProof/>
              </w:rPr>
              <w:delText>3.1</w:delText>
            </w:r>
            <w:r w:rsidR="000D187E" w:rsidDel="005C2A64">
              <w:rPr>
                <w:rFonts w:eastAsiaTheme="minorEastAsia"/>
                <w:noProof/>
              </w:rPr>
              <w:tab/>
            </w:r>
            <w:r w:rsidR="000D187E" w:rsidRPr="00492EC2" w:rsidDel="005C2A64">
              <w:rPr>
                <w:rStyle w:val="Hyperlink"/>
                <w:noProof/>
              </w:rPr>
              <w:delText>Market Demographics</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_Toc50281638 \h </w:delInstrText>
            </w:r>
            <w:r w:rsidR="000D187E" w:rsidDel="005C2A64">
              <w:rPr>
                <w:noProof/>
                <w:webHidden/>
              </w:rPr>
            </w:r>
            <w:r w:rsidR="000D187E" w:rsidDel="005C2A64">
              <w:rPr>
                <w:noProof/>
                <w:webHidden/>
              </w:rPr>
              <w:fldChar w:fldCharType="separate"/>
            </w:r>
            <w:r w:rsidR="009B73F5" w:rsidDel="005C2A64">
              <w:rPr>
                <w:noProof/>
                <w:webHidden/>
              </w:rPr>
              <w:delText>1</w:delText>
            </w:r>
            <w:r w:rsidR="000D187E" w:rsidDel="005C2A64">
              <w:rPr>
                <w:noProof/>
                <w:webHidden/>
              </w:rPr>
              <w:fldChar w:fldCharType="end"/>
            </w:r>
            <w:r w:rsidDel="005C2A64">
              <w:rPr>
                <w:noProof/>
              </w:rPr>
              <w:fldChar w:fldCharType="end"/>
            </w:r>
          </w:del>
        </w:p>
        <w:p w14:paraId="30366636" w14:textId="144F3E00" w:rsidR="000D187E" w:rsidDel="005C2A64" w:rsidRDefault="00625D6C">
          <w:pPr>
            <w:pStyle w:val="TOC2"/>
            <w:rPr>
              <w:del w:id="272" w:author="Marcos, Nathan" w:date="2020-11-09T10:27:00Z"/>
              <w:rFonts w:eastAsiaTheme="minorEastAsia"/>
              <w:noProof/>
            </w:rPr>
          </w:pPr>
          <w:del w:id="273" w:author="Marcos, Nathan" w:date="2020-11-09T10:27:00Z">
            <w:r w:rsidDel="005C2A64">
              <w:rPr>
                <w:noProof/>
              </w:rPr>
              <w:fldChar w:fldCharType="begin"/>
            </w:r>
            <w:r w:rsidDel="005C2A64">
              <w:rPr>
                <w:noProof/>
              </w:rPr>
              <w:delInstrText xml:space="preserve"> HYPERLINK \l "_Toc50281639" </w:delInstrText>
            </w:r>
            <w:r w:rsidDel="005C2A64">
              <w:rPr>
                <w:noProof/>
              </w:rPr>
              <w:fldChar w:fldCharType="separate"/>
            </w:r>
          </w:del>
          <w:ins w:id="274" w:author="Marcos, Nathan" w:date="2020-11-09T10:55:00Z">
            <w:r w:rsidR="0009280B">
              <w:rPr>
                <w:b/>
                <w:bCs/>
                <w:noProof/>
              </w:rPr>
              <w:t>Error! Hyperlink reference not valid.</w:t>
            </w:r>
          </w:ins>
          <w:del w:id="275" w:author="Marcos, Nathan" w:date="2020-11-09T10:27:00Z">
            <w:r w:rsidR="000D187E" w:rsidRPr="00492EC2" w:rsidDel="005C2A64">
              <w:rPr>
                <w:rStyle w:val="Hyperlink"/>
                <w:noProof/>
              </w:rPr>
              <w:delText>3.2</w:delText>
            </w:r>
            <w:r w:rsidR="000D187E" w:rsidDel="005C2A64">
              <w:rPr>
                <w:rFonts w:eastAsiaTheme="minorEastAsia"/>
                <w:noProof/>
              </w:rPr>
              <w:tab/>
            </w:r>
            <w:r w:rsidR="000D187E" w:rsidRPr="00492EC2" w:rsidDel="005C2A64">
              <w:rPr>
                <w:rStyle w:val="Hyperlink"/>
                <w:noProof/>
              </w:rPr>
              <w:delText>Non-User Summary</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_Toc50281639 \h </w:delInstrText>
            </w:r>
            <w:r w:rsidR="000D187E" w:rsidDel="005C2A64">
              <w:rPr>
                <w:noProof/>
                <w:webHidden/>
              </w:rPr>
            </w:r>
            <w:r w:rsidR="000D187E" w:rsidDel="005C2A64">
              <w:rPr>
                <w:noProof/>
                <w:webHidden/>
              </w:rPr>
              <w:fldChar w:fldCharType="separate"/>
            </w:r>
          </w:del>
          <w:del w:id="276" w:author="Marcos, Nathan" w:date="2020-11-09T10:12:00Z">
            <w:r w:rsidR="000D187E" w:rsidDel="009B73F5">
              <w:rPr>
                <w:noProof/>
                <w:webHidden/>
              </w:rPr>
              <w:delText>1</w:delText>
            </w:r>
          </w:del>
          <w:del w:id="277" w:author="Marcos, Nathan" w:date="2020-11-09T10:27:00Z">
            <w:r w:rsidR="000D187E" w:rsidDel="005C2A64">
              <w:rPr>
                <w:noProof/>
                <w:webHidden/>
              </w:rPr>
              <w:fldChar w:fldCharType="end"/>
            </w:r>
            <w:r w:rsidDel="005C2A64">
              <w:rPr>
                <w:noProof/>
              </w:rPr>
              <w:fldChar w:fldCharType="end"/>
            </w:r>
          </w:del>
        </w:p>
        <w:p w14:paraId="31FBF74A" w14:textId="06F8473D" w:rsidR="000D187E" w:rsidDel="005C2A64" w:rsidRDefault="00111D21">
          <w:pPr>
            <w:pStyle w:val="TOC3"/>
            <w:rPr>
              <w:del w:id="278" w:author="Marcos, Nathan" w:date="2020-11-09T10:27:00Z"/>
              <w:rFonts w:eastAsiaTheme="minorEastAsia"/>
              <w:noProof/>
            </w:rPr>
          </w:pPr>
          <w:del w:id="279" w:author="Marcos, Nathan" w:date="2020-11-09T10:27:00Z">
            <w:r w:rsidDel="005C2A64">
              <w:rPr>
                <w:noProof/>
              </w:rPr>
              <w:fldChar w:fldCharType="begin"/>
            </w:r>
            <w:r w:rsidDel="005C2A64">
              <w:rPr>
                <w:noProof/>
              </w:rPr>
              <w:delInstrText xml:space="preserve"> HYPERLINK \l "_Toc50281640" </w:delInstrText>
            </w:r>
            <w:r w:rsidDel="005C2A64">
              <w:rPr>
                <w:noProof/>
              </w:rPr>
              <w:fldChar w:fldCharType="separate"/>
            </w:r>
          </w:del>
          <w:ins w:id="280" w:author="Marcos, Nathan" w:date="2020-11-09T10:55:00Z">
            <w:r w:rsidR="0009280B">
              <w:rPr>
                <w:b/>
                <w:bCs/>
                <w:noProof/>
              </w:rPr>
              <w:t>Error! Hyperlink reference not valid.</w:t>
            </w:r>
          </w:ins>
          <w:del w:id="281" w:author="Marcos, Nathan" w:date="2020-11-09T10:27:00Z">
            <w:r w:rsidR="000D187E" w:rsidRPr="00492EC2" w:rsidDel="005C2A64">
              <w:rPr>
                <w:rStyle w:val="Hyperlink"/>
                <w:noProof/>
              </w:rPr>
              <w:delText>3.2.1</w:delText>
            </w:r>
            <w:r w:rsidR="000D187E" w:rsidDel="005C2A64">
              <w:rPr>
                <w:rFonts w:eastAsiaTheme="minorEastAsia"/>
                <w:noProof/>
              </w:rPr>
              <w:tab/>
            </w:r>
            <w:r w:rsidR="000D187E" w:rsidRPr="00492EC2" w:rsidDel="005C2A64">
              <w:rPr>
                <w:rStyle w:val="Hyperlink"/>
                <w:noProof/>
              </w:rPr>
              <w:delText>&lt;Stakeholde</w:delText>
            </w:r>
          </w:del>
          <w:ins w:id="282" w:author="Nathan" w:date="2020-09-22T18:18:00Z">
            <w:del w:id="283" w:author="Marcos, Nathan" w:date="2020-11-09T10:27:00Z">
              <w:r w:rsidR="00B171EC" w:rsidDel="005C2A64">
                <w:rPr>
                  <w:rStyle w:val="Hyperlink"/>
                  <w:noProof/>
                </w:rPr>
                <w:delText>Project Team</w:delText>
              </w:r>
            </w:del>
          </w:ins>
          <w:del w:id="284" w:author="Marcos, Nathan" w:date="2020-11-09T10:27:00Z">
            <w:r w:rsidR="000D187E" w:rsidRPr="00492EC2" w:rsidDel="005C2A64">
              <w:rPr>
                <w:rStyle w:val="Hyperlink"/>
                <w:noProof/>
              </w:rPr>
              <w:delText>r 1&gt;</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_Toc50281640 \h </w:delInstrText>
            </w:r>
            <w:r w:rsidR="000D187E" w:rsidDel="005C2A64">
              <w:rPr>
                <w:noProof/>
                <w:webHidden/>
              </w:rPr>
            </w:r>
            <w:r w:rsidR="000D187E" w:rsidDel="005C2A64">
              <w:rPr>
                <w:noProof/>
                <w:webHidden/>
              </w:rPr>
              <w:fldChar w:fldCharType="separate"/>
            </w:r>
          </w:del>
          <w:del w:id="285" w:author="Marcos, Nathan" w:date="2020-11-09T10:12:00Z">
            <w:r w:rsidR="000D187E" w:rsidDel="009B73F5">
              <w:rPr>
                <w:noProof/>
                <w:webHidden/>
              </w:rPr>
              <w:delText>1</w:delText>
            </w:r>
          </w:del>
          <w:del w:id="286" w:author="Marcos, Nathan" w:date="2020-11-09T10:27:00Z">
            <w:r w:rsidR="000D187E" w:rsidDel="005C2A64">
              <w:rPr>
                <w:noProof/>
                <w:webHidden/>
              </w:rPr>
              <w:fldChar w:fldCharType="end"/>
            </w:r>
            <w:r w:rsidDel="005C2A64">
              <w:rPr>
                <w:noProof/>
              </w:rPr>
              <w:fldChar w:fldCharType="end"/>
            </w:r>
          </w:del>
        </w:p>
        <w:p w14:paraId="4F464CB1" w14:textId="6BB87726" w:rsidR="00B171EC" w:rsidDel="005C2A64" w:rsidRDefault="00B171EC" w:rsidP="00B171EC">
          <w:pPr>
            <w:pStyle w:val="TOC3"/>
            <w:rPr>
              <w:ins w:id="287" w:author="Nathan" w:date="2020-09-22T18:12:00Z"/>
              <w:del w:id="288" w:author="Marcos, Nathan" w:date="2020-11-09T10:27:00Z"/>
              <w:rFonts w:eastAsiaTheme="minorEastAsia"/>
              <w:noProof/>
            </w:rPr>
          </w:pPr>
          <w:ins w:id="289" w:author="Nathan" w:date="2020-09-22T18:12:00Z">
            <w:del w:id="290" w:author="Marcos, Nathan" w:date="2020-11-09T10:27:00Z">
              <w:r w:rsidDel="005C2A64">
                <w:rPr>
                  <w:noProof/>
                </w:rPr>
                <w:fldChar w:fldCharType="begin"/>
              </w:r>
              <w:r w:rsidDel="005C2A64">
                <w:rPr>
                  <w:noProof/>
                </w:rPr>
                <w:delInstrText xml:space="preserve"> HYPERLINK \l "_Toc50281640" </w:delInstrText>
              </w:r>
              <w:r w:rsidDel="005C2A64">
                <w:rPr>
                  <w:noProof/>
                </w:rPr>
                <w:fldChar w:fldCharType="separate"/>
              </w:r>
            </w:del>
          </w:ins>
          <w:ins w:id="291" w:author="Marcos, Nathan" w:date="2020-11-09T10:55:00Z">
            <w:r w:rsidR="0009280B">
              <w:rPr>
                <w:b/>
                <w:bCs/>
                <w:noProof/>
              </w:rPr>
              <w:t>Error! Hyperlink reference not valid.</w:t>
            </w:r>
          </w:ins>
          <w:ins w:id="292" w:author="Nathan" w:date="2020-09-22T18:12:00Z">
            <w:del w:id="293" w:author="Marcos, Nathan" w:date="2020-11-09T10:27:00Z">
              <w:r w:rsidRPr="00492EC2" w:rsidDel="005C2A64">
                <w:rPr>
                  <w:rStyle w:val="Hyperlink"/>
                  <w:noProof/>
                </w:rPr>
                <w:delText>3.2.</w:delText>
              </w:r>
            </w:del>
          </w:ins>
          <w:ins w:id="294" w:author="Nathan" w:date="2020-09-22T18:18:00Z">
            <w:del w:id="295" w:author="Marcos, Nathan" w:date="2020-11-09T10:27:00Z">
              <w:r w:rsidDel="005C2A64">
                <w:rPr>
                  <w:rStyle w:val="Hyperlink"/>
                  <w:noProof/>
                </w:rPr>
                <w:delText>2</w:delText>
              </w:r>
            </w:del>
          </w:ins>
          <w:ins w:id="296" w:author="Nathan" w:date="2020-09-22T18:12:00Z">
            <w:del w:id="297" w:author="Marcos, Nathan" w:date="2020-11-09T10:27:00Z">
              <w:r w:rsidDel="005C2A64">
                <w:rPr>
                  <w:rFonts w:eastAsiaTheme="minorEastAsia"/>
                  <w:noProof/>
                </w:rPr>
                <w:tab/>
              </w:r>
              <w:r w:rsidDel="005C2A64">
                <w:rPr>
                  <w:rStyle w:val="Hyperlink"/>
                  <w:noProof/>
                </w:rPr>
                <w:delText>Airline Ticket Commissioner</w:delText>
              </w:r>
              <w:r w:rsidDel="005C2A64">
                <w:rPr>
                  <w:noProof/>
                  <w:webHidden/>
                </w:rPr>
                <w:tab/>
              </w:r>
              <w:r w:rsidDel="005C2A64">
                <w:rPr>
                  <w:noProof/>
                  <w:webHidden/>
                </w:rPr>
                <w:fldChar w:fldCharType="begin"/>
              </w:r>
              <w:r w:rsidDel="005C2A64">
                <w:rPr>
                  <w:noProof/>
                  <w:webHidden/>
                </w:rPr>
                <w:delInstrText xml:space="preserve"> PAGEREF _Toc50281640 \h </w:delInstrText>
              </w:r>
            </w:del>
          </w:ins>
          <w:del w:id="298" w:author="Marcos, Nathan" w:date="2020-11-09T10:27:00Z">
            <w:r w:rsidDel="005C2A64">
              <w:rPr>
                <w:noProof/>
                <w:webHidden/>
              </w:rPr>
            </w:r>
          </w:del>
          <w:ins w:id="299" w:author="Nathan" w:date="2020-09-22T18:12:00Z">
            <w:del w:id="300" w:author="Marcos, Nathan" w:date="2020-11-09T10:27:00Z">
              <w:r w:rsidDel="005C2A64">
                <w:rPr>
                  <w:noProof/>
                  <w:webHidden/>
                </w:rPr>
                <w:fldChar w:fldCharType="separate"/>
              </w:r>
            </w:del>
            <w:del w:id="301" w:author="Marcos, Nathan" w:date="2020-11-09T10:12:00Z">
              <w:r w:rsidDel="009B73F5">
                <w:rPr>
                  <w:noProof/>
                  <w:webHidden/>
                </w:rPr>
                <w:delText>1</w:delText>
              </w:r>
            </w:del>
            <w:del w:id="302" w:author="Marcos, Nathan" w:date="2020-11-09T10:27:00Z">
              <w:r w:rsidDel="005C2A64">
                <w:rPr>
                  <w:noProof/>
                  <w:webHidden/>
                </w:rPr>
                <w:fldChar w:fldCharType="end"/>
              </w:r>
              <w:r w:rsidDel="005C2A64">
                <w:rPr>
                  <w:noProof/>
                </w:rPr>
                <w:fldChar w:fldCharType="end"/>
              </w:r>
            </w:del>
          </w:ins>
        </w:p>
        <w:p w14:paraId="56F90043" w14:textId="3EEC7169" w:rsidR="00B171EC" w:rsidDel="005C2A64" w:rsidRDefault="00D915C2" w:rsidP="00B07FFC">
          <w:pPr>
            <w:pStyle w:val="TOC3"/>
            <w:rPr>
              <w:ins w:id="303" w:author="Nathan" w:date="2020-09-22T18:12:00Z"/>
              <w:del w:id="304" w:author="Marcos, Nathan" w:date="2020-11-09T10:27:00Z"/>
              <w:rFonts w:eastAsiaTheme="minorEastAsia"/>
              <w:noProof/>
            </w:rPr>
          </w:pPr>
          <w:ins w:id="305" w:author="Nathan" w:date="2020-09-22T18:35:00Z">
            <w:del w:id="306" w:author="Marcos, Nathan" w:date="2020-11-09T10:27:00Z">
              <w:r w:rsidDel="005C2A64">
                <w:rPr>
                  <w:noProof/>
                </w:rPr>
                <w:fldChar w:fldCharType="begin"/>
              </w:r>
              <w:r w:rsidDel="005C2A64">
                <w:rPr>
                  <w:noProof/>
                </w:rPr>
                <w:delInstrText xml:space="preserve"> HYPERLINK \l "_Toc50281641" </w:delInstrText>
              </w:r>
              <w:r w:rsidDel="005C2A64">
                <w:rPr>
                  <w:noProof/>
                </w:rPr>
                <w:fldChar w:fldCharType="separate"/>
              </w:r>
            </w:del>
          </w:ins>
          <w:ins w:id="307" w:author="Marcos, Nathan" w:date="2020-11-09T10:55:00Z">
            <w:r w:rsidR="0009280B">
              <w:rPr>
                <w:b/>
                <w:bCs/>
                <w:noProof/>
              </w:rPr>
              <w:t>Error! Hyperlink reference not valid.</w:t>
            </w:r>
          </w:ins>
          <w:ins w:id="308" w:author="Nathan" w:date="2020-09-22T18:35:00Z">
            <w:del w:id="309" w:author="Marcos, Nathan" w:date="2020-11-09T10:27:00Z">
              <w:r w:rsidRPr="00492EC2" w:rsidDel="005C2A64">
                <w:rPr>
                  <w:rStyle w:val="Hyperlink"/>
                  <w:noProof/>
                </w:rPr>
                <w:delText>3.2.</w:delText>
              </w:r>
              <w:r w:rsidDel="005C2A64">
                <w:rPr>
                  <w:rStyle w:val="Hyperlink"/>
                  <w:noProof/>
                </w:rPr>
                <w:delText>3</w:delText>
              </w:r>
              <w:r w:rsidDel="005C2A64">
                <w:rPr>
                  <w:rFonts w:eastAsiaTheme="minorEastAsia"/>
                  <w:noProof/>
                </w:rPr>
                <w:tab/>
              </w:r>
              <w:r w:rsidDel="005C2A64">
                <w:rPr>
                  <w:rStyle w:val="Hyperlink"/>
                  <w:noProof/>
                </w:rPr>
                <w:delText>Hotel Promoter</w:delText>
              </w:r>
              <w:r w:rsidDel="005C2A64">
                <w:rPr>
                  <w:noProof/>
                  <w:webHidden/>
                </w:rPr>
                <w:tab/>
              </w:r>
              <w:r w:rsidDel="005C2A64">
                <w:rPr>
                  <w:noProof/>
                  <w:webHidden/>
                </w:rPr>
                <w:fldChar w:fldCharType="begin"/>
              </w:r>
              <w:r w:rsidDel="005C2A64">
                <w:rPr>
                  <w:noProof/>
                  <w:webHidden/>
                </w:rPr>
                <w:delInstrText xml:space="preserve"> PAGEREF _Toc50281641 \h </w:delInstrText>
              </w:r>
            </w:del>
          </w:ins>
          <w:del w:id="310" w:author="Marcos, Nathan" w:date="2020-11-09T10:27:00Z">
            <w:r w:rsidDel="005C2A64">
              <w:rPr>
                <w:noProof/>
                <w:webHidden/>
              </w:rPr>
            </w:r>
          </w:del>
          <w:ins w:id="311" w:author="Nathan" w:date="2020-09-22T18:35:00Z">
            <w:del w:id="312" w:author="Marcos, Nathan" w:date="2020-11-09T10:27:00Z">
              <w:r w:rsidDel="005C2A64">
                <w:rPr>
                  <w:noProof/>
                  <w:webHidden/>
                </w:rPr>
                <w:fldChar w:fldCharType="separate"/>
              </w:r>
            </w:del>
            <w:del w:id="313" w:author="Marcos, Nathan" w:date="2020-11-09T10:12:00Z">
              <w:r w:rsidDel="009B73F5">
                <w:rPr>
                  <w:noProof/>
                  <w:webHidden/>
                </w:rPr>
                <w:delText>1</w:delText>
              </w:r>
            </w:del>
            <w:del w:id="314" w:author="Marcos, Nathan" w:date="2020-11-09T10:27:00Z">
              <w:r w:rsidDel="005C2A64">
                <w:rPr>
                  <w:noProof/>
                  <w:webHidden/>
                </w:rPr>
                <w:fldChar w:fldCharType="end"/>
              </w:r>
              <w:r w:rsidDel="005C2A64">
                <w:rPr>
                  <w:noProof/>
                </w:rPr>
                <w:fldChar w:fldCharType="end"/>
              </w:r>
            </w:del>
          </w:ins>
        </w:p>
        <w:p w14:paraId="2A4AAB46" w14:textId="7A767BB0" w:rsidR="000D187E" w:rsidDel="005C2A64" w:rsidRDefault="00111D21">
          <w:pPr>
            <w:pStyle w:val="TOC3"/>
            <w:rPr>
              <w:del w:id="315" w:author="Marcos, Nathan" w:date="2020-11-09T10:27:00Z"/>
              <w:rFonts w:eastAsiaTheme="minorEastAsia"/>
              <w:noProof/>
            </w:rPr>
          </w:pPr>
          <w:del w:id="316" w:author="Marcos, Nathan" w:date="2020-11-09T10:27:00Z">
            <w:r w:rsidDel="005C2A64">
              <w:rPr>
                <w:noProof/>
              </w:rPr>
              <w:fldChar w:fldCharType="begin"/>
            </w:r>
            <w:r w:rsidDel="005C2A64">
              <w:rPr>
                <w:noProof/>
              </w:rPr>
              <w:delInstrText xml:space="preserve"> HYPERLINK \l "_Toc50281641" </w:delInstrText>
            </w:r>
            <w:r w:rsidDel="005C2A64">
              <w:rPr>
                <w:noProof/>
              </w:rPr>
              <w:fldChar w:fldCharType="separate"/>
            </w:r>
          </w:del>
          <w:ins w:id="317" w:author="Marcos, Nathan" w:date="2020-11-09T10:55:00Z">
            <w:r w:rsidR="0009280B">
              <w:rPr>
                <w:b/>
                <w:bCs/>
                <w:noProof/>
              </w:rPr>
              <w:t>Error! Hyperlink reference not valid.</w:t>
            </w:r>
          </w:ins>
          <w:del w:id="318" w:author="Marcos, Nathan" w:date="2020-11-09T10:12:00Z">
            <w:r w:rsidR="000D187E" w:rsidRPr="00492EC2" w:rsidDel="009B73F5">
              <w:rPr>
                <w:rStyle w:val="Hyperlink"/>
                <w:noProof/>
              </w:rPr>
              <w:delText>3.2.2</w:delText>
            </w:r>
            <w:r w:rsidR="000D187E" w:rsidDel="009B73F5">
              <w:rPr>
                <w:rFonts w:eastAsiaTheme="minorEastAsia"/>
                <w:noProof/>
              </w:rPr>
              <w:tab/>
            </w:r>
            <w:r w:rsidR="000D187E" w:rsidRPr="00492EC2" w:rsidDel="009B73F5">
              <w:rPr>
                <w:rStyle w:val="Hyperlink"/>
                <w:noProof/>
              </w:rPr>
              <w:delText>&lt;Stakeholder 2&gt;</w:delText>
            </w:r>
            <w:r w:rsidR="000D187E" w:rsidDel="009B73F5">
              <w:rPr>
                <w:noProof/>
                <w:webHidden/>
              </w:rPr>
              <w:tab/>
            </w:r>
            <w:r w:rsidR="000D187E" w:rsidDel="009B73F5">
              <w:rPr>
                <w:noProof/>
                <w:webHidden/>
              </w:rPr>
              <w:fldChar w:fldCharType="begin"/>
            </w:r>
            <w:r w:rsidR="000D187E" w:rsidDel="009B73F5">
              <w:rPr>
                <w:noProof/>
                <w:webHidden/>
              </w:rPr>
              <w:delInstrText xml:space="preserve"> PAGEREF _Toc50281641 \h </w:delInstrText>
            </w:r>
            <w:r w:rsidR="000D187E" w:rsidDel="009B73F5">
              <w:rPr>
                <w:noProof/>
                <w:webHidden/>
              </w:rPr>
            </w:r>
            <w:r w:rsidR="000D187E" w:rsidDel="009B73F5">
              <w:rPr>
                <w:noProof/>
                <w:webHidden/>
              </w:rPr>
              <w:fldChar w:fldCharType="separate"/>
            </w:r>
            <w:r w:rsidR="000D187E" w:rsidDel="009B73F5">
              <w:rPr>
                <w:noProof/>
                <w:webHidden/>
              </w:rPr>
              <w:delText>1</w:delText>
            </w:r>
            <w:r w:rsidR="000D187E" w:rsidDel="009B73F5">
              <w:rPr>
                <w:noProof/>
                <w:webHidden/>
              </w:rPr>
              <w:fldChar w:fldCharType="end"/>
            </w:r>
          </w:del>
          <w:del w:id="319" w:author="Marcos, Nathan" w:date="2020-11-09T10:27:00Z">
            <w:r w:rsidDel="005C2A64">
              <w:rPr>
                <w:noProof/>
              </w:rPr>
              <w:fldChar w:fldCharType="end"/>
            </w:r>
          </w:del>
        </w:p>
        <w:p w14:paraId="0D996AA9" w14:textId="341F9924" w:rsidR="000D187E" w:rsidDel="005C2A64" w:rsidRDefault="00625D6C">
          <w:pPr>
            <w:pStyle w:val="TOC2"/>
            <w:rPr>
              <w:del w:id="320" w:author="Marcos, Nathan" w:date="2020-11-09T10:27:00Z"/>
              <w:rFonts w:eastAsiaTheme="minorEastAsia"/>
              <w:noProof/>
            </w:rPr>
          </w:pPr>
          <w:del w:id="321" w:author="Marcos, Nathan" w:date="2020-11-09T10:27:00Z">
            <w:r w:rsidDel="005C2A64">
              <w:rPr>
                <w:noProof/>
              </w:rPr>
              <w:fldChar w:fldCharType="begin"/>
            </w:r>
            <w:r w:rsidDel="005C2A64">
              <w:rPr>
                <w:noProof/>
              </w:rPr>
              <w:delInstrText xml:space="preserve"> HYPERLINK \l "_Toc50281642" </w:delInstrText>
            </w:r>
            <w:r w:rsidDel="005C2A64">
              <w:rPr>
                <w:noProof/>
              </w:rPr>
              <w:fldChar w:fldCharType="separate"/>
            </w:r>
          </w:del>
          <w:ins w:id="322" w:author="Marcos, Nathan" w:date="2020-11-09T10:55:00Z">
            <w:r w:rsidR="0009280B">
              <w:rPr>
                <w:b/>
                <w:bCs/>
                <w:noProof/>
              </w:rPr>
              <w:t>Error! Hyperlink reference not valid.</w:t>
            </w:r>
          </w:ins>
          <w:del w:id="323" w:author="Marcos, Nathan" w:date="2020-11-09T10:27:00Z">
            <w:r w:rsidR="000D187E" w:rsidRPr="00492EC2" w:rsidDel="005C2A64">
              <w:rPr>
                <w:rStyle w:val="Hyperlink"/>
                <w:noProof/>
              </w:rPr>
              <w:delText>3.3</w:delText>
            </w:r>
            <w:r w:rsidR="000D187E" w:rsidDel="005C2A64">
              <w:rPr>
                <w:rFonts w:eastAsiaTheme="minorEastAsia"/>
                <w:noProof/>
              </w:rPr>
              <w:tab/>
            </w:r>
            <w:r w:rsidR="000D187E" w:rsidRPr="00492EC2" w:rsidDel="005C2A64">
              <w:rPr>
                <w:rStyle w:val="Hyperlink"/>
                <w:noProof/>
              </w:rPr>
              <w:delText>User Summary</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_Toc50281642 \h </w:delInstrText>
            </w:r>
            <w:r w:rsidR="000D187E" w:rsidDel="005C2A64">
              <w:rPr>
                <w:noProof/>
                <w:webHidden/>
              </w:rPr>
            </w:r>
            <w:r w:rsidR="000D187E" w:rsidDel="005C2A64">
              <w:rPr>
                <w:noProof/>
                <w:webHidden/>
              </w:rPr>
              <w:fldChar w:fldCharType="separate"/>
            </w:r>
          </w:del>
          <w:del w:id="324" w:author="Marcos, Nathan" w:date="2020-11-09T10:12:00Z">
            <w:r w:rsidR="000D187E" w:rsidDel="009B73F5">
              <w:rPr>
                <w:noProof/>
                <w:webHidden/>
              </w:rPr>
              <w:delText>1</w:delText>
            </w:r>
          </w:del>
          <w:del w:id="325" w:author="Marcos, Nathan" w:date="2020-11-09T10:27:00Z">
            <w:r w:rsidR="000D187E" w:rsidDel="005C2A64">
              <w:rPr>
                <w:noProof/>
                <w:webHidden/>
              </w:rPr>
              <w:fldChar w:fldCharType="end"/>
            </w:r>
            <w:r w:rsidDel="005C2A64">
              <w:rPr>
                <w:noProof/>
              </w:rPr>
              <w:fldChar w:fldCharType="end"/>
            </w:r>
          </w:del>
        </w:p>
        <w:p w14:paraId="519D7AC8" w14:textId="0C785F2D" w:rsidR="000D187E" w:rsidDel="005C2A64" w:rsidRDefault="00111D21">
          <w:pPr>
            <w:pStyle w:val="TOC3"/>
            <w:rPr>
              <w:del w:id="326" w:author="Marcos, Nathan" w:date="2020-11-09T10:27:00Z"/>
              <w:rFonts w:eastAsiaTheme="minorEastAsia"/>
              <w:noProof/>
            </w:rPr>
          </w:pPr>
          <w:del w:id="327" w:author="Marcos, Nathan" w:date="2020-11-09T10:27:00Z">
            <w:r w:rsidDel="005C2A64">
              <w:rPr>
                <w:noProof/>
              </w:rPr>
              <w:fldChar w:fldCharType="begin"/>
            </w:r>
            <w:r w:rsidDel="005C2A64">
              <w:rPr>
                <w:noProof/>
              </w:rPr>
              <w:delInstrText xml:space="preserve"> HYPERLINK \l "_Toc50281643" </w:delInstrText>
            </w:r>
            <w:r w:rsidDel="005C2A64">
              <w:rPr>
                <w:noProof/>
              </w:rPr>
              <w:fldChar w:fldCharType="separate"/>
            </w:r>
          </w:del>
          <w:ins w:id="328" w:author="Marcos, Nathan" w:date="2020-11-09T10:55:00Z">
            <w:r w:rsidR="0009280B">
              <w:rPr>
                <w:b/>
                <w:bCs/>
                <w:noProof/>
              </w:rPr>
              <w:t>Error! Hyperlink reference not valid.</w:t>
            </w:r>
          </w:ins>
          <w:del w:id="329" w:author="Marcos, Nathan" w:date="2020-11-09T10:27:00Z">
            <w:r w:rsidR="000D187E" w:rsidRPr="00492EC2" w:rsidDel="005C2A64">
              <w:rPr>
                <w:rStyle w:val="Hyperlink"/>
                <w:noProof/>
              </w:rPr>
              <w:delText>3.3.1</w:delText>
            </w:r>
            <w:r w:rsidR="000D187E" w:rsidDel="005C2A64">
              <w:rPr>
                <w:rFonts w:eastAsiaTheme="minorEastAsia"/>
                <w:noProof/>
              </w:rPr>
              <w:tab/>
            </w:r>
          </w:del>
          <w:ins w:id="330" w:author="Nathan" w:date="2020-09-22T18:47:00Z">
            <w:del w:id="331" w:author="Marcos, Nathan" w:date="2020-11-09T10:27:00Z">
              <w:r w:rsidR="007B4CD2" w:rsidDel="005C2A64">
                <w:rPr>
                  <w:rStyle w:val="Hyperlink"/>
                  <w:noProof/>
                </w:rPr>
                <w:delText>Customer</w:delText>
              </w:r>
            </w:del>
          </w:ins>
          <w:del w:id="332" w:author="Marcos, Nathan" w:date="2020-11-09T10:27:00Z">
            <w:r w:rsidR="000D187E" w:rsidRPr="00492EC2" w:rsidDel="005C2A64">
              <w:rPr>
                <w:rStyle w:val="Hyperlink"/>
                <w:noProof/>
              </w:rPr>
              <w:delText>&lt;Actor 1&gt;</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_Toc50281643 \h </w:delInstrText>
            </w:r>
            <w:r w:rsidR="000D187E" w:rsidDel="005C2A64">
              <w:rPr>
                <w:noProof/>
                <w:webHidden/>
              </w:rPr>
            </w:r>
            <w:r w:rsidR="000D187E" w:rsidDel="005C2A64">
              <w:rPr>
                <w:noProof/>
                <w:webHidden/>
              </w:rPr>
              <w:fldChar w:fldCharType="separate"/>
            </w:r>
          </w:del>
          <w:del w:id="333" w:author="Marcos, Nathan" w:date="2020-11-09T10:12:00Z">
            <w:r w:rsidR="000D187E" w:rsidDel="009B73F5">
              <w:rPr>
                <w:noProof/>
                <w:webHidden/>
              </w:rPr>
              <w:delText>1</w:delText>
            </w:r>
          </w:del>
          <w:del w:id="334" w:author="Marcos, Nathan" w:date="2020-11-09T10:27:00Z">
            <w:r w:rsidR="000D187E" w:rsidDel="005C2A64">
              <w:rPr>
                <w:noProof/>
                <w:webHidden/>
              </w:rPr>
              <w:fldChar w:fldCharType="end"/>
            </w:r>
            <w:r w:rsidDel="005C2A64">
              <w:rPr>
                <w:noProof/>
              </w:rPr>
              <w:fldChar w:fldCharType="end"/>
            </w:r>
          </w:del>
        </w:p>
        <w:p w14:paraId="1AAB7317" w14:textId="60DB4F77" w:rsidR="007B4CD2" w:rsidDel="005C2A64" w:rsidRDefault="007B4CD2" w:rsidP="007B4CD2">
          <w:pPr>
            <w:pStyle w:val="TOC3"/>
            <w:rPr>
              <w:ins w:id="335" w:author="Nathan" w:date="2020-09-22T18:47:00Z"/>
              <w:del w:id="336" w:author="Marcos, Nathan" w:date="2020-11-09T10:27:00Z"/>
              <w:rFonts w:eastAsiaTheme="minorEastAsia"/>
              <w:noProof/>
            </w:rPr>
          </w:pPr>
          <w:ins w:id="337" w:author="Nathan" w:date="2020-09-22T18:47:00Z">
            <w:del w:id="338" w:author="Marcos, Nathan" w:date="2020-11-09T10:27:00Z">
              <w:r w:rsidDel="005C2A64">
                <w:rPr>
                  <w:noProof/>
                </w:rPr>
                <w:fldChar w:fldCharType="begin"/>
              </w:r>
              <w:r w:rsidDel="005C2A64">
                <w:rPr>
                  <w:noProof/>
                </w:rPr>
                <w:delInstrText xml:space="preserve"> HYPERLINK \l "_Toc50281644" </w:delInstrText>
              </w:r>
              <w:r w:rsidDel="005C2A64">
                <w:rPr>
                  <w:noProof/>
                </w:rPr>
                <w:fldChar w:fldCharType="separate"/>
              </w:r>
            </w:del>
          </w:ins>
          <w:ins w:id="339" w:author="Marcos, Nathan" w:date="2020-11-09T10:55:00Z">
            <w:r w:rsidR="0009280B">
              <w:rPr>
                <w:b/>
                <w:bCs/>
                <w:noProof/>
              </w:rPr>
              <w:t>Error! Hyperlink reference not valid.</w:t>
            </w:r>
          </w:ins>
          <w:ins w:id="340" w:author="Nathan" w:date="2020-09-22T18:47:00Z">
            <w:del w:id="341" w:author="Marcos, Nathan" w:date="2020-11-09T10:27:00Z">
              <w:r w:rsidRPr="00492EC2" w:rsidDel="005C2A64">
                <w:rPr>
                  <w:rStyle w:val="Hyperlink"/>
                  <w:noProof/>
                </w:rPr>
                <w:delText>3.3.2</w:delText>
              </w:r>
              <w:r w:rsidDel="005C2A64">
                <w:rPr>
                  <w:rFonts w:eastAsiaTheme="minorEastAsia"/>
                  <w:noProof/>
                </w:rPr>
                <w:tab/>
              </w:r>
              <w:r w:rsidDel="005C2A64">
                <w:rPr>
                  <w:rStyle w:val="Hyperlink"/>
                  <w:noProof/>
                </w:rPr>
                <w:delText>Ticket Agent</w:delText>
              </w:r>
              <w:r w:rsidDel="005C2A64">
                <w:rPr>
                  <w:noProof/>
                  <w:webHidden/>
                </w:rPr>
                <w:tab/>
              </w:r>
              <w:r w:rsidDel="005C2A64">
                <w:rPr>
                  <w:noProof/>
                  <w:webHidden/>
                </w:rPr>
                <w:fldChar w:fldCharType="begin"/>
              </w:r>
              <w:r w:rsidDel="005C2A64">
                <w:rPr>
                  <w:noProof/>
                  <w:webHidden/>
                </w:rPr>
                <w:delInstrText xml:space="preserve"> PAGEREF _Toc50281644 \h </w:delInstrText>
              </w:r>
            </w:del>
          </w:ins>
          <w:del w:id="342" w:author="Marcos, Nathan" w:date="2020-11-09T10:27:00Z">
            <w:r w:rsidDel="005C2A64">
              <w:rPr>
                <w:noProof/>
                <w:webHidden/>
              </w:rPr>
            </w:r>
          </w:del>
          <w:ins w:id="343" w:author="Nathan" w:date="2020-09-22T18:47:00Z">
            <w:del w:id="344" w:author="Marcos, Nathan" w:date="2020-11-09T10:27:00Z">
              <w:r w:rsidDel="005C2A64">
                <w:rPr>
                  <w:noProof/>
                  <w:webHidden/>
                </w:rPr>
                <w:fldChar w:fldCharType="separate"/>
              </w:r>
            </w:del>
            <w:del w:id="345" w:author="Marcos, Nathan" w:date="2020-11-09T10:12:00Z">
              <w:r w:rsidDel="009B73F5">
                <w:rPr>
                  <w:noProof/>
                  <w:webHidden/>
                </w:rPr>
                <w:delText>1</w:delText>
              </w:r>
            </w:del>
            <w:del w:id="346" w:author="Marcos, Nathan" w:date="2020-11-09T10:27:00Z">
              <w:r w:rsidDel="005C2A64">
                <w:rPr>
                  <w:noProof/>
                  <w:webHidden/>
                </w:rPr>
                <w:fldChar w:fldCharType="end"/>
              </w:r>
              <w:r w:rsidDel="005C2A64">
                <w:rPr>
                  <w:noProof/>
                </w:rPr>
                <w:fldChar w:fldCharType="end"/>
              </w:r>
            </w:del>
          </w:ins>
        </w:p>
        <w:p w14:paraId="217C3D00" w14:textId="6BD830F9" w:rsidR="000D187E" w:rsidDel="005C2A64" w:rsidRDefault="00111D21">
          <w:pPr>
            <w:pStyle w:val="TOC3"/>
            <w:rPr>
              <w:del w:id="347" w:author="Marcos, Nathan" w:date="2020-11-09T10:27:00Z"/>
              <w:rFonts w:eastAsiaTheme="minorEastAsia"/>
              <w:noProof/>
            </w:rPr>
          </w:pPr>
          <w:del w:id="348" w:author="Marcos, Nathan" w:date="2020-11-09T10:27:00Z">
            <w:r w:rsidDel="005C2A64">
              <w:rPr>
                <w:noProof/>
              </w:rPr>
              <w:fldChar w:fldCharType="begin"/>
            </w:r>
            <w:r w:rsidDel="005C2A64">
              <w:rPr>
                <w:noProof/>
              </w:rPr>
              <w:delInstrText xml:space="preserve"> HYPERLINK \l "_Toc50281644" </w:delInstrText>
            </w:r>
            <w:r w:rsidDel="005C2A64">
              <w:rPr>
                <w:noProof/>
              </w:rPr>
              <w:fldChar w:fldCharType="separate"/>
            </w:r>
          </w:del>
          <w:ins w:id="349" w:author="Marcos, Nathan" w:date="2020-11-09T10:55:00Z">
            <w:r w:rsidR="0009280B">
              <w:rPr>
                <w:b/>
                <w:bCs/>
                <w:noProof/>
              </w:rPr>
              <w:t>Error! Hyperlink reference not valid.</w:t>
            </w:r>
          </w:ins>
          <w:del w:id="350" w:author="Marcos, Nathan" w:date="2020-11-09T10:27:00Z">
            <w:r w:rsidR="000D187E" w:rsidRPr="00492EC2" w:rsidDel="005C2A64">
              <w:rPr>
                <w:rStyle w:val="Hyperlink"/>
                <w:noProof/>
              </w:rPr>
              <w:delText>3.3.</w:delText>
            </w:r>
          </w:del>
          <w:ins w:id="351" w:author="Nathan" w:date="2020-09-22T18:47:00Z">
            <w:del w:id="352" w:author="Marcos, Nathan" w:date="2020-11-09T10:27:00Z">
              <w:r w:rsidR="007B4CD2" w:rsidDel="005C2A64">
                <w:rPr>
                  <w:rStyle w:val="Hyperlink"/>
                  <w:noProof/>
                </w:rPr>
                <w:delText>3</w:delText>
              </w:r>
            </w:del>
          </w:ins>
          <w:del w:id="353" w:author="Marcos, Nathan" w:date="2020-11-09T10:27:00Z">
            <w:r w:rsidR="000D187E" w:rsidRPr="00492EC2" w:rsidDel="005C2A64">
              <w:rPr>
                <w:rStyle w:val="Hyperlink"/>
                <w:noProof/>
              </w:rPr>
              <w:delText>2</w:delText>
            </w:r>
            <w:r w:rsidR="000D187E" w:rsidDel="005C2A64">
              <w:rPr>
                <w:rFonts w:eastAsiaTheme="minorEastAsia"/>
                <w:noProof/>
              </w:rPr>
              <w:tab/>
            </w:r>
          </w:del>
          <w:ins w:id="354" w:author="Nathan" w:date="2020-09-22T18:47:00Z">
            <w:del w:id="355" w:author="Marcos, Nathan" w:date="2020-11-09T10:27:00Z">
              <w:r w:rsidR="007B4CD2" w:rsidDel="005C2A64">
                <w:rPr>
                  <w:rStyle w:val="Hyperlink"/>
                  <w:noProof/>
                </w:rPr>
                <w:delText>IT Manag</w:delText>
              </w:r>
            </w:del>
          </w:ins>
          <w:ins w:id="356" w:author="Nathan" w:date="2020-09-22T18:48:00Z">
            <w:del w:id="357" w:author="Marcos, Nathan" w:date="2020-11-09T10:27:00Z">
              <w:r w:rsidR="007B4CD2" w:rsidDel="005C2A64">
                <w:rPr>
                  <w:rStyle w:val="Hyperlink"/>
                  <w:noProof/>
                </w:rPr>
                <w:delText>er</w:delText>
              </w:r>
            </w:del>
          </w:ins>
          <w:del w:id="358" w:author="Marcos, Nathan" w:date="2020-11-09T10:27:00Z">
            <w:r w:rsidR="000D187E" w:rsidRPr="00492EC2" w:rsidDel="005C2A64">
              <w:rPr>
                <w:rStyle w:val="Hyperlink"/>
                <w:noProof/>
              </w:rPr>
              <w:delText>&lt;Actor 2&gt;</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_Toc50281644 \h </w:delInstrText>
            </w:r>
            <w:r w:rsidR="000D187E" w:rsidDel="005C2A64">
              <w:rPr>
                <w:noProof/>
                <w:webHidden/>
              </w:rPr>
            </w:r>
            <w:r w:rsidR="000D187E" w:rsidDel="005C2A64">
              <w:rPr>
                <w:noProof/>
                <w:webHidden/>
              </w:rPr>
              <w:fldChar w:fldCharType="separate"/>
            </w:r>
          </w:del>
          <w:del w:id="359" w:author="Marcos, Nathan" w:date="2020-11-09T10:12:00Z">
            <w:r w:rsidR="000D187E" w:rsidDel="009B73F5">
              <w:rPr>
                <w:noProof/>
                <w:webHidden/>
              </w:rPr>
              <w:delText>1</w:delText>
            </w:r>
          </w:del>
          <w:del w:id="360" w:author="Marcos, Nathan" w:date="2020-11-09T10:27:00Z">
            <w:r w:rsidR="000D187E" w:rsidDel="005C2A64">
              <w:rPr>
                <w:noProof/>
                <w:webHidden/>
              </w:rPr>
              <w:fldChar w:fldCharType="end"/>
            </w:r>
            <w:r w:rsidDel="005C2A64">
              <w:rPr>
                <w:noProof/>
              </w:rPr>
              <w:fldChar w:fldCharType="end"/>
            </w:r>
          </w:del>
        </w:p>
        <w:p w14:paraId="363CE385" w14:textId="083C5608" w:rsidR="000D187E" w:rsidDel="005C2A64" w:rsidRDefault="00625D6C">
          <w:pPr>
            <w:pStyle w:val="TOC2"/>
            <w:rPr>
              <w:del w:id="361" w:author="Marcos, Nathan" w:date="2020-11-09T10:27:00Z"/>
              <w:rFonts w:eastAsiaTheme="minorEastAsia"/>
              <w:noProof/>
            </w:rPr>
          </w:pPr>
          <w:del w:id="362" w:author="Marcos, Nathan" w:date="2020-11-09T10:27:00Z">
            <w:r w:rsidDel="005C2A64">
              <w:rPr>
                <w:noProof/>
              </w:rPr>
              <w:fldChar w:fldCharType="begin"/>
            </w:r>
            <w:r w:rsidDel="005C2A64">
              <w:rPr>
                <w:noProof/>
              </w:rPr>
              <w:delInstrText xml:space="preserve"> HYPERLINK \l "_Toc50281645" </w:delInstrText>
            </w:r>
            <w:r w:rsidDel="005C2A64">
              <w:rPr>
                <w:noProof/>
              </w:rPr>
              <w:fldChar w:fldCharType="separate"/>
            </w:r>
          </w:del>
          <w:ins w:id="363" w:author="Marcos, Nathan" w:date="2020-11-09T10:55:00Z">
            <w:r w:rsidR="0009280B">
              <w:rPr>
                <w:b/>
                <w:bCs/>
                <w:noProof/>
              </w:rPr>
              <w:t>Error! Hyperlink reference not valid.</w:t>
            </w:r>
          </w:ins>
          <w:del w:id="364" w:author="Marcos, Nathan" w:date="2020-11-09T10:27:00Z">
            <w:r w:rsidR="000D187E" w:rsidRPr="00492EC2" w:rsidDel="005C2A64">
              <w:rPr>
                <w:rStyle w:val="Hyperlink"/>
                <w:noProof/>
              </w:rPr>
              <w:delText>3.4</w:delText>
            </w:r>
            <w:r w:rsidR="000D187E" w:rsidDel="005C2A64">
              <w:rPr>
                <w:rFonts w:eastAsiaTheme="minorEastAsia"/>
                <w:noProof/>
              </w:rPr>
              <w:tab/>
            </w:r>
            <w:r w:rsidR="000D187E" w:rsidRPr="00492EC2" w:rsidDel="005C2A64">
              <w:rPr>
                <w:rStyle w:val="Hyperlink"/>
                <w:noProof/>
              </w:rPr>
              <w:delText>Key High-Level Goals and Problems of Stakeholders</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_Toc50281645 \h </w:delInstrText>
            </w:r>
            <w:r w:rsidR="000D187E" w:rsidDel="005C2A64">
              <w:rPr>
                <w:noProof/>
                <w:webHidden/>
              </w:rPr>
            </w:r>
            <w:r w:rsidR="000D187E" w:rsidDel="005C2A64">
              <w:rPr>
                <w:noProof/>
                <w:webHidden/>
              </w:rPr>
              <w:fldChar w:fldCharType="separate"/>
            </w:r>
          </w:del>
          <w:del w:id="365" w:author="Marcos, Nathan" w:date="2020-11-09T10:12:00Z">
            <w:r w:rsidR="000D187E" w:rsidDel="009B73F5">
              <w:rPr>
                <w:noProof/>
                <w:webHidden/>
              </w:rPr>
              <w:delText>1</w:delText>
            </w:r>
          </w:del>
          <w:del w:id="366" w:author="Marcos, Nathan" w:date="2020-11-09T10:27:00Z">
            <w:r w:rsidR="000D187E" w:rsidDel="005C2A64">
              <w:rPr>
                <w:noProof/>
                <w:webHidden/>
              </w:rPr>
              <w:fldChar w:fldCharType="end"/>
            </w:r>
            <w:r w:rsidDel="005C2A64">
              <w:rPr>
                <w:noProof/>
              </w:rPr>
              <w:fldChar w:fldCharType="end"/>
            </w:r>
          </w:del>
        </w:p>
        <w:p w14:paraId="58F139D6" w14:textId="2ADF0426" w:rsidR="000D187E" w:rsidDel="005C2A64" w:rsidRDefault="00625D6C">
          <w:pPr>
            <w:pStyle w:val="TOC2"/>
            <w:rPr>
              <w:del w:id="367" w:author="Marcos, Nathan" w:date="2020-11-09T10:27:00Z"/>
              <w:rFonts w:eastAsiaTheme="minorEastAsia"/>
              <w:noProof/>
            </w:rPr>
          </w:pPr>
          <w:del w:id="368" w:author="Marcos, Nathan" w:date="2020-11-09T10:27:00Z">
            <w:r w:rsidDel="005C2A64">
              <w:rPr>
                <w:noProof/>
              </w:rPr>
              <w:fldChar w:fldCharType="begin"/>
            </w:r>
            <w:r w:rsidDel="005C2A64">
              <w:rPr>
                <w:noProof/>
              </w:rPr>
              <w:delInstrText xml:space="preserve"> HYPERLINK \l "_Toc50281646" </w:delInstrText>
            </w:r>
            <w:r w:rsidDel="005C2A64">
              <w:rPr>
                <w:noProof/>
              </w:rPr>
              <w:fldChar w:fldCharType="separate"/>
            </w:r>
          </w:del>
          <w:ins w:id="369" w:author="Marcos, Nathan" w:date="2020-11-09T10:55:00Z">
            <w:r w:rsidR="0009280B">
              <w:rPr>
                <w:b/>
                <w:bCs/>
                <w:noProof/>
              </w:rPr>
              <w:t>Error! Hyperlink reference not valid.</w:t>
            </w:r>
          </w:ins>
          <w:del w:id="370" w:author="Marcos, Nathan" w:date="2020-11-09T10:27:00Z">
            <w:r w:rsidR="000D187E" w:rsidRPr="00492EC2" w:rsidDel="005C2A64">
              <w:rPr>
                <w:rStyle w:val="Hyperlink"/>
                <w:noProof/>
              </w:rPr>
              <w:delText>3.5</w:delText>
            </w:r>
            <w:r w:rsidR="000D187E" w:rsidDel="005C2A64">
              <w:rPr>
                <w:rFonts w:eastAsiaTheme="minorEastAsia"/>
                <w:noProof/>
              </w:rPr>
              <w:tab/>
            </w:r>
            <w:r w:rsidR="000D187E" w:rsidRPr="00492EC2" w:rsidDel="005C2A64">
              <w:rPr>
                <w:rStyle w:val="Hyperlink"/>
                <w:noProof/>
              </w:rPr>
              <w:delText>User-level Goals</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_Toc50281646 \h </w:delInstrText>
            </w:r>
            <w:r w:rsidR="000D187E" w:rsidDel="005C2A64">
              <w:rPr>
                <w:noProof/>
                <w:webHidden/>
              </w:rPr>
            </w:r>
            <w:r w:rsidR="000D187E" w:rsidDel="005C2A64">
              <w:rPr>
                <w:noProof/>
                <w:webHidden/>
              </w:rPr>
              <w:fldChar w:fldCharType="separate"/>
            </w:r>
          </w:del>
          <w:del w:id="371" w:author="Marcos, Nathan" w:date="2020-11-09T10:12:00Z">
            <w:r w:rsidR="000D187E" w:rsidDel="009B73F5">
              <w:rPr>
                <w:noProof/>
                <w:webHidden/>
              </w:rPr>
              <w:delText>2</w:delText>
            </w:r>
          </w:del>
          <w:del w:id="372" w:author="Marcos, Nathan" w:date="2020-11-09T10:27:00Z">
            <w:r w:rsidR="000D187E" w:rsidDel="005C2A64">
              <w:rPr>
                <w:noProof/>
                <w:webHidden/>
              </w:rPr>
              <w:fldChar w:fldCharType="end"/>
            </w:r>
            <w:r w:rsidDel="005C2A64">
              <w:rPr>
                <w:noProof/>
              </w:rPr>
              <w:fldChar w:fldCharType="end"/>
            </w:r>
          </w:del>
        </w:p>
        <w:p w14:paraId="39449C63" w14:textId="78C97A31" w:rsidR="000D187E" w:rsidDel="005C2A64" w:rsidRDefault="00625D6C">
          <w:pPr>
            <w:pStyle w:val="TOC1"/>
            <w:rPr>
              <w:del w:id="373" w:author="Marcos, Nathan" w:date="2020-11-09T10:27:00Z"/>
              <w:rFonts w:eastAsiaTheme="minorEastAsia"/>
              <w:sz w:val="22"/>
            </w:rPr>
          </w:pPr>
          <w:del w:id="374" w:author="Marcos, Nathan" w:date="2020-11-09T10:27:00Z">
            <w:r w:rsidDel="005C2A64">
              <w:fldChar w:fldCharType="begin"/>
            </w:r>
            <w:r w:rsidDel="005C2A64">
              <w:delInstrText xml:space="preserve"> HYPERLINK \l "_Toc50281647" </w:delInstrText>
            </w:r>
            <w:r w:rsidDel="005C2A64">
              <w:fldChar w:fldCharType="separate"/>
            </w:r>
          </w:del>
          <w:ins w:id="375" w:author="Marcos, Nathan" w:date="2020-11-09T10:55:00Z">
            <w:r w:rsidR="0009280B">
              <w:rPr>
                <w:b/>
                <w:bCs/>
              </w:rPr>
              <w:t>Error! Hyperlink reference not valid.</w:t>
            </w:r>
          </w:ins>
          <w:del w:id="376" w:author="Marcos, Nathan" w:date="2020-11-09T10:27:00Z">
            <w:r w:rsidR="000D187E" w:rsidRPr="00492EC2" w:rsidDel="005C2A64">
              <w:rPr>
                <w:rStyle w:val="Hyperlink"/>
              </w:rPr>
              <w:delText>4</w:delText>
            </w:r>
            <w:r w:rsidR="000D187E" w:rsidDel="005C2A64">
              <w:rPr>
                <w:rFonts w:eastAsiaTheme="minorEastAsia"/>
                <w:sz w:val="22"/>
              </w:rPr>
              <w:tab/>
            </w:r>
            <w:r w:rsidR="000D187E" w:rsidRPr="00492EC2" w:rsidDel="005C2A64">
              <w:rPr>
                <w:rStyle w:val="Hyperlink"/>
              </w:rPr>
              <w:delText>Product Overview</w:delText>
            </w:r>
            <w:r w:rsidR="000D187E" w:rsidDel="005C2A64">
              <w:rPr>
                <w:webHidden/>
              </w:rPr>
              <w:tab/>
            </w:r>
            <w:r w:rsidR="000D187E" w:rsidDel="005C2A64">
              <w:rPr>
                <w:webHidden/>
              </w:rPr>
              <w:fldChar w:fldCharType="begin"/>
            </w:r>
            <w:r w:rsidR="000D187E" w:rsidDel="005C2A64">
              <w:rPr>
                <w:webHidden/>
              </w:rPr>
              <w:delInstrText xml:space="preserve"> PAGEREF _Toc50281647 \h </w:delInstrText>
            </w:r>
            <w:r w:rsidR="000D187E" w:rsidDel="005C2A64">
              <w:rPr>
                <w:webHidden/>
              </w:rPr>
            </w:r>
            <w:r w:rsidR="000D187E" w:rsidDel="005C2A64">
              <w:rPr>
                <w:webHidden/>
              </w:rPr>
              <w:fldChar w:fldCharType="separate"/>
            </w:r>
          </w:del>
          <w:del w:id="377" w:author="Marcos, Nathan" w:date="2020-11-09T10:12:00Z">
            <w:r w:rsidR="000D187E" w:rsidDel="009B73F5">
              <w:rPr>
                <w:webHidden/>
              </w:rPr>
              <w:delText>2</w:delText>
            </w:r>
          </w:del>
          <w:del w:id="378" w:author="Marcos, Nathan" w:date="2020-11-09T10:27:00Z">
            <w:r w:rsidR="000D187E" w:rsidDel="005C2A64">
              <w:rPr>
                <w:webHidden/>
              </w:rPr>
              <w:fldChar w:fldCharType="end"/>
            </w:r>
            <w:r w:rsidDel="005C2A64">
              <w:fldChar w:fldCharType="end"/>
            </w:r>
          </w:del>
        </w:p>
        <w:p w14:paraId="18304D0C" w14:textId="12DA8D7E" w:rsidR="000D187E" w:rsidDel="005C2A64" w:rsidRDefault="00625D6C">
          <w:pPr>
            <w:pStyle w:val="TOC2"/>
            <w:rPr>
              <w:del w:id="379" w:author="Marcos, Nathan" w:date="2020-11-09T10:27:00Z"/>
              <w:rFonts w:eastAsiaTheme="minorEastAsia"/>
              <w:noProof/>
            </w:rPr>
          </w:pPr>
          <w:del w:id="380" w:author="Marcos, Nathan" w:date="2020-11-09T10:27:00Z">
            <w:r w:rsidDel="005C2A64">
              <w:rPr>
                <w:noProof/>
              </w:rPr>
              <w:fldChar w:fldCharType="begin"/>
            </w:r>
            <w:r w:rsidDel="005C2A64">
              <w:rPr>
                <w:noProof/>
              </w:rPr>
              <w:delInstrText xml:space="preserve"> HYPERLINK \l "_Toc50281648" </w:delInstrText>
            </w:r>
            <w:r w:rsidDel="005C2A64">
              <w:rPr>
                <w:noProof/>
              </w:rPr>
              <w:fldChar w:fldCharType="separate"/>
            </w:r>
          </w:del>
          <w:ins w:id="381" w:author="Marcos, Nathan" w:date="2020-11-09T10:55:00Z">
            <w:r w:rsidR="0009280B">
              <w:rPr>
                <w:b/>
                <w:bCs/>
                <w:noProof/>
              </w:rPr>
              <w:t>Error! Hyperlink reference not valid.</w:t>
            </w:r>
          </w:ins>
          <w:del w:id="382" w:author="Marcos, Nathan" w:date="2020-11-09T10:27:00Z">
            <w:r w:rsidR="000D187E" w:rsidRPr="00492EC2" w:rsidDel="005C2A64">
              <w:rPr>
                <w:rStyle w:val="Hyperlink"/>
                <w:noProof/>
              </w:rPr>
              <w:delText>4.1</w:delText>
            </w:r>
            <w:r w:rsidR="000D187E" w:rsidDel="005C2A64">
              <w:rPr>
                <w:rFonts w:eastAsiaTheme="minorEastAsia"/>
                <w:noProof/>
              </w:rPr>
              <w:tab/>
            </w:r>
            <w:r w:rsidR="000D187E" w:rsidRPr="00492EC2" w:rsidDel="005C2A64">
              <w:rPr>
                <w:rStyle w:val="Hyperlink"/>
                <w:noProof/>
              </w:rPr>
              <w:delText>Product Perspective</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_Toc50281648 \h </w:delInstrText>
            </w:r>
            <w:r w:rsidR="000D187E" w:rsidDel="005C2A64">
              <w:rPr>
                <w:noProof/>
                <w:webHidden/>
              </w:rPr>
            </w:r>
            <w:r w:rsidR="000D187E" w:rsidDel="005C2A64">
              <w:rPr>
                <w:noProof/>
                <w:webHidden/>
              </w:rPr>
              <w:fldChar w:fldCharType="separate"/>
            </w:r>
          </w:del>
          <w:del w:id="383" w:author="Marcos, Nathan" w:date="2020-11-09T10:12:00Z">
            <w:r w:rsidR="000D187E" w:rsidDel="009B73F5">
              <w:rPr>
                <w:noProof/>
                <w:webHidden/>
              </w:rPr>
              <w:delText>2</w:delText>
            </w:r>
          </w:del>
          <w:del w:id="384" w:author="Marcos, Nathan" w:date="2020-11-09T10:27:00Z">
            <w:r w:rsidR="000D187E" w:rsidDel="005C2A64">
              <w:rPr>
                <w:noProof/>
                <w:webHidden/>
              </w:rPr>
              <w:fldChar w:fldCharType="end"/>
            </w:r>
            <w:r w:rsidDel="005C2A64">
              <w:rPr>
                <w:noProof/>
              </w:rPr>
              <w:fldChar w:fldCharType="end"/>
            </w:r>
          </w:del>
        </w:p>
        <w:p w14:paraId="100878FD" w14:textId="03A3B94B" w:rsidR="000D187E" w:rsidDel="005C2A64" w:rsidRDefault="00625D6C">
          <w:pPr>
            <w:pStyle w:val="TOC2"/>
            <w:rPr>
              <w:del w:id="385" w:author="Marcos, Nathan" w:date="2020-11-09T10:27:00Z"/>
              <w:rFonts w:eastAsiaTheme="minorEastAsia"/>
              <w:noProof/>
            </w:rPr>
          </w:pPr>
          <w:del w:id="386" w:author="Marcos, Nathan" w:date="2020-11-09T10:27:00Z">
            <w:r w:rsidDel="005C2A64">
              <w:rPr>
                <w:noProof/>
              </w:rPr>
              <w:fldChar w:fldCharType="begin"/>
            </w:r>
            <w:r w:rsidDel="005C2A64">
              <w:rPr>
                <w:noProof/>
              </w:rPr>
              <w:delInstrText xml:space="preserve"> HYPERLINK \l "_Toc50281649" </w:delInstrText>
            </w:r>
            <w:r w:rsidDel="005C2A64">
              <w:rPr>
                <w:noProof/>
              </w:rPr>
              <w:fldChar w:fldCharType="separate"/>
            </w:r>
          </w:del>
          <w:ins w:id="387" w:author="Marcos, Nathan" w:date="2020-11-09T10:55:00Z">
            <w:r w:rsidR="0009280B">
              <w:rPr>
                <w:b/>
                <w:bCs/>
                <w:noProof/>
              </w:rPr>
              <w:t>Error! Hyperlink reference not valid.</w:t>
            </w:r>
          </w:ins>
          <w:del w:id="388" w:author="Marcos, Nathan" w:date="2020-11-09T10:27:00Z">
            <w:r w:rsidR="000D187E" w:rsidRPr="00492EC2" w:rsidDel="005C2A64">
              <w:rPr>
                <w:rStyle w:val="Hyperlink"/>
                <w:noProof/>
              </w:rPr>
              <w:delText>4.2</w:delText>
            </w:r>
            <w:r w:rsidR="000D187E" w:rsidDel="005C2A64">
              <w:rPr>
                <w:rFonts w:eastAsiaTheme="minorEastAsia"/>
                <w:noProof/>
              </w:rPr>
              <w:tab/>
            </w:r>
            <w:r w:rsidR="000D187E" w:rsidRPr="00492EC2" w:rsidDel="005C2A64">
              <w:rPr>
                <w:rStyle w:val="Hyperlink"/>
                <w:noProof/>
              </w:rPr>
              <w:delText>System context diagram showing Primary and Supporting Actors</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_Toc50281649 \h </w:delInstrText>
            </w:r>
            <w:r w:rsidR="000D187E" w:rsidDel="005C2A64">
              <w:rPr>
                <w:noProof/>
                <w:webHidden/>
              </w:rPr>
            </w:r>
            <w:r w:rsidR="000D187E" w:rsidDel="005C2A64">
              <w:rPr>
                <w:noProof/>
                <w:webHidden/>
              </w:rPr>
              <w:fldChar w:fldCharType="separate"/>
            </w:r>
          </w:del>
          <w:del w:id="389" w:author="Marcos, Nathan" w:date="2020-11-09T10:12:00Z">
            <w:r w:rsidR="000D187E" w:rsidDel="009B73F5">
              <w:rPr>
                <w:noProof/>
                <w:webHidden/>
              </w:rPr>
              <w:delText>2</w:delText>
            </w:r>
          </w:del>
          <w:del w:id="390" w:author="Marcos, Nathan" w:date="2020-11-09T10:27:00Z">
            <w:r w:rsidR="000D187E" w:rsidDel="005C2A64">
              <w:rPr>
                <w:noProof/>
                <w:webHidden/>
              </w:rPr>
              <w:fldChar w:fldCharType="end"/>
            </w:r>
            <w:r w:rsidDel="005C2A64">
              <w:rPr>
                <w:noProof/>
              </w:rPr>
              <w:fldChar w:fldCharType="end"/>
            </w:r>
          </w:del>
        </w:p>
        <w:p w14:paraId="30163B28" w14:textId="410C6DDB" w:rsidR="000D187E" w:rsidDel="005C2A64" w:rsidRDefault="00625D6C">
          <w:pPr>
            <w:pStyle w:val="TOC1"/>
            <w:rPr>
              <w:del w:id="391" w:author="Marcos, Nathan" w:date="2020-11-09T10:27:00Z"/>
              <w:rFonts w:eastAsiaTheme="minorEastAsia"/>
              <w:sz w:val="22"/>
            </w:rPr>
          </w:pPr>
          <w:del w:id="392" w:author="Marcos, Nathan" w:date="2020-11-09T10:27:00Z">
            <w:r w:rsidDel="005C2A64">
              <w:fldChar w:fldCharType="begin"/>
            </w:r>
            <w:r w:rsidDel="005C2A64">
              <w:delInstrText xml:space="preserve"> HYPERLINK \l "_Toc50281650" </w:delInstrText>
            </w:r>
            <w:r w:rsidDel="005C2A64">
              <w:fldChar w:fldCharType="separate"/>
            </w:r>
          </w:del>
          <w:ins w:id="393" w:author="Marcos, Nathan" w:date="2020-11-09T10:55:00Z">
            <w:r w:rsidR="0009280B">
              <w:rPr>
                <w:b/>
                <w:bCs/>
              </w:rPr>
              <w:t>Error! Hyperlink reference not valid.</w:t>
            </w:r>
          </w:ins>
          <w:del w:id="394" w:author="Marcos, Nathan" w:date="2020-11-09T10:27:00Z">
            <w:r w:rsidR="000D187E" w:rsidRPr="00492EC2" w:rsidDel="005C2A64">
              <w:rPr>
                <w:rStyle w:val="Hyperlink"/>
              </w:rPr>
              <w:delText>5</w:delText>
            </w:r>
            <w:r w:rsidR="000D187E" w:rsidDel="005C2A64">
              <w:rPr>
                <w:rFonts w:eastAsiaTheme="minorEastAsia"/>
                <w:sz w:val="22"/>
              </w:rPr>
              <w:tab/>
            </w:r>
            <w:r w:rsidR="000D187E" w:rsidRPr="00492EC2" w:rsidDel="005C2A64">
              <w:rPr>
                <w:rStyle w:val="Hyperlink"/>
              </w:rPr>
              <w:delText>Summary of Benefits</w:delText>
            </w:r>
            <w:r w:rsidR="000D187E" w:rsidDel="005C2A64">
              <w:rPr>
                <w:webHidden/>
              </w:rPr>
              <w:tab/>
            </w:r>
            <w:r w:rsidR="000D187E" w:rsidDel="005C2A64">
              <w:rPr>
                <w:webHidden/>
              </w:rPr>
              <w:fldChar w:fldCharType="begin"/>
            </w:r>
            <w:r w:rsidR="000D187E" w:rsidDel="005C2A64">
              <w:rPr>
                <w:webHidden/>
              </w:rPr>
              <w:delInstrText xml:space="preserve"> PAGEREF _Toc50281650 \h </w:delInstrText>
            </w:r>
            <w:r w:rsidR="000D187E" w:rsidDel="005C2A64">
              <w:rPr>
                <w:webHidden/>
              </w:rPr>
            </w:r>
            <w:r w:rsidR="000D187E" w:rsidDel="005C2A64">
              <w:rPr>
                <w:webHidden/>
              </w:rPr>
              <w:fldChar w:fldCharType="separate"/>
            </w:r>
          </w:del>
          <w:del w:id="395" w:author="Marcos, Nathan" w:date="2020-11-09T10:12:00Z">
            <w:r w:rsidR="000D187E" w:rsidDel="009B73F5">
              <w:rPr>
                <w:webHidden/>
              </w:rPr>
              <w:delText>2</w:delText>
            </w:r>
          </w:del>
          <w:del w:id="396" w:author="Marcos, Nathan" w:date="2020-11-09T10:27:00Z">
            <w:r w:rsidR="000D187E" w:rsidDel="005C2A64">
              <w:rPr>
                <w:webHidden/>
              </w:rPr>
              <w:fldChar w:fldCharType="end"/>
            </w:r>
            <w:r w:rsidDel="005C2A64">
              <w:fldChar w:fldCharType="end"/>
            </w:r>
          </w:del>
        </w:p>
        <w:p w14:paraId="5FE83EAD" w14:textId="53D9F407" w:rsidR="000D187E" w:rsidDel="005C2A64" w:rsidRDefault="00625D6C">
          <w:pPr>
            <w:pStyle w:val="TOC1"/>
            <w:rPr>
              <w:del w:id="397" w:author="Marcos, Nathan" w:date="2020-11-09T10:27:00Z"/>
              <w:rFonts w:eastAsiaTheme="minorEastAsia"/>
              <w:sz w:val="22"/>
            </w:rPr>
          </w:pPr>
          <w:del w:id="398" w:author="Marcos, Nathan" w:date="2020-11-09T10:27:00Z">
            <w:r w:rsidDel="005C2A64">
              <w:fldChar w:fldCharType="begin"/>
            </w:r>
            <w:r w:rsidDel="005C2A64">
              <w:delInstrText xml:space="preserve"> HYPERLINK \l "_Toc50281651" </w:delInstrText>
            </w:r>
            <w:r w:rsidDel="005C2A64">
              <w:fldChar w:fldCharType="separate"/>
            </w:r>
          </w:del>
          <w:ins w:id="399" w:author="Marcos, Nathan" w:date="2020-11-09T10:55:00Z">
            <w:r w:rsidR="0009280B">
              <w:rPr>
                <w:b/>
                <w:bCs/>
              </w:rPr>
              <w:t>Error! Hyperlink reference not valid.</w:t>
            </w:r>
          </w:ins>
          <w:del w:id="400" w:author="Marcos, Nathan" w:date="2020-11-09T10:27:00Z">
            <w:r w:rsidR="000D187E" w:rsidRPr="00492EC2" w:rsidDel="005C2A64">
              <w:rPr>
                <w:rStyle w:val="Hyperlink"/>
              </w:rPr>
              <w:delText>6</w:delText>
            </w:r>
            <w:r w:rsidR="000D187E" w:rsidDel="005C2A64">
              <w:rPr>
                <w:rFonts w:eastAsiaTheme="minorEastAsia"/>
                <w:sz w:val="22"/>
              </w:rPr>
              <w:tab/>
            </w:r>
            <w:r w:rsidR="000D187E" w:rsidRPr="00492EC2" w:rsidDel="005C2A64">
              <w:rPr>
                <w:rStyle w:val="Hyperlink"/>
              </w:rPr>
              <w:delText>Summary of System Features</w:delText>
            </w:r>
            <w:r w:rsidR="000D187E" w:rsidDel="005C2A64">
              <w:rPr>
                <w:webHidden/>
              </w:rPr>
              <w:tab/>
            </w:r>
            <w:r w:rsidR="000D187E" w:rsidDel="005C2A64">
              <w:rPr>
                <w:webHidden/>
              </w:rPr>
              <w:fldChar w:fldCharType="begin"/>
            </w:r>
            <w:r w:rsidR="000D187E" w:rsidDel="005C2A64">
              <w:rPr>
                <w:webHidden/>
              </w:rPr>
              <w:delInstrText xml:space="preserve"> PAGEREF _Toc50281651 \h </w:delInstrText>
            </w:r>
            <w:r w:rsidR="000D187E" w:rsidDel="005C2A64">
              <w:rPr>
                <w:webHidden/>
              </w:rPr>
            </w:r>
            <w:r w:rsidR="000D187E" w:rsidDel="005C2A64">
              <w:rPr>
                <w:webHidden/>
              </w:rPr>
              <w:fldChar w:fldCharType="separate"/>
            </w:r>
          </w:del>
          <w:del w:id="401" w:author="Marcos, Nathan" w:date="2020-11-09T10:12:00Z">
            <w:r w:rsidR="000D187E" w:rsidDel="009B73F5">
              <w:rPr>
                <w:webHidden/>
              </w:rPr>
              <w:delText>2</w:delText>
            </w:r>
          </w:del>
          <w:del w:id="402" w:author="Marcos, Nathan" w:date="2020-11-09T10:27:00Z">
            <w:r w:rsidR="000D187E" w:rsidDel="005C2A64">
              <w:rPr>
                <w:webHidden/>
              </w:rPr>
              <w:fldChar w:fldCharType="end"/>
            </w:r>
            <w:r w:rsidDel="005C2A64">
              <w:fldChar w:fldCharType="end"/>
            </w:r>
          </w:del>
        </w:p>
        <w:p w14:paraId="6BB9682F" w14:textId="4CD26947" w:rsidR="000D187E" w:rsidDel="005C2A64" w:rsidRDefault="00625D6C">
          <w:pPr>
            <w:pStyle w:val="TOC1"/>
            <w:rPr>
              <w:del w:id="403" w:author="Marcos, Nathan" w:date="2020-11-09T10:27:00Z"/>
              <w:rFonts w:eastAsiaTheme="minorEastAsia"/>
              <w:sz w:val="22"/>
            </w:rPr>
          </w:pPr>
          <w:del w:id="404" w:author="Marcos, Nathan" w:date="2020-11-09T10:27:00Z">
            <w:r w:rsidDel="005C2A64">
              <w:fldChar w:fldCharType="begin"/>
            </w:r>
            <w:r w:rsidDel="005C2A64">
              <w:delInstrText xml:space="preserve"> HYPERLINK \l "_Toc50281652" </w:delInstrText>
            </w:r>
            <w:r w:rsidDel="005C2A64">
              <w:fldChar w:fldCharType="separate"/>
            </w:r>
          </w:del>
          <w:ins w:id="405" w:author="Marcos, Nathan" w:date="2020-11-09T10:55:00Z">
            <w:r w:rsidR="0009280B">
              <w:rPr>
                <w:b/>
                <w:bCs/>
              </w:rPr>
              <w:t>Error! Hyperlink reference not valid.</w:t>
            </w:r>
          </w:ins>
          <w:del w:id="406" w:author="Marcos, Nathan" w:date="2020-11-09T10:27:00Z">
            <w:r w:rsidR="000D187E" w:rsidRPr="00492EC2" w:rsidDel="005C2A64">
              <w:rPr>
                <w:rStyle w:val="Hyperlink"/>
              </w:rPr>
              <w:delText>7</w:delText>
            </w:r>
            <w:r w:rsidR="000D187E" w:rsidDel="005C2A64">
              <w:rPr>
                <w:rFonts w:eastAsiaTheme="minorEastAsia"/>
                <w:sz w:val="22"/>
              </w:rPr>
              <w:tab/>
            </w:r>
            <w:r w:rsidR="000D187E" w:rsidRPr="00492EC2" w:rsidDel="005C2A64">
              <w:rPr>
                <w:rStyle w:val="Hyperlink"/>
              </w:rPr>
              <w:delText>Investment Summary</w:delText>
            </w:r>
            <w:r w:rsidR="000D187E" w:rsidDel="005C2A64">
              <w:rPr>
                <w:webHidden/>
              </w:rPr>
              <w:tab/>
            </w:r>
            <w:r w:rsidR="000D187E" w:rsidDel="005C2A64">
              <w:rPr>
                <w:webHidden/>
              </w:rPr>
              <w:fldChar w:fldCharType="begin"/>
            </w:r>
            <w:r w:rsidR="000D187E" w:rsidDel="005C2A64">
              <w:rPr>
                <w:webHidden/>
              </w:rPr>
              <w:delInstrText xml:space="preserve"> PAGEREF _Toc50281652 \h </w:delInstrText>
            </w:r>
            <w:r w:rsidR="000D187E" w:rsidDel="005C2A64">
              <w:rPr>
                <w:webHidden/>
              </w:rPr>
            </w:r>
            <w:r w:rsidR="000D187E" w:rsidDel="005C2A64">
              <w:rPr>
                <w:webHidden/>
              </w:rPr>
              <w:fldChar w:fldCharType="separate"/>
            </w:r>
          </w:del>
          <w:del w:id="407" w:author="Marcos, Nathan" w:date="2020-11-09T10:12:00Z">
            <w:r w:rsidR="000D187E" w:rsidDel="009B73F5">
              <w:rPr>
                <w:webHidden/>
              </w:rPr>
              <w:delText>2</w:delText>
            </w:r>
          </w:del>
          <w:del w:id="408" w:author="Marcos, Nathan" w:date="2020-11-09T10:27:00Z">
            <w:r w:rsidR="000D187E" w:rsidDel="005C2A64">
              <w:rPr>
                <w:webHidden/>
              </w:rPr>
              <w:fldChar w:fldCharType="end"/>
            </w:r>
            <w:r w:rsidDel="005C2A64">
              <w:fldChar w:fldCharType="end"/>
            </w:r>
          </w:del>
        </w:p>
        <w:p w14:paraId="42DEBE26" w14:textId="713F5823" w:rsidR="000D187E" w:rsidDel="005C2A64" w:rsidRDefault="00625D6C">
          <w:pPr>
            <w:pStyle w:val="TOC2"/>
            <w:rPr>
              <w:del w:id="409" w:author="Marcos, Nathan" w:date="2020-11-09T10:27:00Z"/>
              <w:rFonts w:eastAsiaTheme="minorEastAsia"/>
              <w:noProof/>
            </w:rPr>
          </w:pPr>
          <w:del w:id="410" w:author="Marcos, Nathan" w:date="2020-11-09T10:27:00Z">
            <w:r w:rsidDel="005C2A64">
              <w:rPr>
                <w:noProof/>
              </w:rPr>
              <w:fldChar w:fldCharType="begin"/>
            </w:r>
            <w:r w:rsidDel="005C2A64">
              <w:rPr>
                <w:noProof/>
              </w:rPr>
              <w:delInstrText xml:space="preserve"> HYPERLINK \l "_Toc50281653" </w:delInstrText>
            </w:r>
            <w:r w:rsidDel="005C2A64">
              <w:rPr>
                <w:noProof/>
              </w:rPr>
              <w:fldChar w:fldCharType="separate"/>
            </w:r>
          </w:del>
          <w:ins w:id="411" w:author="Marcos, Nathan" w:date="2020-11-09T10:55:00Z">
            <w:r w:rsidR="0009280B">
              <w:rPr>
                <w:b/>
                <w:bCs/>
                <w:noProof/>
              </w:rPr>
              <w:t>Error! Hyperlink reference not valid.</w:t>
            </w:r>
          </w:ins>
          <w:del w:id="412" w:author="Marcos, Nathan" w:date="2020-11-09T10:27:00Z">
            <w:r w:rsidR="000D187E" w:rsidRPr="00492EC2" w:rsidDel="005C2A64">
              <w:rPr>
                <w:rStyle w:val="Hyperlink"/>
                <w:noProof/>
              </w:rPr>
              <w:delText>7.1</w:delText>
            </w:r>
            <w:r w:rsidR="000D187E" w:rsidDel="005C2A64">
              <w:rPr>
                <w:rFonts w:eastAsiaTheme="minorEastAsia"/>
                <w:noProof/>
              </w:rPr>
              <w:tab/>
            </w:r>
            <w:r w:rsidR="000D187E" w:rsidRPr="00492EC2" w:rsidDel="005C2A64">
              <w:rPr>
                <w:rStyle w:val="Hyperlink"/>
                <w:noProof/>
              </w:rPr>
              <w:delText>Cost Summary</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_Toc50281653 \h </w:delInstrText>
            </w:r>
            <w:r w:rsidR="000D187E" w:rsidDel="005C2A64">
              <w:rPr>
                <w:noProof/>
                <w:webHidden/>
              </w:rPr>
            </w:r>
            <w:r w:rsidR="000D187E" w:rsidDel="005C2A64">
              <w:rPr>
                <w:noProof/>
                <w:webHidden/>
              </w:rPr>
              <w:fldChar w:fldCharType="separate"/>
            </w:r>
          </w:del>
          <w:del w:id="413" w:author="Marcos, Nathan" w:date="2020-11-09T10:12:00Z">
            <w:r w:rsidR="000D187E" w:rsidDel="009B73F5">
              <w:rPr>
                <w:noProof/>
                <w:webHidden/>
              </w:rPr>
              <w:delText>2</w:delText>
            </w:r>
          </w:del>
          <w:del w:id="414" w:author="Marcos, Nathan" w:date="2020-11-09T10:27:00Z">
            <w:r w:rsidR="000D187E" w:rsidDel="005C2A64">
              <w:rPr>
                <w:noProof/>
                <w:webHidden/>
              </w:rPr>
              <w:fldChar w:fldCharType="end"/>
            </w:r>
            <w:r w:rsidDel="005C2A64">
              <w:rPr>
                <w:noProof/>
              </w:rPr>
              <w:fldChar w:fldCharType="end"/>
            </w:r>
          </w:del>
        </w:p>
        <w:p w14:paraId="76318102" w14:textId="7D25E233" w:rsidR="000D187E" w:rsidDel="005C2A64" w:rsidRDefault="00625D6C">
          <w:pPr>
            <w:pStyle w:val="TOC2"/>
            <w:rPr>
              <w:del w:id="415" w:author="Marcos, Nathan" w:date="2020-11-09T10:27:00Z"/>
              <w:rFonts w:eastAsiaTheme="minorEastAsia"/>
              <w:noProof/>
            </w:rPr>
          </w:pPr>
          <w:del w:id="416" w:author="Marcos, Nathan" w:date="2020-11-09T10:27:00Z">
            <w:r w:rsidDel="005C2A64">
              <w:rPr>
                <w:noProof/>
              </w:rPr>
              <w:fldChar w:fldCharType="begin"/>
            </w:r>
            <w:r w:rsidDel="005C2A64">
              <w:rPr>
                <w:noProof/>
              </w:rPr>
              <w:delInstrText xml:space="preserve"> HYPERLINK \l "_Toc50281654" </w:delInstrText>
            </w:r>
            <w:r w:rsidDel="005C2A64">
              <w:rPr>
                <w:noProof/>
              </w:rPr>
              <w:fldChar w:fldCharType="separate"/>
            </w:r>
          </w:del>
          <w:ins w:id="417" w:author="Marcos, Nathan" w:date="2020-11-09T10:55:00Z">
            <w:r w:rsidR="0009280B">
              <w:rPr>
                <w:b/>
                <w:bCs/>
                <w:noProof/>
              </w:rPr>
              <w:t>Error! Hyperlink reference not valid.</w:t>
            </w:r>
          </w:ins>
          <w:del w:id="418" w:author="Marcos, Nathan" w:date="2020-11-09T10:27:00Z">
            <w:r w:rsidR="000D187E" w:rsidRPr="00492EC2" w:rsidDel="005C2A64">
              <w:rPr>
                <w:rStyle w:val="Hyperlink"/>
                <w:noProof/>
              </w:rPr>
              <w:delText>7.2</w:delText>
            </w:r>
            <w:r w:rsidR="000D187E" w:rsidDel="005C2A64">
              <w:rPr>
                <w:rFonts w:eastAsiaTheme="minorEastAsia"/>
                <w:noProof/>
              </w:rPr>
              <w:tab/>
            </w:r>
            <w:r w:rsidR="000D187E" w:rsidRPr="00492EC2" w:rsidDel="005C2A64">
              <w:rPr>
                <w:rStyle w:val="Hyperlink"/>
                <w:noProof/>
              </w:rPr>
              <w:delText>Pricing Summary</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_Toc50281654 \h </w:delInstrText>
            </w:r>
            <w:r w:rsidR="000D187E" w:rsidDel="005C2A64">
              <w:rPr>
                <w:noProof/>
                <w:webHidden/>
              </w:rPr>
            </w:r>
            <w:r w:rsidR="000D187E" w:rsidDel="005C2A64">
              <w:rPr>
                <w:noProof/>
                <w:webHidden/>
              </w:rPr>
              <w:fldChar w:fldCharType="separate"/>
            </w:r>
          </w:del>
          <w:del w:id="419" w:author="Marcos, Nathan" w:date="2020-11-09T10:12:00Z">
            <w:r w:rsidR="000D187E" w:rsidDel="009B73F5">
              <w:rPr>
                <w:noProof/>
                <w:webHidden/>
              </w:rPr>
              <w:delText>2</w:delText>
            </w:r>
          </w:del>
          <w:del w:id="420" w:author="Marcos, Nathan" w:date="2020-11-09T10:27:00Z">
            <w:r w:rsidR="000D187E" w:rsidDel="005C2A64">
              <w:rPr>
                <w:noProof/>
                <w:webHidden/>
              </w:rPr>
              <w:fldChar w:fldCharType="end"/>
            </w:r>
            <w:r w:rsidDel="005C2A64">
              <w:rPr>
                <w:noProof/>
              </w:rPr>
              <w:fldChar w:fldCharType="end"/>
            </w:r>
          </w:del>
        </w:p>
        <w:p w14:paraId="642F1552" w14:textId="5B1A37C9" w:rsidR="000D187E" w:rsidDel="005C2A64" w:rsidRDefault="00625D6C">
          <w:pPr>
            <w:pStyle w:val="TOC2"/>
            <w:rPr>
              <w:del w:id="421" w:author="Marcos, Nathan" w:date="2020-11-09T10:27:00Z"/>
              <w:rFonts w:eastAsiaTheme="minorEastAsia"/>
              <w:noProof/>
            </w:rPr>
          </w:pPr>
          <w:del w:id="422" w:author="Marcos, Nathan" w:date="2020-11-09T10:27:00Z">
            <w:r w:rsidDel="005C2A64">
              <w:rPr>
                <w:noProof/>
              </w:rPr>
              <w:fldChar w:fldCharType="begin"/>
            </w:r>
            <w:r w:rsidDel="005C2A64">
              <w:rPr>
                <w:noProof/>
              </w:rPr>
              <w:delInstrText xml:space="preserve"> HYPERLINK \l "_Toc50281655" </w:delInstrText>
            </w:r>
            <w:r w:rsidDel="005C2A64">
              <w:rPr>
                <w:noProof/>
              </w:rPr>
              <w:fldChar w:fldCharType="separate"/>
            </w:r>
          </w:del>
          <w:ins w:id="423" w:author="Marcos, Nathan" w:date="2020-11-09T10:55:00Z">
            <w:r w:rsidR="0009280B">
              <w:rPr>
                <w:b/>
                <w:bCs/>
                <w:noProof/>
              </w:rPr>
              <w:t>Error! Hyperlink reference not valid.</w:t>
            </w:r>
          </w:ins>
          <w:del w:id="424" w:author="Marcos, Nathan" w:date="2020-11-09T10:27:00Z">
            <w:r w:rsidR="000D187E" w:rsidRPr="00492EC2" w:rsidDel="005C2A64">
              <w:rPr>
                <w:rStyle w:val="Hyperlink"/>
                <w:noProof/>
              </w:rPr>
              <w:delText>7.3</w:delText>
            </w:r>
            <w:r w:rsidR="000D187E" w:rsidDel="005C2A64">
              <w:rPr>
                <w:rFonts w:eastAsiaTheme="minorEastAsia"/>
                <w:noProof/>
              </w:rPr>
              <w:tab/>
            </w:r>
            <w:r w:rsidR="000D187E" w:rsidRPr="00492EC2" w:rsidDel="005C2A64">
              <w:rPr>
                <w:rStyle w:val="Hyperlink"/>
                <w:noProof/>
              </w:rPr>
              <w:delText>Schedule Summary</w:delText>
            </w:r>
            <w:r w:rsidR="000D187E" w:rsidDel="005C2A64">
              <w:rPr>
                <w:noProof/>
                <w:webHidden/>
              </w:rPr>
              <w:tab/>
            </w:r>
            <w:r w:rsidR="000D187E" w:rsidDel="005C2A64">
              <w:rPr>
                <w:noProof/>
                <w:webHidden/>
              </w:rPr>
              <w:fldChar w:fldCharType="begin"/>
            </w:r>
            <w:r w:rsidR="000D187E" w:rsidDel="005C2A64">
              <w:rPr>
                <w:noProof/>
                <w:webHidden/>
              </w:rPr>
              <w:delInstrText xml:space="preserve"> PAGEREF _Toc50281655 \h </w:delInstrText>
            </w:r>
            <w:r w:rsidR="000D187E" w:rsidDel="005C2A64">
              <w:rPr>
                <w:noProof/>
                <w:webHidden/>
              </w:rPr>
            </w:r>
            <w:r w:rsidR="000D187E" w:rsidDel="005C2A64">
              <w:rPr>
                <w:noProof/>
                <w:webHidden/>
              </w:rPr>
              <w:fldChar w:fldCharType="separate"/>
            </w:r>
          </w:del>
          <w:del w:id="425" w:author="Marcos, Nathan" w:date="2020-11-09T10:12:00Z">
            <w:r w:rsidR="000D187E" w:rsidDel="009B73F5">
              <w:rPr>
                <w:noProof/>
                <w:webHidden/>
              </w:rPr>
              <w:delText>2</w:delText>
            </w:r>
          </w:del>
          <w:del w:id="426" w:author="Marcos, Nathan" w:date="2020-11-09T10:27:00Z">
            <w:r w:rsidR="000D187E" w:rsidDel="005C2A64">
              <w:rPr>
                <w:noProof/>
                <w:webHidden/>
              </w:rPr>
              <w:fldChar w:fldCharType="end"/>
            </w:r>
            <w:r w:rsidDel="005C2A64">
              <w:rPr>
                <w:noProof/>
              </w:rPr>
              <w:fldChar w:fldCharType="end"/>
            </w:r>
          </w:del>
        </w:p>
        <w:p w14:paraId="7D51E4B2" w14:textId="46AD2660" w:rsidR="000D187E" w:rsidDel="005C2A64" w:rsidRDefault="00625D6C">
          <w:pPr>
            <w:pStyle w:val="TOC1"/>
            <w:rPr>
              <w:del w:id="427" w:author="Marcos, Nathan" w:date="2020-11-09T10:27:00Z"/>
              <w:rFonts w:eastAsiaTheme="minorEastAsia"/>
              <w:sz w:val="22"/>
            </w:rPr>
          </w:pPr>
          <w:del w:id="428" w:author="Marcos, Nathan" w:date="2020-11-09T10:27:00Z">
            <w:r w:rsidDel="005C2A64">
              <w:fldChar w:fldCharType="begin"/>
            </w:r>
            <w:r w:rsidDel="005C2A64">
              <w:delInstrText xml:space="preserve"> HYPERLINK \l "_Toc50281656" </w:delInstrText>
            </w:r>
            <w:r w:rsidDel="005C2A64">
              <w:fldChar w:fldCharType="separate"/>
            </w:r>
          </w:del>
          <w:ins w:id="429" w:author="Marcos, Nathan" w:date="2020-11-09T10:55:00Z">
            <w:r w:rsidR="0009280B">
              <w:rPr>
                <w:b/>
                <w:bCs/>
              </w:rPr>
              <w:t>Error! Hyperlink reference not valid.</w:t>
            </w:r>
          </w:ins>
          <w:del w:id="430" w:author="Marcos, Nathan" w:date="2020-11-09T10:27:00Z">
            <w:r w:rsidR="000D187E" w:rsidRPr="00492EC2" w:rsidDel="005C2A64">
              <w:rPr>
                <w:rStyle w:val="Hyperlink"/>
              </w:rPr>
              <w:delText>8</w:delText>
            </w:r>
            <w:r w:rsidR="000D187E" w:rsidDel="005C2A64">
              <w:rPr>
                <w:rFonts w:eastAsiaTheme="minorEastAsia"/>
                <w:sz w:val="22"/>
              </w:rPr>
              <w:tab/>
            </w:r>
            <w:r w:rsidR="000D187E" w:rsidRPr="00492EC2" w:rsidDel="005C2A64">
              <w:rPr>
                <w:rStyle w:val="Hyperlink"/>
              </w:rPr>
              <w:delText>Assumptions and Dependencies</w:delText>
            </w:r>
            <w:r w:rsidR="000D187E" w:rsidDel="005C2A64">
              <w:rPr>
                <w:webHidden/>
              </w:rPr>
              <w:tab/>
            </w:r>
            <w:r w:rsidR="000D187E" w:rsidDel="005C2A64">
              <w:rPr>
                <w:webHidden/>
              </w:rPr>
              <w:fldChar w:fldCharType="begin"/>
            </w:r>
            <w:r w:rsidR="000D187E" w:rsidDel="005C2A64">
              <w:rPr>
                <w:webHidden/>
              </w:rPr>
              <w:delInstrText xml:space="preserve"> PAGEREF _Toc50281656 \h </w:delInstrText>
            </w:r>
            <w:r w:rsidR="000D187E" w:rsidDel="005C2A64">
              <w:rPr>
                <w:webHidden/>
              </w:rPr>
            </w:r>
            <w:r w:rsidR="000D187E" w:rsidDel="005C2A64">
              <w:rPr>
                <w:webHidden/>
              </w:rPr>
              <w:fldChar w:fldCharType="separate"/>
            </w:r>
          </w:del>
          <w:del w:id="431" w:author="Marcos, Nathan" w:date="2020-11-09T10:12:00Z">
            <w:r w:rsidR="000D187E" w:rsidDel="009B73F5">
              <w:rPr>
                <w:webHidden/>
              </w:rPr>
              <w:delText>2</w:delText>
            </w:r>
          </w:del>
          <w:del w:id="432" w:author="Marcos, Nathan" w:date="2020-11-09T10:27:00Z">
            <w:r w:rsidR="000D187E" w:rsidDel="005C2A64">
              <w:rPr>
                <w:webHidden/>
              </w:rPr>
              <w:fldChar w:fldCharType="end"/>
            </w:r>
            <w:r w:rsidDel="005C2A64">
              <w:fldChar w:fldCharType="end"/>
            </w:r>
          </w:del>
        </w:p>
        <w:p w14:paraId="49BF6ECF" w14:textId="2ED89EEB" w:rsidR="000D187E" w:rsidDel="005C2A64" w:rsidRDefault="00625D6C">
          <w:pPr>
            <w:pStyle w:val="TOC1"/>
            <w:rPr>
              <w:del w:id="433" w:author="Marcos, Nathan" w:date="2020-11-09T10:27:00Z"/>
              <w:rFonts w:eastAsiaTheme="minorEastAsia"/>
              <w:sz w:val="22"/>
            </w:rPr>
          </w:pPr>
          <w:del w:id="434" w:author="Marcos, Nathan" w:date="2020-11-09T10:27:00Z">
            <w:r w:rsidDel="005C2A64">
              <w:fldChar w:fldCharType="begin"/>
            </w:r>
            <w:r w:rsidDel="005C2A64">
              <w:delInstrText xml:space="preserve"> HYPERLINK \l "_Toc50281657" </w:delInstrText>
            </w:r>
            <w:r w:rsidDel="005C2A64">
              <w:fldChar w:fldCharType="separate"/>
            </w:r>
          </w:del>
          <w:ins w:id="435" w:author="Marcos, Nathan" w:date="2020-11-09T10:55:00Z">
            <w:r w:rsidR="0009280B">
              <w:rPr>
                <w:b/>
                <w:bCs/>
              </w:rPr>
              <w:t>Error! Hyperlink reference not valid.</w:t>
            </w:r>
          </w:ins>
          <w:del w:id="436" w:author="Marcos, Nathan" w:date="2020-11-09T10:27:00Z">
            <w:r w:rsidR="000D187E" w:rsidRPr="00492EC2" w:rsidDel="005C2A64">
              <w:rPr>
                <w:rStyle w:val="Hyperlink"/>
              </w:rPr>
              <w:delText>9</w:delText>
            </w:r>
            <w:r w:rsidR="000D187E" w:rsidDel="005C2A64">
              <w:rPr>
                <w:rFonts w:eastAsiaTheme="minorEastAsia"/>
                <w:sz w:val="22"/>
              </w:rPr>
              <w:tab/>
            </w:r>
            <w:r w:rsidR="000D187E" w:rsidRPr="00492EC2" w:rsidDel="005C2A64">
              <w:rPr>
                <w:rStyle w:val="Hyperlink"/>
              </w:rPr>
              <w:delText>Go / No-Go Decision</w:delText>
            </w:r>
            <w:r w:rsidR="000D187E" w:rsidDel="005C2A64">
              <w:rPr>
                <w:webHidden/>
              </w:rPr>
              <w:tab/>
            </w:r>
            <w:r w:rsidR="000D187E" w:rsidDel="005C2A64">
              <w:rPr>
                <w:webHidden/>
              </w:rPr>
              <w:fldChar w:fldCharType="begin"/>
            </w:r>
            <w:r w:rsidR="000D187E" w:rsidDel="005C2A64">
              <w:rPr>
                <w:webHidden/>
              </w:rPr>
              <w:delInstrText xml:space="preserve"> PAGEREF _Toc50281657 \h </w:delInstrText>
            </w:r>
            <w:r w:rsidR="000D187E" w:rsidDel="005C2A64">
              <w:rPr>
                <w:webHidden/>
              </w:rPr>
            </w:r>
            <w:r w:rsidR="000D187E" w:rsidDel="005C2A64">
              <w:rPr>
                <w:webHidden/>
              </w:rPr>
              <w:fldChar w:fldCharType="separate"/>
            </w:r>
          </w:del>
          <w:del w:id="437" w:author="Marcos, Nathan" w:date="2020-11-09T10:12:00Z">
            <w:r w:rsidR="000D187E" w:rsidDel="009B73F5">
              <w:rPr>
                <w:webHidden/>
              </w:rPr>
              <w:delText>2</w:delText>
            </w:r>
          </w:del>
          <w:del w:id="438" w:author="Marcos, Nathan" w:date="2020-11-09T10:27:00Z">
            <w:r w:rsidR="000D187E" w:rsidDel="005C2A64">
              <w:rPr>
                <w:webHidden/>
              </w:rPr>
              <w:fldChar w:fldCharType="end"/>
            </w:r>
            <w:r w:rsidDel="005C2A64">
              <w:fldChar w:fldCharType="end"/>
            </w:r>
          </w:del>
        </w:p>
        <w:p w14:paraId="1EFE7559" w14:textId="57763092"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439" w:name="EndOfTOC"/>
    </w:p>
    <w:p w14:paraId="5055C55E" w14:textId="4FCBC54E" w:rsidR="00FF4070" w:rsidRPr="00656E0B" w:rsidRDefault="00FF4070" w:rsidP="00656E0B">
      <w:pPr>
        <w:spacing w:after="0"/>
        <w:rPr>
          <w:sz w:val="16"/>
          <w:szCs w:val="16"/>
        </w:rPr>
        <w:sectPr w:rsidR="00FF4070" w:rsidRPr="00656E0B" w:rsidSect="000246CF">
          <w:headerReference w:type="default" r:id="rId13"/>
          <w:footerReference w:type="default" r:id="rId14"/>
          <w:headerReference w:type="first" r:id="rId15"/>
          <w:type w:val="oddPage"/>
          <w:pgSz w:w="12240" w:h="15840"/>
          <w:pgMar w:top="720" w:right="720" w:bottom="720" w:left="720" w:header="360" w:footer="360" w:gutter="0"/>
          <w:pgNumType w:start="1"/>
          <w:cols w:space="720"/>
          <w:docGrid w:linePitch="360"/>
        </w:sectPr>
      </w:pPr>
    </w:p>
    <w:bookmarkEnd w:id="439"/>
    <w:p w14:paraId="52D8DA31" w14:textId="16C64BC7" w:rsidR="00EA16FE" w:rsidRPr="005C2960" w:rsidRDefault="00EA16FE" w:rsidP="00D73986"/>
    <w:p w14:paraId="42A0AE17" w14:textId="10985581" w:rsidR="00866B44" w:rsidDel="00530F44" w:rsidRDefault="00396D65" w:rsidP="00866B44">
      <w:pPr>
        <w:spacing w:after="0"/>
        <w:rPr>
          <w:del w:id="448" w:author="Nathan" w:date="2020-09-22T17:56:00Z"/>
          <w:highlight w:val="yellow"/>
        </w:rPr>
      </w:pPr>
      <w:del w:id="449" w:author="Nathan" w:date="2020-09-22T17:56:00Z">
        <w:r w:rsidRPr="00AA538F" w:rsidDel="00530F44">
          <w:rPr>
            <w:highlight w:val="yellow"/>
          </w:rPr>
          <w:delText xml:space="preserve">NOTE TO STUDENTS:  </w:delText>
        </w:r>
        <w:bookmarkStart w:id="450" w:name="_Toc55810037"/>
        <w:bookmarkStart w:id="451" w:name="_Toc55811719"/>
        <w:bookmarkEnd w:id="450"/>
        <w:bookmarkEnd w:id="451"/>
      </w:del>
    </w:p>
    <w:p w14:paraId="3D0E8597" w14:textId="7B850D2D" w:rsidR="00866B44" w:rsidRPr="00866B44" w:rsidDel="00530F44" w:rsidRDefault="00396D65" w:rsidP="00866B44">
      <w:pPr>
        <w:pStyle w:val="ListParagraph"/>
        <w:numPr>
          <w:ilvl w:val="0"/>
          <w:numId w:val="5"/>
        </w:numPr>
        <w:rPr>
          <w:del w:id="452" w:author="Nathan" w:date="2020-09-22T17:56:00Z"/>
        </w:rPr>
      </w:pPr>
      <w:del w:id="453" w:author="Nathan" w:date="2020-09-22T17:56:00Z">
        <w:r w:rsidRPr="00866B44" w:rsidDel="00530F44">
          <w:rPr>
            <w:highlight w:val="yellow"/>
          </w:rPr>
          <w:delText xml:space="preserve">See Larman </w:delText>
        </w:r>
        <w:r w:rsidRPr="00866B44" w:rsidDel="00530F44">
          <w:rPr>
            <w:rFonts w:cstheme="minorHAnsi"/>
            <w:highlight w:val="yellow"/>
          </w:rPr>
          <w:delText>§</w:delText>
        </w:r>
        <w:r w:rsidRPr="00866B44" w:rsidDel="00530F44">
          <w:rPr>
            <w:highlight w:val="yellow"/>
          </w:rPr>
          <w:delText>7.6 Next Gen Example: (Partial) Vision</w:delText>
        </w:r>
        <w:r w:rsidR="0084306B" w:rsidRPr="00866B44" w:rsidDel="00530F44">
          <w:rPr>
            <w:highlight w:val="yellow"/>
          </w:rPr>
          <w:delText xml:space="preserve"> and </w:delText>
        </w:r>
        <w:r w:rsidR="0084306B" w:rsidRPr="00866B44" w:rsidDel="00530F44">
          <w:rPr>
            <w:rFonts w:cstheme="minorHAnsi"/>
            <w:highlight w:val="yellow"/>
          </w:rPr>
          <w:delText>§</w:delText>
        </w:r>
        <w:r w:rsidR="0084306B" w:rsidRPr="00866B44" w:rsidDel="00530F44">
          <w:rPr>
            <w:highlight w:val="yellow"/>
          </w:rPr>
          <w:delText>7.7 Commentary: Vision</w:delText>
        </w:r>
        <w:r w:rsidRPr="00866B44" w:rsidDel="00530F44">
          <w:rPr>
            <w:highlight w:val="yellow"/>
          </w:rPr>
          <w:delText xml:space="preserve"> </w:delText>
        </w:r>
        <w:bookmarkStart w:id="454" w:name="_Toc55810038"/>
        <w:bookmarkStart w:id="455" w:name="_Toc55811720"/>
        <w:bookmarkEnd w:id="454"/>
        <w:bookmarkEnd w:id="455"/>
      </w:del>
    </w:p>
    <w:p w14:paraId="6105232D" w14:textId="4324D13F" w:rsidR="00396D65" w:rsidDel="00530F44" w:rsidRDefault="00866B44" w:rsidP="00866B44">
      <w:pPr>
        <w:pStyle w:val="ListParagraph"/>
        <w:numPr>
          <w:ilvl w:val="0"/>
          <w:numId w:val="5"/>
        </w:numPr>
        <w:rPr>
          <w:del w:id="456" w:author="Nathan" w:date="2020-09-22T17:56:00Z"/>
        </w:rPr>
      </w:pPr>
      <w:del w:id="457" w:author="Nathan" w:date="2020-09-22T17:56:00Z">
        <w:r w:rsidDel="00530F44">
          <w:rPr>
            <w:highlight w:val="yellow"/>
          </w:rPr>
          <w:delText>D</w:delText>
        </w:r>
        <w:r w:rsidR="00AA538F" w:rsidRPr="00866B44" w:rsidDel="00530F44">
          <w:rPr>
            <w:highlight w:val="yellow"/>
          </w:rPr>
          <w:delText xml:space="preserve">elete this </w:delText>
        </w:r>
        <w:r w:rsidDel="00530F44">
          <w:rPr>
            <w:highlight w:val="yellow"/>
          </w:rPr>
          <w:delText xml:space="preserve">NOTE </w:delText>
        </w:r>
        <w:r w:rsidR="00AA538F" w:rsidRPr="00866B44" w:rsidDel="00530F44">
          <w:rPr>
            <w:highlight w:val="yellow"/>
          </w:rPr>
          <w:delText>before you deliver</w:delText>
        </w:r>
        <w:bookmarkStart w:id="458" w:name="_Toc55810039"/>
        <w:bookmarkStart w:id="459" w:name="_Toc55811721"/>
        <w:bookmarkEnd w:id="458"/>
        <w:bookmarkEnd w:id="459"/>
      </w:del>
    </w:p>
    <w:p w14:paraId="2C07F5A7" w14:textId="5C0E482C" w:rsidR="00EA16FE" w:rsidRDefault="00BC529A" w:rsidP="00CC17B0">
      <w:pPr>
        <w:pStyle w:val="Heading1"/>
      </w:pPr>
      <w:bookmarkStart w:id="460" w:name="_Toc55811722"/>
      <w:r>
        <w:t>Executive Summary</w:t>
      </w:r>
      <w:bookmarkEnd w:id="460"/>
    </w:p>
    <w:p w14:paraId="2AF3BA1E" w14:textId="5E1600CA" w:rsidR="00395FB1" w:rsidRDefault="00BF4908" w:rsidP="00BF4908">
      <w:pPr>
        <w:pStyle w:val="NormalL1"/>
        <w:rPr>
          <w:ins w:id="461" w:author="Marcos, Nathan" w:date="2020-11-09T10:14:00Z"/>
        </w:rPr>
      </w:pPr>
      <w:ins w:id="462" w:author="Nathan" w:date="2020-09-26T13:06:00Z">
        <w:r>
          <w:t xml:space="preserve">Commercial airlines have been </w:t>
        </w:r>
      </w:ins>
      <w:ins w:id="463" w:author="Nathan" w:date="2020-09-26T13:07:00Z">
        <w:r>
          <w:t xml:space="preserve">important for travelers throughout the past few decades and </w:t>
        </w:r>
      </w:ins>
      <w:ins w:id="464" w:author="Nathan" w:date="2020-09-26T13:08:00Z">
        <w:r>
          <w:t>travelers have always wanted to make traveling convenient.</w:t>
        </w:r>
      </w:ins>
      <w:ins w:id="465" w:author="Nathan" w:date="2020-09-26T13:10:00Z">
        <w:r>
          <w:t xml:space="preserve"> </w:t>
        </w:r>
      </w:ins>
      <w:r w:rsidR="00395FB1">
        <w:t xml:space="preserve">Our goal is to </w:t>
      </w:r>
      <w:r w:rsidR="00BB72BA">
        <w:t>b</w:t>
      </w:r>
      <w:r w:rsidR="00395FB1">
        <w:t xml:space="preserve">e </w:t>
      </w:r>
      <w:ins w:id="466" w:author="Nathan" w:date="2020-09-22T17:16:00Z">
        <w:r w:rsidR="0068186F">
          <w:t xml:space="preserve">the </w:t>
        </w:r>
      </w:ins>
      <w:r w:rsidR="00BB72BA">
        <w:t xml:space="preserve">customer’s first source of  information for </w:t>
      </w:r>
      <w:r w:rsidR="00395FB1">
        <w:t>flight bookin</w:t>
      </w:r>
      <w:r w:rsidR="00BB72BA">
        <w:t xml:space="preserve">g. We envision Titan Booking to </w:t>
      </w:r>
      <w:ins w:id="467" w:author="Nathan" w:date="2020-09-22T17:16:00Z">
        <w:r w:rsidR="0068186F">
          <w:t xml:space="preserve">be </w:t>
        </w:r>
      </w:ins>
      <w:r w:rsidR="00BB72BA">
        <w:t>compatible with multiple customer business rules, usable on a wide range of interfaces, and supported by</w:t>
      </w:r>
      <w:del w:id="468" w:author="Nathan" w:date="2020-09-22T17:14:00Z">
        <w:r w:rsidR="00BB72BA" w:rsidDel="0068186F">
          <w:delText xml:space="preserve"> multiple</w:delText>
        </w:r>
      </w:del>
      <w:r w:rsidR="00BB72BA">
        <w:t xml:space="preserve"> third-party systems.</w:t>
      </w:r>
      <w:r w:rsidR="00395FB1">
        <w:t xml:space="preserve"> </w:t>
      </w:r>
      <w:ins w:id="469" w:author="Nathan" w:date="2020-09-22T17:16:00Z">
        <w:r w:rsidR="00042E54">
          <w:t xml:space="preserve">The system will </w:t>
        </w:r>
      </w:ins>
      <w:ins w:id="470" w:author="Nathan" w:date="2020-09-22T18:36:00Z">
        <w:r w:rsidR="00BA6099">
          <w:t>be built</w:t>
        </w:r>
      </w:ins>
      <w:ins w:id="471" w:author="Nathan" w:date="2020-09-22T17:16:00Z">
        <w:r w:rsidR="00042E54">
          <w:t xml:space="preserve"> on a C++ platf</w:t>
        </w:r>
      </w:ins>
      <w:ins w:id="472" w:author="Nathan" w:date="2020-09-22T17:17:00Z">
        <w:r w:rsidR="00042E54">
          <w:t>orm and will be easy and convenient to use.</w:t>
        </w:r>
      </w:ins>
    </w:p>
    <w:p w14:paraId="0D292E83" w14:textId="1DE3A7E4" w:rsidR="00CC0588" w:rsidRDefault="00AC58A0" w:rsidP="00BF4908">
      <w:pPr>
        <w:pStyle w:val="NormalL1"/>
        <w:rPr>
          <w:ins w:id="473" w:author="Nathan" w:date="2020-09-26T13:10:00Z"/>
        </w:rPr>
      </w:pPr>
      <w:ins w:id="474" w:author="Marcos, Nathan" w:date="2020-11-09T10:40:00Z">
        <w:r>
          <w:t>This document covers the opportunities</w:t>
        </w:r>
      </w:ins>
      <w:ins w:id="475" w:author="Marcos, Nathan" w:date="2020-11-09T10:14:00Z">
        <w:r w:rsidR="00CC0588">
          <w:t xml:space="preserve"> the system can take advantage</w:t>
        </w:r>
      </w:ins>
      <w:ins w:id="476" w:author="Marcos, Nathan" w:date="2020-11-09T10:40:00Z">
        <w:r>
          <w:t>.</w:t>
        </w:r>
      </w:ins>
      <w:ins w:id="477" w:author="Marcos, Nathan" w:date="2020-11-09T10:15:00Z">
        <w:r w:rsidR="00CC0588">
          <w:t xml:space="preserve"> The combined commission from selling flight tickets </w:t>
        </w:r>
      </w:ins>
      <w:ins w:id="478" w:author="Marcos, Nathan" w:date="2020-11-09T10:16:00Z">
        <w:r w:rsidR="00CC0588">
          <w:t>and hotel advertisements pair up well which is a huge interest to airlines and hotel managers looking to make money.</w:t>
        </w:r>
      </w:ins>
      <w:ins w:id="479" w:author="Marcos, Nathan" w:date="2020-11-09T10:17:00Z">
        <w:r w:rsidR="00F90492">
          <w:t xml:space="preserve"> Th</w:t>
        </w:r>
      </w:ins>
      <w:ins w:id="480" w:author="Marcos, Nathan" w:date="2020-11-09T10:41:00Z">
        <w:r>
          <w:t>e</w:t>
        </w:r>
      </w:ins>
      <w:ins w:id="481" w:author="Marcos, Nathan" w:date="2020-11-09T10:17:00Z">
        <w:r w:rsidR="00F90492">
          <w:t xml:space="preserve"> document</w:t>
        </w:r>
      </w:ins>
      <w:ins w:id="482" w:author="Marcos, Nathan" w:date="2020-11-09T10:41:00Z">
        <w:r>
          <w:t xml:space="preserve"> also goes into detail about the</w:t>
        </w:r>
      </w:ins>
      <w:ins w:id="483" w:author="Marcos, Nathan" w:date="2020-11-09T10:17:00Z">
        <w:r w:rsidR="00F90492">
          <w:t xml:space="preserve"> </w:t>
        </w:r>
      </w:ins>
      <w:ins w:id="484" w:author="Marcos, Nathan" w:date="2020-11-09T10:18:00Z">
        <w:r w:rsidR="00F90492">
          <w:t xml:space="preserve">business </w:t>
        </w:r>
      </w:ins>
      <w:ins w:id="485" w:author="Marcos, Nathan" w:date="2020-11-09T10:41:00Z">
        <w:r>
          <w:t>our competition</w:t>
        </w:r>
      </w:ins>
      <w:ins w:id="486" w:author="Marcos, Nathan" w:date="2020-11-09T10:42:00Z">
        <w:r>
          <w:t>, where the system stands in the market, a product overview, and a summary of features.</w:t>
        </w:r>
      </w:ins>
    </w:p>
    <w:p w14:paraId="0728B711" w14:textId="15083798" w:rsidR="009B73F5" w:rsidRPr="00395FB1" w:rsidRDefault="00BF4908">
      <w:pPr>
        <w:pStyle w:val="NormalL1"/>
      </w:pPr>
      <w:ins w:id="487" w:author="Nathan" w:date="2020-09-26T13:10:00Z">
        <w:del w:id="488" w:author="Marcos, Nathan" w:date="2020-11-09T10:43:00Z">
          <w:r w:rsidDel="00AC58A0">
            <w:delText xml:space="preserve">The </w:delText>
          </w:r>
        </w:del>
      </w:ins>
      <w:ins w:id="489" w:author="Nathan" w:date="2020-09-26T13:13:00Z">
        <w:del w:id="490" w:author="Marcos, Nathan" w:date="2020-11-09T10:43:00Z">
          <w:r w:rsidR="00E60832" w:rsidDel="00AC58A0">
            <w:delText>user-friendly</w:delText>
          </w:r>
        </w:del>
      </w:ins>
      <w:ins w:id="491" w:author="Nathan" w:date="2020-09-26T13:11:00Z">
        <w:del w:id="492" w:author="Marcos, Nathan" w:date="2020-11-09T10:43:00Z">
          <w:r w:rsidDel="00AC58A0">
            <w:delText xml:space="preserve"> interface of our system and its C++ that can be implemented into several devices wi</w:delText>
          </w:r>
        </w:del>
      </w:ins>
      <w:ins w:id="493" w:author="Nathan" w:date="2020-09-26T13:12:00Z">
        <w:del w:id="494" w:author="Marcos, Nathan" w:date="2020-11-09T10:43:00Z">
          <w:r w:rsidDel="00AC58A0">
            <w:delText xml:space="preserve">ll interest our </w:delText>
          </w:r>
          <w:r w:rsidR="006709AD" w:rsidDel="00AC58A0">
            <w:delText>customers, stakeholders, and development team.</w:delText>
          </w:r>
          <w:r w:rsidR="00E60832" w:rsidDel="00AC58A0">
            <w:delText xml:space="preserve"> </w:delText>
          </w:r>
        </w:del>
      </w:ins>
      <w:ins w:id="495" w:author="Nathan" w:date="2020-09-26T13:13:00Z">
        <w:del w:id="496" w:author="Marcos, Nathan" w:date="2020-11-09T10:19:00Z">
          <w:r w:rsidR="00E60832" w:rsidDel="00AB5B22">
            <w:delText xml:space="preserve">The trio of project members aim to release the system </w:delText>
          </w:r>
        </w:del>
      </w:ins>
      <w:ins w:id="497" w:author="Nathan" w:date="2020-09-26T13:14:00Z">
        <w:del w:id="498" w:author="Marcos, Nathan" w:date="2020-11-09T10:19:00Z">
          <w:r w:rsidR="00E60832" w:rsidDel="00AB5B22">
            <w:delText>in December 202</w:delText>
          </w:r>
        </w:del>
        <w:del w:id="499" w:author="Marcos, Nathan" w:date="2020-11-09T10:10:00Z">
          <w:r w:rsidR="00E60832" w:rsidDel="009D6B8A">
            <w:delText>0</w:delText>
          </w:r>
        </w:del>
        <w:del w:id="500" w:author="Marcos, Nathan" w:date="2020-11-09T10:19:00Z">
          <w:r w:rsidR="009E338B" w:rsidDel="00AB5B22">
            <w:delText>, with one customer looking to use our system</w:delText>
          </w:r>
        </w:del>
      </w:ins>
      <w:ins w:id="501" w:author="Marcos, Nathan" w:date="2020-11-09T10:19:00Z">
        <w:r w:rsidR="00AB5B22">
          <w:t>The project team will go through several iterations until December 2021</w:t>
        </w:r>
      </w:ins>
      <w:ins w:id="502" w:author="Marcos, Nathan" w:date="2020-11-09T10:41:00Z">
        <w:r w:rsidR="00AC58A0">
          <w:t xml:space="preserve">, as detailed in the schedule summary. </w:t>
        </w:r>
      </w:ins>
      <w:ins w:id="503" w:author="Nathan" w:date="2020-09-26T13:14:00Z">
        <w:del w:id="504" w:author="Marcos, Nathan" w:date="2020-11-09T10:41:00Z">
          <w:r w:rsidR="009E338B" w:rsidDel="00AC58A0">
            <w:delText>.</w:delText>
          </w:r>
        </w:del>
      </w:ins>
      <w:ins w:id="505" w:author="Nathan" w:date="2020-09-26T13:15:00Z">
        <w:del w:id="506" w:author="Marcos, Nathan" w:date="2020-11-09T10:41:00Z">
          <w:r w:rsidR="009E338B" w:rsidDel="00AC58A0">
            <w:delText xml:space="preserve"> </w:delText>
          </w:r>
        </w:del>
        <w:r w:rsidR="009E338B">
          <w:t xml:space="preserve">As our project </w:t>
        </w:r>
      </w:ins>
      <w:ins w:id="507" w:author="Nathan" w:date="2020-09-26T13:20:00Z">
        <w:r w:rsidR="004F5A4C">
          <w:t>grows,</w:t>
        </w:r>
      </w:ins>
      <w:ins w:id="508" w:author="Nathan" w:date="2020-09-26T13:15:00Z">
        <w:r w:rsidR="009E338B">
          <w:t xml:space="preserve"> we plan to expand the system worldwide to make an approximated $</w:t>
        </w:r>
      </w:ins>
      <w:ins w:id="509" w:author="Marcos, Nathan" w:date="2020-11-09T10:18:00Z">
        <w:r w:rsidR="00AB5B22">
          <w:t>5</w:t>
        </w:r>
      </w:ins>
      <w:ins w:id="510" w:author="Marcos, Nathan" w:date="2020-11-09T10:10:00Z">
        <w:r w:rsidR="009D6B8A">
          <w:t>0</w:t>
        </w:r>
      </w:ins>
      <w:ins w:id="511" w:author="Nathan" w:date="2020-09-26T13:15:00Z">
        <w:del w:id="512" w:author="Marcos, Nathan" w:date="2020-11-09T10:10:00Z">
          <w:r w:rsidR="009E338B" w:rsidDel="009D6B8A">
            <w:delText>1</w:delText>
          </w:r>
        </w:del>
      </w:ins>
      <w:ins w:id="513" w:author="Nathan" w:date="2020-09-26T13:17:00Z">
        <w:r w:rsidR="00980406">
          <w:t>,</w:t>
        </w:r>
      </w:ins>
      <w:ins w:id="514" w:author="Nathan" w:date="2020-09-26T13:15:00Z">
        <w:r w:rsidR="009E338B">
          <w:t>0</w:t>
        </w:r>
      </w:ins>
      <w:ins w:id="515" w:author="Nathan" w:date="2020-09-26T13:17:00Z">
        <w:r w:rsidR="00980406">
          <w:t>0</w:t>
        </w:r>
      </w:ins>
      <w:ins w:id="516" w:author="Nathan" w:date="2020-09-26T13:16:00Z">
        <w:r w:rsidR="00980406">
          <w:t>0</w:t>
        </w:r>
      </w:ins>
      <w:ins w:id="517" w:author="Nathan" w:date="2020-09-26T13:15:00Z">
        <w:r w:rsidR="009E338B">
          <w:t xml:space="preserve">,000 within the next few </w:t>
        </w:r>
      </w:ins>
      <w:ins w:id="518" w:author="Nathan" w:date="2020-09-26T13:16:00Z">
        <w:r w:rsidR="00980406">
          <w:t>years</w:t>
        </w:r>
      </w:ins>
      <w:ins w:id="519" w:author="Nathan" w:date="2020-09-26T13:15:00Z">
        <w:r w:rsidR="009E338B">
          <w:t>.</w:t>
        </w:r>
      </w:ins>
      <w:ins w:id="520" w:author="Marcos, Nathan" w:date="2020-11-09T10:21:00Z">
        <w:r w:rsidR="00D042D6">
          <w:t xml:space="preserve"> The convenience this system will give to travelers is a</w:t>
        </w:r>
      </w:ins>
      <w:ins w:id="521" w:author="Marcos, Nathan" w:date="2020-11-09T10:22:00Z">
        <w:r w:rsidR="00D042D6">
          <w:t xml:space="preserve"> great investment because the system does not have a large amount of risks, is easy to create, and the idea behind selling flight</w:t>
        </w:r>
      </w:ins>
      <w:ins w:id="522" w:author="Marcos, Nathan" w:date="2020-11-09T10:23:00Z">
        <w:r w:rsidR="00D042D6">
          <w:t xml:space="preserve"> tickets and advertising hotels, which is intended to create a whole trip for customers, is very attractive and would make millions of dollars annually.</w:t>
        </w:r>
      </w:ins>
    </w:p>
    <w:p w14:paraId="28B5F57E" w14:textId="6F20B86B" w:rsidR="00BC529A" w:rsidRDefault="00BC529A" w:rsidP="00CC17B0">
      <w:pPr>
        <w:pStyle w:val="Heading1"/>
      </w:pPr>
      <w:bookmarkStart w:id="523" w:name="_Toc55811723"/>
      <w:r>
        <w:t>Positioning</w:t>
      </w:r>
      <w:bookmarkEnd w:id="523"/>
    </w:p>
    <w:p w14:paraId="5578C065" w14:textId="07E714DA" w:rsidR="00BC529A" w:rsidRDefault="00BC529A" w:rsidP="00BF31CF">
      <w:pPr>
        <w:pStyle w:val="Heading2"/>
        <w:rPr>
          <w:ins w:id="524" w:author="Nathan" w:date="2020-09-22T17:18:00Z"/>
        </w:rPr>
      </w:pPr>
      <w:bookmarkStart w:id="525" w:name="_Toc55811724"/>
      <w:r w:rsidRPr="00BF31CF">
        <w:t>Business Opportunity</w:t>
      </w:r>
      <w:bookmarkEnd w:id="525"/>
    </w:p>
    <w:p w14:paraId="4717B3C1" w14:textId="31820C41" w:rsidR="00111D21" w:rsidRPr="000F65A0" w:rsidRDefault="00111D21">
      <w:pPr>
        <w:pStyle w:val="NormalL2"/>
        <w:pPrChange w:id="526" w:author="Nathan" w:date="2020-09-22T17:18:00Z">
          <w:pPr>
            <w:pStyle w:val="Heading2"/>
          </w:pPr>
        </w:pPrChange>
      </w:pPr>
      <w:ins w:id="527" w:author="Nathan" w:date="2020-09-22T17:18:00Z">
        <w:r>
          <w:t xml:space="preserve">The </w:t>
        </w:r>
        <w:proofErr w:type="spellStart"/>
        <w:r>
          <w:t>Tuffy</w:t>
        </w:r>
        <w:proofErr w:type="spellEnd"/>
        <w:r>
          <w:t xml:space="preserve"> Flights system will increase revenue for flight airlines </w:t>
        </w:r>
      </w:ins>
      <w:ins w:id="528" w:author="Nathan" w:date="2020-09-22T17:19:00Z">
        <w:r>
          <w:t>through ticket sales and hotels through advertisements. Travelers from all ar</w:t>
        </w:r>
      </w:ins>
      <w:ins w:id="529" w:author="Nathan" w:date="2020-09-22T17:20:00Z">
        <w:r>
          <w:t>ound the world will be interested in booking flights while also finding hotels based on their travel destination</w:t>
        </w:r>
      </w:ins>
      <w:ins w:id="530" w:author="Nathan" w:date="2020-09-22T17:21:00Z">
        <w:r>
          <w:t>.</w:t>
        </w:r>
      </w:ins>
    </w:p>
    <w:p w14:paraId="166CD3D5" w14:textId="48CC00FC" w:rsidR="00BF31CF" w:rsidRDefault="00BC529A" w:rsidP="00BF31CF">
      <w:pPr>
        <w:pStyle w:val="Heading2"/>
      </w:pPr>
      <w:bookmarkStart w:id="531" w:name="_Toc55811725"/>
      <w:r>
        <w:t>Problem Statement</w:t>
      </w:r>
      <w:bookmarkEnd w:id="531"/>
    </w:p>
    <w:p w14:paraId="554EAA33" w14:textId="6F318AB0" w:rsidR="00A83393" w:rsidRPr="00A83393" w:rsidRDefault="00A83393" w:rsidP="00A83393">
      <w:pPr>
        <w:pStyle w:val="NormalL2"/>
      </w:pPr>
      <w:del w:id="532" w:author="Nathan" w:date="2020-09-22T17:40:00Z">
        <w:r w:rsidDel="006A10E2">
          <w:delText>Other flight booking systems are often focused on specific airlines</w:delText>
        </w:r>
        <w:r w:rsidR="009232A3" w:rsidDel="006A10E2">
          <w:delText>, do not incentivize customers with discounts, and do not consider the travel cost outside of flights, like hotels. This leads to customer frustration and postponement or cancelling of travel. This affects customers, airlines, and hotel services.</w:delText>
        </w:r>
      </w:del>
      <w:ins w:id="533" w:author="Nathan" w:date="2020-09-22T17:45:00Z">
        <w:r w:rsidR="0074495C">
          <w:t xml:space="preserve">The </w:t>
        </w:r>
        <w:proofErr w:type="spellStart"/>
        <w:r w:rsidR="0074495C">
          <w:t>Tuffy</w:t>
        </w:r>
        <w:proofErr w:type="spellEnd"/>
        <w:r w:rsidR="0074495C">
          <w:t xml:space="preserve"> Flights </w:t>
        </w:r>
      </w:ins>
      <w:ins w:id="534" w:author="Nathan" w:date="2020-09-22T17:46:00Z">
        <w:r w:rsidR="0074495C">
          <w:t xml:space="preserve">project aims to create a simple flight booking system that enables the customer to do things such as searching for flights based on destination and date, and to </w:t>
        </w:r>
      </w:ins>
      <w:ins w:id="535" w:author="Nathan" w:date="2020-09-22T17:47:00Z">
        <w:r w:rsidR="0074495C">
          <w:t>view their seating arrangements, flight details, cancel reservations and keep track of their</w:t>
        </w:r>
      </w:ins>
      <w:ins w:id="536" w:author="Nathan" w:date="2020-09-22T17:48:00Z">
        <w:r w:rsidR="0074495C">
          <w:t xml:space="preserve"> purchases with user accounts.</w:t>
        </w:r>
        <w:r w:rsidR="00C5629B">
          <w:t xml:space="preserve"> To book a flight, the customer </w:t>
        </w:r>
      </w:ins>
      <w:ins w:id="537" w:author="Nathan" w:date="2020-09-22T17:49:00Z">
        <w:r w:rsidR="00C5629B">
          <w:t>requests to create an account that will keep track of their tickets and payment information. The customer can then search</w:t>
        </w:r>
      </w:ins>
      <w:ins w:id="538" w:author="Nathan" w:date="2020-09-22T17:50:00Z">
        <w:r w:rsidR="00C5629B">
          <w:t xml:space="preserve"> the flight catalog and choose whichever flight they want to book. The customer can choose what seat type they want, such as first class or business class</w:t>
        </w:r>
      </w:ins>
      <w:ins w:id="539" w:author="Nathan" w:date="2020-09-22T17:51:00Z">
        <w:r w:rsidR="00C5629B">
          <w:t>, and if they want a meal for the flight, then pays for the selection.</w:t>
        </w:r>
      </w:ins>
      <w:ins w:id="540" w:author="Nathan" w:date="2020-09-22T17:52:00Z">
        <w:r w:rsidR="00C5629B">
          <w:t xml:space="preserve"> The customer then receives a ticket and a receipt and can now board their specified f</w:t>
        </w:r>
      </w:ins>
      <w:ins w:id="541" w:author="Nathan" w:date="2020-09-22T17:53:00Z">
        <w:r w:rsidR="00C5629B">
          <w:t>light when the time comes.</w:t>
        </w:r>
        <w:r w:rsidR="00164D51">
          <w:t xml:space="preserve"> The customer can also reserve hotel rooms based on ads provided by hotels and ca</w:t>
        </w:r>
      </w:ins>
      <w:ins w:id="542" w:author="Nathan" w:date="2020-09-22T17:54:00Z">
        <w:r w:rsidR="00164D51">
          <w:t>n check into the hotel when they arrive to their destination.</w:t>
        </w:r>
      </w:ins>
      <w:ins w:id="543" w:author="Nathan" w:date="2020-09-22T17:52:00Z">
        <w:r w:rsidR="00C5629B">
          <w:t xml:space="preserve"> </w:t>
        </w:r>
      </w:ins>
    </w:p>
    <w:p w14:paraId="3C0C8C6F" w14:textId="111F3A54" w:rsidR="00BC529A" w:rsidRDefault="00BC529A" w:rsidP="00BF31CF">
      <w:pPr>
        <w:pStyle w:val="Heading2"/>
        <w:rPr>
          <w:ins w:id="544" w:author="Nathan" w:date="2020-09-22T17:33:00Z"/>
        </w:rPr>
      </w:pPr>
      <w:bookmarkStart w:id="545" w:name="_Toc55811726"/>
      <w:r>
        <w:t>Product Position Statement</w:t>
      </w:r>
      <w:bookmarkEnd w:id="545"/>
    </w:p>
    <w:p w14:paraId="760D57B8" w14:textId="5009E057" w:rsidR="006A10E2" w:rsidRPr="000F65A0" w:rsidRDefault="006A10E2">
      <w:pPr>
        <w:pStyle w:val="NormalL2"/>
        <w:pPrChange w:id="546" w:author="Nathan" w:date="2020-09-22T17:33:00Z">
          <w:pPr>
            <w:pStyle w:val="Heading2"/>
          </w:pPr>
        </w:pPrChange>
      </w:pPr>
      <w:ins w:id="547" w:author="Nathan" w:date="2020-09-22T17:33:00Z">
        <w:r>
          <w:t>For travelers who want a</w:t>
        </w:r>
      </w:ins>
      <w:ins w:id="548" w:author="Nathan" w:date="2020-09-22T17:34:00Z">
        <w:r>
          <w:t>n easy fli</w:t>
        </w:r>
      </w:ins>
      <w:ins w:id="549" w:author="Nathan" w:date="2020-09-22T17:35:00Z">
        <w:r>
          <w:t>ght booking experience and a hotel options to help them plan for trips. Trave</w:t>
        </w:r>
      </w:ins>
      <w:ins w:id="550" w:author="Nathan" w:date="2020-09-22T17:36:00Z">
        <w:r>
          <w:t>lers include people of all ages from every part of the world.</w:t>
        </w:r>
      </w:ins>
    </w:p>
    <w:p w14:paraId="08C4416F" w14:textId="195C4B5F" w:rsidR="00BC529A" w:rsidRDefault="00BC529A" w:rsidP="00BF31CF">
      <w:pPr>
        <w:pStyle w:val="Heading2"/>
        <w:rPr>
          <w:ins w:id="551" w:author="Nathan" w:date="2020-09-22T17:37:00Z"/>
        </w:rPr>
      </w:pPr>
      <w:bookmarkStart w:id="552" w:name="_Toc55811727"/>
      <w:r>
        <w:t>Alternates and Competition</w:t>
      </w:r>
      <w:bookmarkEnd w:id="552"/>
    </w:p>
    <w:p w14:paraId="04C44698" w14:textId="000E9DC5" w:rsidR="006A10E2" w:rsidRPr="000F65A0" w:rsidRDefault="006A10E2">
      <w:pPr>
        <w:pStyle w:val="NormalL2"/>
        <w:pPrChange w:id="553" w:author="Nathan" w:date="2020-09-22T17:37:00Z">
          <w:pPr>
            <w:pStyle w:val="Heading2"/>
          </w:pPr>
        </w:pPrChange>
      </w:pPr>
      <w:ins w:id="554" w:author="Nathan" w:date="2020-09-22T17:37:00Z">
        <w:r>
          <w:t>There are other flight book</w:t>
        </w:r>
      </w:ins>
      <w:ins w:id="555" w:author="Nathan" w:date="2020-09-22T17:38:00Z">
        <w:r>
          <w:t>ing systems such as “</w:t>
        </w:r>
        <w:proofErr w:type="spellStart"/>
        <w:r>
          <w:t>Tripadvisor</w:t>
        </w:r>
        <w:proofErr w:type="spellEnd"/>
        <w:r>
          <w:t>” that focus on just booki</w:t>
        </w:r>
      </w:ins>
      <w:ins w:id="556" w:author="Nathan" w:date="2020-09-22T17:39:00Z">
        <w:r>
          <w:t>ng flights but may not recommend hotel services.</w:t>
        </w:r>
      </w:ins>
      <w:ins w:id="557" w:author="Nathan" w:date="2020-09-22T17:54:00Z">
        <w:r w:rsidR="005259E0">
          <w:t xml:space="preserve"> For people looking to only book hotels,</w:t>
        </w:r>
      </w:ins>
      <w:ins w:id="558" w:author="Nathan" w:date="2020-09-22T17:55:00Z">
        <w:r w:rsidR="005259E0">
          <w:t xml:space="preserve"> they can use systems such as “Trivago” or “Booking.com”.</w:t>
        </w:r>
      </w:ins>
    </w:p>
    <w:p w14:paraId="116FD7EA" w14:textId="420D19E7" w:rsidR="00BC529A" w:rsidRDefault="00BC529A" w:rsidP="00CC17B0">
      <w:pPr>
        <w:pStyle w:val="Heading1"/>
      </w:pPr>
      <w:bookmarkStart w:id="559" w:name="_Toc55811728"/>
      <w:r w:rsidRPr="00CC17B0">
        <w:lastRenderedPageBreak/>
        <w:t>Stakeholder</w:t>
      </w:r>
      <w:r>
        <w:t xml:space="preserve"> Descriptions</w:t>
      </w:r>
      <w:bookmarkEnd w:id="559"/>
    </w:p>
    <w:p w14:paraId="61A3A49D" w14:textId="387BD704" w:rsidR="00BC529A" w:rsidRDefault="00BC529A" w:rsidP="00BF31CF">
      <w:pPr>
        <w:pStyle w:val="Heading2"/>
        <w:rPr>
          <w:ins w:id="560" w:author="Nathan" w:date="2020-09-22T17:59:00Z"/>
        </w:rPr>
      </w:pPr>
      <w:bookmarkStart w:id="561" w:name="_Toc55811729"/>
      <w:r>
        <w:t>Market Demographics</w:t>
      </w:r>
      <w:bookmarkEnd w:id="561"/>
    </w:p>
    <w:p w14:paraId="01F48023" w14:textId="38BFD277" w:rsidR="00B46C91" w:rsidRPr="000F65A0" w:rsidRDefault="00B46C91">
      <w:pPr>
        <w:pStyle w:val="NormalL2"/>
        <w:pPrChange w:id="562" w:author="Nathan" w:date="2020-09-22T17:59:00Z">
          <w:pPr>
            <w:pStyle w:val="Heading2"/>
          </w:pPr>
        </w:pPrChange>
      </w:pPr>
      <w:ins w:id="563" w:author="Nathan" w:date="2020-09-22T17:59:00Z">
        <w:r>
          <w:t>The market is focused on travelers</w:t>
        </w:r>
      </w:ins>
      <w:ins w:id="564" w:author="Nathan" w:date="2020-09-22T18:00:00Z">
        <w:r>
          <w:t>. The travelers are most likely adults and for youth trave</w:t>
        </w:r>
      </w:ins>
      <w:ins w:id="565" w:author="Nathan" w:date="2020-09-22T18:01:00Z">
        <w:r>
          <w:t>lers, their parent(s) or guardian(s) will handle purchasing tickets. We are concentrating on creating an attractive system that makes booking flight</w:t>
        </w:r>
      </w:ins>
      <w:ins w:id="566" w:author="Nathan" w:date="2020-09-22T18:02:00Z">
        <w:r>
          <w:t>s effortless and traveling exciting.</w:t>
        </w:r>
      </w:ins>
    </w:p>
    <w:p w14:paraId="5D3D1FEE" w14:textId="53042AFD" w:rsidR="00BC529A" w:rsidRDefault="00BC529A" w:rsidP="00BF31CF">
      <w:pPr>
        <w:pStyle w:val="Heading2"/>
      </w:pPr>
      <w:bookmarkStart w:id="567" w:name="_Toc55811730"/>
      <w:r>
        <w:t>Non-User Summary</w:t>
      </w:r>
      <w:bookmarkEnd w:id="567"/>
    </w:p>
    <w:p w14:paraId="589ACD09" w14:textId="36C55704" w:rsidR="00460194" w:rsidRPr="00B171EC" w:rsidDel="008F4EE9" w:rsidRDefault="00460194">
      <w:pPr>
        <w:spacing w:after="0"/>
        <w:ind w:left="720"/>
        <w:rPr>
          <w:del w:id="568" w:author="Nathan" w:date="2020-09-22T19:12:00Z"/>
          <w:rPrChange w:id="569" w:author="Nathan" w:date="2020-09-22T18:15:00Z">
            <w:rPr>
              <w:del w:id="570" w:author="Nathan" w:date="2020-09-22T19:12:00Z"/>
              <w:highlight w:val="yellow"/>
            </w:rPr>
          </w:rPrChange>
        </w:rPr>
        <w:pPrChange w:id="571" w:author="Nathan" w:date="2020-09-22T18:15:00Z">
          <w:pPr>
            <w:spacing w:after="0"/>
          </w:pPr>
        </w:pPrChange>
      </w:pPr>
      <w:del w:id="572" w:author="Nathan" w:date="2020-09-22T18:15:00Z">
        <w:r w:rsidRPr="00B171EC" w:rsidDel="00B171EC">
          <w:rPr>
            <w:rPrChange w:id="573" w:author="Nathan" w:date="2020-09-22T18:15:00Z">
              <w:rPr>
                <w:highlight w:val="yellow"/>
              </w:rPr>
            </w:rPrChange>
          </w:rPr>
          <w:delText xml:space="preserve">NOTE TO STUDENTS:  </w:delText>
        </w:r>
      </w:del>
      <w:bookmarkStart w:id="574" w:name="_Toc55810049"/>
      <w:bookmarkStart w:id="575" w:name="_Toc55811731"/>
      <w:bookmarkEnd w:id="574"/>
      <w:bookmarkEnd w:id="575"/>
    </w:p>
    <w:p w14:paraId="45B8B0C1" w14:textId="350274F5" w:rsidR="00460194" w:rsidRPr="00460194" w:rsidDel="00B171EC" w:rsidRDefault="00460194" w:rsidP="00460194">
      <w:pPr>
        <w:pStyle w:val="ListParagraph"/>
        <w:numPr>
          <w:ilvl w:val="0"/>
          <w:numId w:val="6"/>
        </w:numPr>
        <w:rPr>
          <w:del w:id="576" w:author="Nathan" w:date="2020-09-22T18:15:00Z"/>
          <w:highlight w:val="yellow"/>
        </w:rPr>
      </w:pPr>
      <w:del w:id="577" w:author="Nathan" w:date="2020-09-22T18:15:00Z">
        <w:r w:rsidRPr="00460194" w:rsidDel="00B171EC">
          <w:rPr>
            <w:highlight w:val="yellow"/>
          </w:rPr>
          <w:delText xml:space="preserve">Identify Stakeholders by name, office, or role.  Avoid generalizations.  For example, don’t say “the government”, say “Unemployment Insurance Agency Michigan Web Account </w:delText>
        </w:r>
        <w:r w:rsidR="002123FE" w:rsidDel="00B171EC">
          <w:rPr>
            <w:highlight w:val="yellow"/>
          </w:rPr>
          <w:delText xml:space="preserve">Executive </w:delText>
        </w:r>
        <w:r w:rsidRPr="00460194" w:rsidDel="00B171EC">
          <w:rPr>
            <w:highlight w:val="yellow"/>
          </w:rPr>
          <w:delText>Manager”.</w:delText>
        </w:r>
        <w:r w:rsidDel="00B171EC">
          <w:rPr>
            <w:highlight w:val="yellow"/>
          </w:rPr>
          <w:delText xml:space="preserve">  As a guideline, Stakeholders have a belly button and an eMail address.</w:delText>
        </w:r>
        <w:bookmarkStart w:id="578" w:name="_Toc55810050"/>
        <w:bookmarkStart w:id="579" w:name="_Toc55811732"/>
        <w:bookmarkEnd w:id="578"/>
        <w:bookmarkEnd w:id="579"/>
      </w:del>
    </w:p>
    <w:p w14:paraId="5961B7D3" w14:textId="1F37AFF1" w:rsidR="00460194" w:rsidRPr="00460194" w:rsidDel="00B171EC" w:rsidRDefault="00460194" w:rsidP="00460194">
      <w:pPr>
        <w:pStyle w:val="ListParagraph"/>
        <w:numPr>
          <w:ilvl w:val="0"/>
          <w:numId w:val="6"/>
        </w:numPr>
        <w:rPr>
          <w:del w:id="580" w:author="Nathan" w:date="2020-09-22T18:15:00Z"/>
          <w:highlight w:val="yellow"/>
        </w:rPr>
      </w:pPr>
      <w:del w:id="581" w:author="Nathan" w:date="2020-09-22T18:15:00Z">
        <w:r w:rsidRPr="00460194" w:rsidDel="00B171EC">
          <w:rPr>
            <w:highlight w:val="yellow"/>
          </w:rPr>
          <w:delText>Delete this NOTE before you deliver</w:delText>
        </w:r>
        <w:bookmarkStart w:id="582" w:name="_Toc55810051"/>
        <w:bookmarkStart w:id="583" w:name="_Toc55811733"/>
        <w:bookmarkEnd w:id="582"/>
        <w:bookmarkEnd w:id="583"/>
      </w:del>
    </w:p>
    <w:p w14:paraId="763177D4" w14:textId="0FA92B2B" w:rsidR="00F678BF" w:rsidRDefault="00105D80" w:rsidP="00F678BF">
      <w:pPr>
        <w:pStyle w:val="Heading3"/>
      </w:pPr>
      <w:bookmarkStart w:id="584" w:name="_Toc55811734"/>
      <w:ins w:id="585" w:author="Nathan" w:date="2020-09-22T18:19:00Z">
        <w:r>
          <w:t>Project Team</w:t>
        </w:r>
      </w:ins>
      <w:bookmarkEnd w:id="584"/>
      <w:del w:id="586" w:author="Nathan" w:date="2020-09-21T19:26:00Z">
        <w:r w:rsidR="00F678BF" w:rsidDel="003D6789">
          <w:delText>&lt;Stakeholder 1&gt;</w:delText>
        </w:r>
      </w:del>
    </w:p>
    <w:p w14:paraId="4B57940A" w14:textId="52205213" w:rsidR="00F678BF" w:rsidRPr="00F678BF" w:rsidRDefault="00105D80" w:rsidP="00F678BF">
      <w:pPr>
        <w:pStyle w:val="NormalL2"/>
      </w:pPr>
      <w:ins w:id="587" w:author="Nathan" w:date="2020-09-22T18:19:00Z">
        <w:r>
          <w:t xml:space="preserve">The project team works on the project and takes into consideration the </w:t>
        </w:r>
      </w:ins>
      <w:ins w:id="588" w:author="Nathan" w:date="2020-09-22T18:20:00Z">
        <w:r>
          <w:t xml:space="preserve">continuous and possibly changing </w:t>
        </w:r>
      </w:ins>
      <w:ins w:id="589" w:author="Nathan" w:date="2020-09-22T18:19:00Z">
        <w:r>
          <w:t>requirements of other stake</w:t>
        </w:r>
      </w:ins>
      <w:ins w:id="590" w:author="Nathan" w:date="2020-09-22T18:20:00Z">
        <w:r>
          <w:t>holders and customers to iteratively develop the system so that it meets end goals.</w:t>
        </w:r>
      </w:ins>
      <w:del w:id="591" w:author="Nathan" w:date="2020-09-22T18:17:00Z">
        <w:r w:rsidR="00F678BF" w:rsidDel="00B171EC">
          <w:delText>…</w:delText>
        </w:r>
      </w:del>
    </w:p>
    <w:p w14:paraId="3333C4CA" w14:textId="222D0774" w:rsidR="003D6789" w:rsidRPr="003D6789" w:rsidRDefault="00105D80" w:rsidP="003D6789">
      <w:pPr>
        <w:pStyle w:val="Heading3"/>
      </w:pPr>
      <w:bookmarkStart w:id="592" w:name="_Toc55811735"/>
      <w:ins w:id="593" w:author="Nathan" w:date="2020-09-22T18:19:00Z">
        <w:r>
          <w:t>Airline Ticket Commissioner</w:t>
        </w:r>
      </w:ins>
      <w:bookmarkEnd w:id="592"/>
      <w:del w:id="594" w:author="Nathan" w:date="2020-09-21T19:27:00Z">
        <w:r w:rsidR="00F678BF" w:rsidDel="003D6789">
          <w:delText>&lt;Stakeholder 2&gt;</w:delText>
        </w:r>
      </w:del>
    </w:p>
    <w:p w14:paraId="26D77937" w14:textId="2A897567" w:rsidR="003D6789" w:rsidRDefault="00105D80" w:rsidP="0067276E">
      <w:pPr>
        <w:pStyle w:val="NormalL2"/>
        <w:rPr>
          <w:ins w:id="595" w:author="Nathan" w:date="2020-09-22T18:19:00Z"/>
        </w:rPr>
      </w:pPr>
      <w:ins w:id="596" w:author="Nathan" w:date="2020-09-22T18:21:00Z">
        <w:r>
          <w:t>The airline ticket commission</w:t>
        </w:r>
      </w:ins>
      <w:ins w:id="597" w:author="Nathan" w:date="2020-09-22T18:22:00Z">
        <w:r>
          <w:t>er</w:t>
        </w:r>
      </w:ins>
      <w:ins w:id="598" w:author="Nathan" w:date="2020-09-22T18:24:00Z">
        <w:r w:rsidR="006A77B1">
          <w:t xml:space="preserve"> </w:t>
        </w:r>
      </w:ins>
      <w:ins w:id="599" w:author="Nathan" w:date="2020-09-22T18:21:00Z">
        <w:r>
          <w:t>utilize</w:t>
        </w:r>
      </w:ins>
      <w:ins w:id="600" w:author="Nathan" w:date="2020-09-22T18:24:00Z">
        <w:r w:rsidR="006A77B1">
          <w:t>s</w:t>
        </w:r>
      </w:ins>
      <w:ins w:id="601" w:author="Nathan" w:date="2020-09-22T18:21:00Z">
        <w:r>
          <w:t xml:space="preserve"> the system to </w:t>
        </w:r>
      </w:ins>
      <w:ins w:id="602" w:author="Nathan" w:date="2020-09-22T18:22:00Z">
        <w:r>
          <w:t>make ticket selling quick and simple which leads to an increase in revenue from tickets</w:t>
        </w:r>
      </w:ins>
      <w:ins w:id="603" w:author="Nathan" w:date="2020-09-22T18:23:00Z">
        <w:r>
          <w:t xml:space="preserve"> for their respective airline.</w:t>
        </w:r>
      </w:ins>
      <w:del w:id="604" w:author="Nathan" w:date="2020-09-22T18:21:00Z">
        <w:r w:rsidR="00F678BF" w:rsidDel="00105D80">
          <w:delText>…</w:delText>
        </w:r>
      </w:del>
    </w:p>
    <w:p w14:paraId="5DB43B6A" w14:textId="77777777" w:rsidR="00105D80" w:rsidRPr="003D6789" w:rsidRDefault="00105D80" w:rsidP="00105D80">
      <w:pPr>
        <w:pStyle w:val="Heading3"/>
        <w:rPr>
          <w:ins w:id="605" w:author="Nathan" w:date="2020-09-22T18:19:00Z"/>
        </w:rPr>
      </w:pPr>
      <w:bookmarkStart w:id="606" w:name="_Toc55811736"/>
      <w:ins w:id="607" w:author="Nathan" w:date="2020-09-22T18:19:00Z">
        <w:r>
          <w:t>Hotel Promoter</w:t>
        </w:r>
        <w:bookmarkEnd w:id="606"/>
      </w:ins>
    </w:p>
    <w:p w14:paraId="4F59C9DA" w14:textId="092143BD" w:rsidR="00105D80" w:rsidRPr="00F678BF" w:rsidRDefault="006A77B1">
      <w:pPr>
        <w:pStyle w:val="NormalL2"/>
        <w:tabs>
          <w:tab w:val="left" w:pos="1836"/>
        </w:tabs>
        <w:pPrChange w:id="608" w:author="Nathan" w:date="2020-09-23T15:18:00Z">
          <w:pPr>
            <w:pStyle w:val="NormalL2"/>
          </w:pPr>
        </w:pPrChange>
      </w:pPr>
      <w:ins w:id="609" w:author="Nathan" w:date="2020-09-22T18:24:00Z">
        <w:r>
          <w:t>The hotel promoter commissions adv</w:t>
        </w:r>
      </w:ins>
      <w:ins w:id="610" w:author="Nathan" w:date="2020-09-22T18:25:00Z">
        <w:r>
          <w:t>ertisements</w:t>
        </w:r>
      </w:ins>
      <w:ins w:id="611" w:author="Nathan" w:date="2020-09-22T18:41:00Z">
        <w:r w:rsidR="00682297">
          <w:t xml:space="preserve"> to be put</w:t>
        </w:r>
      </w:ins>
      <w:ins w:id="612" w:author="Nathan" w:date="2020-09-22T18:25:00Z">
        <w:r>
          <w:t xml:space="preserve"> onto the system to gain customer interests and to increase reservation sales.</w:t>
        </w:r>
      </w:ins>
    </w:p>
    <w:p w14:paraId="2D82738F" w14:textId="41F6BCD7" w:rsidR="00BE0AEB" w:rsidRDefault="00BE0AEB" w:rsidP="00BF31CF">
      <w:pPr>
        <w:pStyle w:val="Heading2"/>
      </w:pPr>
      <w:bookmarkStart w:id="613" w:name="_Toc55811737"/>
      <w:r>
        <w:t>User Summary</w:t>
      </w:r>
      <w:bookmarkEnd w:id="613"/>
    </w:p>
    <w:p w14:paraId="5278CDD9" w14:textId="49679E12" w:rsidR="00F7605E" w:rsidRPr="00682297" w:rsidDel="008F4EE9" w:rsidRDefault="00F7605E">
      <w:pPr>
        <w:spacing w:after="0"/>
        <w:ind w:left="720"/>
        <w:rPr>
          <w:del w:id="614" w:author="Nathan" w:date="2020-09-22T19:12:00Z"/>
          <w:rPrChange w:id="615" w:author="Nathan" w:date="2020-09-22T18:38:00Z">
            <w:rPr>
              <w:del w:id="616" w:author="Nathan" w:date="2020-09-22T19:12:00Z"/>
              <w:highlight w:val="yellow"/>
            </w:rPr>
          </w:rPrChange>
        </w:rPr>
        <w:pPrChange w:id="617" w:author="Nathan" w:date="2020-09-22T18:38:00Z">
          <w:pPr>
            <w:spacing w:after="0"/>
          </w:pPr>
        </w:pPrChange>
      </w:pPr>
      <w:del w:id="618" w:author="Nathan" w:date="2020-09-22T18:38:00Z">
        <w:r w:rsidRPr="00682297" w:rsidDel="00682297">
          <w:rPr>
            <w:rPrChange w:id="619" w:author="Nathan" w:date="2020-09-22T18:38:00Z">
              <w:rPr>
                <w:highlight w:val="yellow"/>
              </w:rPr>
            </w:rPrChange>
          </w:rPr>
          <w:delText xml:space="preserve">NOTE TO STUDENTS:  </w:delText>
        </w:r>
      </w:del>
      <w:bookmarkStart w:id="620" w:name="_Toc55810056"/>
      <w:bookmarkStart w:id="621" w:name="_Toc55811738"/>
      <w:bookmarkEnd w:id="620"/>
      <w:bookmarkEnd w:id="621"/>
    </w:p>
    <w:p w14:paraId="7F7DECCC" w14:textId="6691DBE6" w:rsidR="00F7605E" w:rsidRPr="00460194" w:rsidDel="00682297" w:rsidRDefault="00F7605E" w:rsidP="00F7605E">
      <w:pPr>
        <w:pStyle w:val="ListParagraph"/>
        <w:numPr>
          <w:ilvl w:val="0"/>
          <w:numId w:val="7"/>
        </w:numPr>
        <w:rPr>
          <w:del w:id="622" w:author="Nathan" w:date="2020-09-22T18:38:00Z"/>
          <w:highlight w:val="yellow"/>
        </w:rPr>
      </w:pPr>
      <w:del w:id="623" w:author="Nathan" w:date="2020-09-22T18:38:00Z">
        <w:r w:rsidRPr="00460194" w:rsidDel="00682297">
          <w:rPr>
            <w:highlight w:val="yellow"/>
          </w:rPr>
          <w:delText xml:space="preserve">Identify </w:delText>
        </w:r>
        <w:r w:rsidR="00E242F8" w:rsidDel="00682297">
          <w:rPr>
            <w:highlight w:val="yellow"/>
          </w:rPr>
          <w:delText xml:space="preserve">and group </w:delText>
        </w:r>
        <w:r w:rsidDel="00682297">
          <w:rPr>
            <w:highlight w:val="yellow"/>
          </w:rPr>
          <w:delText>Actors</w:delText>
        </w:r>
        <w:r w:rsidRPr="00460194" w:rsidDel="00682297">
          <w:rPr>
            <w:highlight w:val="yellow"/>
          </w:rPr>
          <w:delText xml:space="preserve"> by </w:delText>
        </w:r>
        <w:r w:rsidR="00E242F8" w:rsidDel="00682297">
          <w:rPr>
            <w:highlight w:val="yellow"/>
          </w:rPr>
          <w:delText>the role they are assuming when using this application.  A single person may assume many roles, but that isn’t a concern here.  Many individuals may assume a role, and that’s okay – it’s still one role and thus one Actor.</w:delText>
        </w:r>
        <w:bookmarkStart w:id="624" w:name="_Toc55810057"/>
        <w:bookmarkStart w:id="625" w:name="_Toc55811739"/>
        <w:bookmarkEnd w:id="624"/>
        <w:bookmarkEnd w:id="625"/>
      </w:del>
    </w:p>
    <w:p w14:paraId="31B75DCC" w14:textId="20FE8C67" w:rsidR="00F7605E" w:rsidRPr="00F7605E" w:rsidDel="00682297" w:rsidRDefault="00F7605E" w:rsidP="00F7605E">
      <w:pPr>
        <w:pStyle w:val="ListParagraph"/>
        <w:numPr>
          <w:ilvl w:val="0"/>
          <w:numId w:val="7"/>
        </w:numPr>
        <w:rPr>
          <w:del w:id="626" w:author="Nathan" w:date="2020-09-22T18:38:00Z"/>
          <w:highlight w:val="yellow"/>
        </w:rPr>
      </w:pPr>
      <w:del w:id="627" w:author="Nathan" w:date="2020-09-22T18:38:00Z">
        <w:r w:rsidRPr="00460194" w:rsidDel="00682297">
          <w:rPr>
            <w:highlight w:val="yellow"/>
          </w:rPr>
          <w:delText>Delete this NOTE before you deliver</w:delText>
        </w:r>
        <w:bookmarkStart w:id="628" w:name="_Toc55810058"/>
        <w:bookmarkStart w:id="629" w:name="_Toc55811740"/>
        <w:bookmarkEnd w:id="628"/>
        <w:bookmarkEnd w:id="629"/>
      </w:del>
    </w:p>
    <w:p w14:paraId="2B285BD7" w14:textId="2A226984" w:rsidR="00F678BF" w:rsidRDefault="00682297" w:rsidP="00F678BF">
      <w:pPr>
        <w:pStyle w:val="Heading3"/>
      </w:pPr>
      <w:bookmarkStart w:id="630" w:name="_Toc55811741"/>
      <w:ins w:id="631" w:author="Nathan" w:date="2020-09-22T18:38:00Z">
        <w:r>
          <w:t>Customer</w:t>
        </w:r>
      </w:ins>
      <w:bookmarkEnd w:id="630"/>
      <w:del w:id="632" w:author="Nathan" w:date="2020-09-22T18:38:00Z">
        <w:r w:rsidR="00F678BF" w:rsidDel="00682297">
          <w:delText>&lt;Actor 1&gt;</w:delText>
        </w:r>
      </w:del>
    </w:p>
    <w:p w14:paraId="0073B199" w14:textId="7D6A433E" w:rsidR="00F678BF" w:rsidRDefault="00682297" w:rsidP="00F678BF">
      <w:pPr>
        <w:pStyle w:val="NormalL2"/>
      </w:pPr>
      <w:ins w:id="633" w:author="Nathan" w:date="2020-09-22T18:38:00Z">
        <w:r>
          <w:t xml:space="preserve">Customers are interested in booking flights and hotels when they travel. Their interests are always taken into consideration when developing </w:t>
        </w:r>
      </w:ins>
      <w:del w:id="634" w:author="Nathan" w:date="2020-09-22T18:38:00Z">
        <w:r w:rsidR="00F678BF" w:rsidDel="00682297">
          <w:delText>…</w:delText>
        </w:r>
      </w:del>
    </w:p>
    <w:p w14:paraId="06EC71E6" w14:textId="6D70F6FB" w:rsidR="00F678BF" w:rsidRDefault="008C3899" w:rsidP="00F678BF">
      <w:pPr>
        <w:pStyle w:val="Heading3"/>
      </w:pPr>
      <w:bookmarkStart w:id="635" w:name="_Toc55811742"/>
      <w:ins w:id="636" w:author="Nathan" w:date="2020-09-22T18:44:00Z">
        <w:r>
          <w:t>Ticket Agent</w:t>
        </w:r>
      </w:ins>
      <w:bookmarkEnd w:id="635"/>
      <w:del w:id="637" w:author="Nathan" w:date="2020-09-22T18:44:00Z">
        <w:r w:rsidR="00F678BF" w:rsidDel="008C3899">
          <w:delText>&lt;Actor 2&gt;</w:delText>
        </w:r>
      </w:del>
    </w:p>
    <w:p w14:paraId="37DA2CF1" w14:textId="73DCFFCC" w:rsidR="00F678BF" w:rsidRDefault="008C3899" w:rsidP="00F678BF">
      <w:pPr>
        <w:pStyle w:val="NormalL2"/>
        <w:rPr>
          <w:ins w:id="638" w:author="Nathan" w:date="2020-09-22T18:46:00Z"/>
        </w:rPr>
      </w:pPr>
      <w:ins w:id="639" w:author="Nathan" w:date="2020-09-22T18:44:00Z">
        <w:r>
          <w:t xml:space="preserve">Ticket agents </w:t>
        </w:r>
      </w:ins>
      <w:ins w:id="640" w:author="Nathan" w:date="2020-09-22T18:45:00Z">
        <w:r>
          <w:t>are present at boarding terminals and utilize the system to check in tickets given by customers who are ready to board their flight.</w:t>
        </w:r>
      </w:ins>
      <w:del w:id="641" w:author="Nathan" w:date="2020-09-22T18:44:00Z">
        <w:r w:rsidR="00F678BF" w:rsidDel="008C3899">
          <w:delText>…</w:delText>
        </w:r>
      </w:del>
    </w:p>
    <w:p w14:paraId="4CECEC25" w14:textId="75DF174E" w:rsidR="008C3899" w:rsidRDefault="008C3899" w:rsidP="008C3899">
      <w:pPr>
        <w:pStyle w:val="Heading3"/>
        <w:rPr>
          <w:ins w:id="642" w:author="Nathan" w:date="2020-09-22T18:46:00Z"/>
        </w:rPr>
      </w:pPr>
      <w:bookmarkStart w:id="643" w:name="_Toc55811743"/>
      <w:ins w:id="644" w:author="Nathan" w:date="2020-09-22T18:46:00Z">
        <w:r>
          <w:t>IT Manager</w:t>
        </w:r>
        <w:bookmarkEnd w:id="643"/>
      </w:ins>
    </w:p>
    <w:p w14:paraId="004E26DB" w14:textId="1B7E24D5" w:rsidR="008C3899" w:rsidRDefault="008C3899" w:rsidP="00F678BF">
      <w:pPr>
        <w:pStyle w:val="NormalL2"/>
      </w:pPr>
      <w:ins w:id="645" w:author="Nathan" w:date="2020-09-22T18:46:00Z">
        <w:r>
          <w:t>IT manager</w:t>
        </w:r>
      </w:ins>
      <w:ins w:id="646" w:author="Nathan" w:date="2020-09-22T18:47:00Z">
        <w:r>
          <w:t xml:space="preserve">s </w:t>
        </w:r>
      </w:ins>
      <w:ins w:id="647" w:author="Nathan" w:date="2020-09-22T18:46:00Z">
        <w:r>
          <w:t>maintain the database of flight logs, sales records, and the security of customer information</w:t>
        </w:r>
      </w:ins>
      <w:ins w:id="648" w:author="Nathan" w:date="2020-09-22T18:47:00Z">
        <w:r>
          <w:t>.</w:t>
        </w:r>
      </w:ins>
    </w:p>
    <w:p w14:paraId="6DE29306" w14:textId="2C04C2AB" w:rsidR="00BC529A" w:rsidRDefault="00BC529A" w:rsidP="00BF31CF">
      <w:pPr>
        <w:pStyle w:val="Heading2"/>
      </w:pPr>
      <w:bookmarkStart w:id="649" w:name="_Toc55811744"/>
      <w:r>
        <w:t xml:space="preserve">Key High-Level </w:t>
      </w:r>
      <w:r w:rsidRPr="00BC529A">
        <w:t>Goals and Problems of Stakeholders</w:t>
      </w:r>
      <w:bookmarkEnd w:id="649"/>
    </w:p>
    <w:p w14:paraId="4DACEE57" w14:textId="110727D3" w:rsidR="00EA412C" w:rsidRPr="00EA412C" w:rsidRDefault="00EA412C" w:rsidP="00EA412C">
      <w:pPr>
        <w:pStyle w:val="NormalL2"/>
      </w:pPr>
      <w:del w:id="650" w:author="Nathan" w:date="2020-09-22T19:12:00Z">
        <w:r w:rsidDel="008F4EE9">
          <w:delText>…</w:delText>
        </w:r>
      </w:del>
    </w:p>
    <w:tbl>
      <w:tblPr>
        <w:tblStyle w:val="TableGrid"/>
        <w:tblW w:w="5000" w:type="pct"/>
        <w:tblLook w:val="0620" w:firstRow="1" w:lastRow="0" w:firstColumn="0" w:lastColumn="0" w:noHBand="1" w:noVBand="1"/>
      </w:tblPr>
      <w:tblGrid>
        <w:gridCol w:w="1897"/>
        <w:gridCol w:w="2272"/>
        <w:gridCol w:w="1235"/>
        <w:gridCol w:w="2526"/>
        <w:gridCol w:w="2860"/>
      </w:tblGrid>
      <w:tr w:rsidR="00126BCF" w14:paraId="1B6E735A" w14:textId="7E8001DA" w:rsidTr="0023674B">
        <w:trPr>
          <w:cantSplit/>
          <w:tblHeader/>
        </w:trPr>
        <w:tc>
          <w:tcPr>
            <w:tcW w:w="851" w:type="pct"/>
            <w:shd w:val="clear" w:color="auto" w:fill="D9D9D9" w:themeFill="background1" w:themeFillShade="D9"/>
            <w:vAlign w:val="bottom"/>
          </w:tcPr>
          <w:p w14:paraId="24989F8B" w14:textId="6FAD4827" w:rsidR="00126BCF" w:rsidRPr="00D535DD" w:rsidRDefault="00126BCF" w:rsidP="00D73986">
            <w:r>
              <w:t>Stakeholder</w:t>
            </w:r>
          </w:p>
        </w:tc>
        <w:tc>
          <w:tcPr>
            <w:tcW w:w="1060" w:type="pct"/>
            <w:shd w:val="clear" w:color="auto" w:fill="D9D9D9" w:themeFill="background1" w:themeFillShade="D9"/>
            <w:vAlign w:val="bottom"/>
          </w:tcPr>
          <w:p w14:paraId="0E2D6BCB" w14:textId="148BC5F0" w:rsidR="00126BCF" w:rsidRPr="00D535DD" w:rsidRDefault="00126BCF" w:rsidP="00D73986">
            <w:r w:rsidRPr="00126BCF">
              <w:t>High-Level Goal</w:t>
            </w:r>
          </w:p>
        </w:tc>
        <w:tc>
          <w:tcPr>
            <w:tcW w:w="579" w:type="pct"/>
            <w:shd w:val="clear" w:color="auto" w:fill="D9D9D9" w:themeFill="background1" w:themeFillShade="D9"/>
            <w:vAlign w:val="bottom"/>
          </w:tcPr>
          <w:p w14:paraId="7F8D0B7B" w14:textId="2B54DC8B" w:rsidR="00126BCF" w:rsidRPr="00D535DD" w:rsidRDefault="00126BCF" w:rsidP="00D73986">
            <w:r w:rsidRPr="00126BCF">
              <w:t>Priority</w:t>
            </w:r>
          </w:p>
        </w:tc>
        <w:tc>
          <w:tcPr>
            <w:tcW w:w="1177" w:type="pct"/>
            <w:shd w:val="clear" w:color="auto" w:fill="D9D9D9" w:themeFill="background1" w:themeFillShade="D9"/>
            <w:vAlign w:val="bottom"/>
          </w:tcPr>
          <w:p w14:paraId="60FE6B7D" w14:textId="40188DC5" w:rsidR="00126BCF" w:rsidRPr="00D535DD" w:rsidRDefault="00126BCF" w:rsidP="00D73986">
            <w:r w:rsidRPr="00126BCF">
              <w:t>Issues / Problems</w:t>
            </w:r>
          </w:p>
        </w:tc>
        <w:tc>
          <w:tcPr>
            <w:tcW w:w="1332" w:type="pct"/>
            <w:shd w:val="clear" w:color="auto" w:fill="D9D9D9" w:themeFill="background1" w:themeFillShade="D9"/>
            <w:vAlign w:val="bottom"/>
          </w:tcPr>
          <w:p w14:paraId="0FD40DCC" w14:textId="3DAE11F8" w:rsidR="00126BCF" w:rsidRPr="00126BCF" w:rsidRDefault="00126BCF" w:rsidP="00D73986">
            <w:r w:rsidRPr="00126BCF">
              <w:t>Interests / Solutions</w:t>
            </w:r>
          </w:p>
        </w:tc>
      </w:tr>
      <w:tr w:rsidR="00126BCF" w14:paraId="11C432F3" w14:textId="5521F97D" w:rsidTr="0023674B">
        <w:trPr>
          <w:cantSplit/>
        </w:trPr>
        <w:tc>
          <w:tcPr>
            <w:tcW w:w="851" w:type="pct"/>
          </w:tcPr>
          <w:p w14:paraId="774C0E78" w14:textId="1C9E1D9F" w:rsidR="00126BCF" w:rsidRDefault="002D47D7" w:rsidP="00D73986">
            <w:ins w:id="651" w:author="Nathan" w:date="2020-09-22T18:57:00Z">
              <w:r>
                <w:t>Project Team</w:t>
              </w:r>
            </w:ins>
            <w:del w:id="652" w:author="Nathan" w:date="2020-09-22T18:57:00Z">
              <w:r w:rsidR="00F678BF" w:rsidDel="002D47D7">
                <w:delText>&lt;Stakeholder 1&gt;</w:delText>
              </w:r>
            </w:del>
          </w:p>
        </w:tc>
        <w:tc>
          <w:tcPr>
            <w:tcW w:w="1060" w:type="pct"/>
          </w:tcPr>
          <w:p w14:paraId="3BD41C70" w14:textId="3494F4C5" w:rsidR="00126BCF" w:rsidRDefault="00CD102B" w:rsidP="00D73986">
            <w:ins w:id="653" w:author="Nathan" w:date="2020-09-22T19:27:00Z">
              <w:r>
                <w:t>Clarify requirements throughout iterations</w:t>
              </w:r>
            </w:ins>
          </w:p>
        </w:tc>
        <w:tc>
          <w:tcPr>
            <w:tcW w:w="579" w:type="pct"/>
          </w:tcPr>
          <w:p w14:paraId="5353BE7E" w14:textId="6AB69F38" w:rsidR="00126BCF" w:rsidRDefault="00CD102B" w:rsidP="00D73986">
            <w:ins w:id="654" w:author="Nathan" w:date="2020-09-22T19:27:00Z">
              <w:r>
                <w:t>High</w:t>
              </w:r>
            </w:ins>
          </w:p>
        </w:tc>
        <w:tc>
          <w:tcPr>
            <w:tcW w:w="1177" w:type="pct"/>
          </w:tcPr>
          <w:p w14:paraId="3BA3B0D8" w14:textId="7B247541" w:rsidR="00126BCF" w:rsidRDefault="00CD102B" w:rsidP="00D73986">
            <w:ins w:id="655" w:author="Nathan" w:date="2020-09-22T19:28:00Z">
              <w:r>
                <w:t>Main requirements for demo</w:t>
              </w:r>
            </w:ins>
            <w:ins w:id="656" w:author="Nathan" w:date="2020-09-22T19:29:00Z">
              <w:r>
                <w:t xml:space="preserve"> and important risk factors</w:t>
              </w:r>
            </w:ins>
          </w:p>
        </w:tc>
        <w:tc>
          <w:tcPr>
            <w:tcW w:w="1332" w:type="pct"/>
          </w:tcPr>
          <w:p w14:paraId="136D1AF6" w14:textId="671AB6E1" w:rsidR="00126BCF" w:rsidRDefault="00CD102B" w:rsidP="00D73986">
            <w:ins w:id="657" w:author="Nathan" w:date="2020-09-22T19:30:00Z">
              <w:r>
                <w:t xml:space="preserve">Create C++ class responsibility to understand </w:t>
              </w:r>
            </w:ins>
            <w:ins w:id="658" w:author="Nathan" w:date="2020-09-22T19:31:00Z">
              <w:r>
                <w:t>core requirements</w:t>
              </w:r>
            </w:ins>
            <w:ins w:id="659" w:author="Nathan" w:date="2020-09-22T19:30:00Z">
              <w:r>
                <w:t xml:space="preserve"> </w:t>
              </w:r>
            </w:ins>
          </w:p>
        </w:tc>
      </w:tr>
      <w:tr w:rsidR="0023674B" w14:paraId="7594B117" w14:textId="77777777" w:rsidTr="0023674B">
        <w:trPr>
          <w:cantSplit/>
        </w:trPr>
        <w:tc>
          <w:tcPr>
            <w:tcW w:w="851" w:type="pct"/>
          </w:tcPr>
          <w:p w14:paraId="7A15D94F" w14:textId="44BF5A26" w:rsidR="0023674B" w:rsidRDefault="00F678BF" w:rsidP="00D73986">
            <w:del w:id="660" w:author="Nathan" w:date="2020-09-22T18:57:00Z">
              <w:r w:rsidDel="002D47D7">
                <w:delText>&lt;Stakeholder 2&gt;</w:delText>
              </w:r>
            </w:del>
            <w:ins w:id="661" w:author="Nathan" w:date="2020-09-22T18:57:00Z">
              <w:r w:rsidR="002D47D7">
                <w:t>Airline Ticket Commissioner</w:t>
              </w:r>
            </w:ins>
          </w:p>
        </w:tc>
        <w:tc>
          <w:tcPr>
            <w:tcW w:w="1060" w:type="pct"/>
          </w:tcPr>
          <w:p w14:paraId="333EA23D" w14:textId="4C763A25" w:rsidR="0023674B" w:rsidRDefault="00CD102B" w:rsidP="00D73986">
            <w:ins w:id="662" w:author="Nathan" w:date="2020-09-22T19:31:00Z">
              <w:r>
                <w:t>Increase ticket sells</w:t>
              </w:r>
            </w:ins>
          </w:p>
        </w:tc>
        <w:tc>
          <w:tcPr>
            <w:tcW w:w="579" w:type="pct"/>
          </w:tcPr>
          <w:p w14:paraId="04E2BF6D" w14:textId="70A21316" w:rsidR="0023674B" w:rsidRDefault="00CD102B" w:rsidP="00D73986">
            <w:ins w:id="663" w:author="Nathan" w:date="2020-09-22T19:28:00Z">
              <w:r>
                <w:t>High</w:t>
              </w:r>
            </w:ins>
          </w:p>
        </w:tc>
        <w:tc>
          <w:tcPr>
            <w:tcW w:w="1177" w:type="pct"/>
          </w:tcPr>
          <w:p w14:paraId="5B927340" w14:textId="77777777" w:rsidR="0023674B" w:rsidRDefault="00CD102B" w:rsidP="00D73986">
            <w:pPr>
              <w:rPr>
                <w:ins w:id="664" w:author="Nathan" w:date="2020-09-22T19:34:00Z"/>
              </w:rPr>
            </w:pPr>
            <w:ins w:id="665" w:author="Nathan" w:date="2020-09-22T19:31:00Z">
              <w:r>
                <w:t>A good system t</w:t>
              </w:r>
            </w:ins>
            <w:ins w:id="666" w:author="Nathan" w:date="2020-09-22T19:32:00Z">
              <w:r>
                <w:t>hat traveling customers are attracted to</w:t>
              </w:r>
            </w:ins>
          </w:p>
          <w:p w14:paraId="1193F936" w14:textId="77777777" w:rsidR="00CD102B" w:rsidRDefault="00CD102B" w:rsidP="00D73986">
            <w:pPr>
              <w:rPr>
                <w:ins w:id="667" w:author="Nathan" w:date="2020-09-22T19:34:00Z"/>
              </w:rPr>
            </w:pPr>
          </w:p>
          <w:p w14:paraId="09D67418" w14:textId="394D20B0" w:rsidR="00CD102B" w:rsidRDefault="00CD102B" w:rsidP="00D73986">
            <w:ins w:id="668" w:author="Nathan" w:date="2020-09-22T19:34:00Z">
              <w:r>
                <w:t>Record of sales</w:t>
              </w:r>
            </w:ins>
          </w:p>
        </w:tc>
        <w:tc>
          <w:tcPr>
            <w:tcW w:w="1332" w:type="pct"/>
          </w:tcPr>
          <w:p w14:paraId="033078BE" w14:textId="4764F4D2" w:rsidR="0023674B" w:rsidRDefault="00CD102B" w:rsidP="00D73986">
            <w:ins w:id="669" w:author="Nathan" w:date="2020-09-22T19:34:00Z">
              <w:r>
                <w:t>System provides the basics of a flight</w:t>
              </w:r>
            </w:ins>
            <w:ins w:id="670" w:author="Nathan" w:date="2020-09-22T19:35:00Z">
              <w:r>
                <w:t xml:space="preserve"> reservation system that automatically captures important data</w:t>
              </w:r>
            </w:ins>
          </w:p>
        </w:tc>
      </w:tr>
      <w:tr w:rsidR="00F678BF" w14:paraId="1218B0A8" w14:textId="77777777" w:rsidTr="0023674B">
        <w:trPr>
          <w:cantSplit/>
        </w:trPr>
        <w:tc>
          <w:tcPr>
            <w:tcW w:w="851" w:type="pct"/>
          </w:tcPr>
          <w:p w14:paraId="2E06A61B" w14:textId="4A569FAA" w:rsidR="00F678BF" w:rsidRDefault="002D47D7" w:rsidP="00D73986">
            <w:ins w:id="671" w:author="Nathan" w:date="2020-09-22T18:58:00Z">
              <w:r>
                <w:t>Hotel Promoter</w:t>
              </w:r>
            </w:ins>
            <w:del w:id="672" w:author="Nathan" w:date="2020-09-22T18:58:00Z">
              <w:r w:rsidR="00F678BF" w:rsidDel="002D47D7">
                <w:delText>…</w:delText>
              </w:r>
            </w:del>
          </w:p>
        </w:tc>
        <w:tc>
          <w:tcPr>
            <w:tcW w:w="1060" w:type="pct"/>
          </w:tcPr>
          <w:p w14:paraId="501F2E41" w14:textId="4CA55646" w:rsidR="00F678BF" w:rsidRDefault="00CD102B" w:rsidP="00D73986">
            <w:ins w:id="673" w:author="Nathan" w:date="2020-09-22T19:33:00Z">
              <w:r>
                <w:t>Promote hotel and gain customer interest</w:t>
              </w:r>
            </w:ins>
          </w:p>
        </w:tc>
        <w:tc>
          <w:tcPr>
            <w:tcW w:w="579" w:type="pct"/>
          </w:tcPr>
          <w:p w14:paraId="573E4249" w14:textId="2A82F156" w:rsidR="00F678BF" w:rsidRDefault="00CD102B" w:rsidP="00D73986">
            <w:ins w:id="674" w:author="Nathan" w:date="2020-09-22T19:33:00Z">
              <w:r>
                <w:t>Medium</w:t>
              </w:r>
            </w:ins>
          </w:p>
        </w:tc>
        <w:tc>
          <w:tcPr>
            <w:tcW w:w="1177" w:type="pct"/>
          </w:tcPr>
          <w:p w14:paraId="0A81E016" w14:textId="59B32859" w:rsidR="00F678BF" w:rsidRDefault="00407F2D" w:rsidP="00D73986">
            <w:ins w:id="675" w:author="Nathan" w:date="2020-09-22T19:35:00Z">
              <w:r>
                <w:t xml:space="preserve">A platform to </w:t>
              </w:r>
            </w:ins>
            <w:ins w:id="676" w:author="Nathan" w:date="2020-09-22T19:36:00Z">
              <w:r>
                <w:t>intrigue customers</w:t>
              </w:r>
            </w:ins>
          </w:p>
        </w:tc>
        <w:tc>
          <w:tcPr>
            <w:tcW w:w="1332" w:type="pct"/>
          </w:tcPr>
          <w:p w14:paraId="337E5F3F" w14:textId="1077966E" w:rsidR="00F678BF" w:rsidRDefault="00407F2D" w:rsidP="00D73986">
            <w:ins w:id="677" w:author="Nathan" w:date="2020-09-22T19:36:00Z">
              <w:r>
                <w:t>System allows the use of advertisements</w:t>
              </w:r>
            </w:ins>
          </w:p>
        </w:tc>
      </w:tr>
      <w:tr w:rsidR="00F678BF" w14:paraId="4223D797" w14:textId="77777777" w:rsidTr="0023674B">
        <w:trPr>
          <w:cantSplit/>
        </w:trPr>
        <w:tc>
          <w:tcPr>
            <w:tcW w:w="851" w:type="pct"/>
          </w:tcPr>
          <w:p w14:paraId="5E2917FB" w14:textId="315A9DC8" w:rsidR="00F678BF" w:rsidRDefault="00447F55" w:rsidP="00D73986">
            <w:ins w:id="678" w:author="Nathan" w:date="2020-09-22T19:37:00Z">
              <w:r>
                <w:t>Customer</w:t>
              </w:r>
            </w:ins>
            <w:del w:id="679" w:author="Nathan" w:date="2020-09-22T19:37:00Z">
              <w:r w:rsidR="00F678BF" w:rsidDel="00447F55">
                <w:delText>&lt;Actor 1&gt;</w:delText>
              </w:r>
            </w:del>
          </w:p>
        </w:tc>
        <w:tc>
          <w:tcPr>
            <w:tcW w:w="1060" w:type="pct"/>
          </w:tcPr>
          <w:p w14:paraId="6989EC9F" w14:textId="58A5E7FD" w:rsidR="00F678BF" w:rsidRDefault="00447F55" w:rsidP="00D73986">
            <w:ins w:id="680" w:author="Nathan" w:date="2020-09-22T19:43:00Z">
              <w:r>
                <w:t>Buy tickets to travel</w:t>
              </w:r>
            </w:ins>
          </w:p>
        </w:tc>
        <w:tc>
          <w:tcPr>
            <w:tcW w:w="579" w:type="pct"/>
          </w:tcPr>
          <w:p w14:paraId="6B4773F0" w14:textId="617D3136" w:rsidR="00F678BF" w:rsidRDefault="00447F55" w:rsidP="00D73986">
            <w:ins w:id="681" w:author="Nathan" w:date="2020-09-22T19:38:00Z">
              <w:r>
                <w:t>High</w:t>
              </w:r>
            </w:ins>
          </w:p>
        </w:tc>
        <w:tc>
          <w:tcPr>
            <w:tcW w:w="1177" w:type="pct"/>
          </w:tcPr>
          <w:p w14:paraId="2F37B8C6" w14:textId="02DC1910" w:rsidR="00F678BF" w:rsidRDefault="00447F55">
            <w:ins w:id="682" w:author="Nathan" w:date="2020-09-22T19:39:00Z">
              <w:r>
                <w:t>Simple application that is highly reli</w:t>
              </w:r>
            </w:ins>
            <w:ins w:id="683" w:author="Nathan" w:date="2020-09-22T19:40:00Z">
              <w:r>
                <w:t>able</w:t>
              </w:r>
            </w:ins>
          </w:p>
        </w:tc>
        <w:tc>
          <w:tcPr>
            <w:tcW w:w="1332" w:type="pct"/>
          </w:tcPr>
          <w:p w14:paraId="07B83DB4" w14:textId="22DAA6D5" w:rsidR="00F678BF" w:rsidRDefault="00447F55" w:rsidP="00D73986">
            <w:ins w:id="684" w:author="Nathan" w:date="2020-09-22T19:40:00Z">
              <w:r>
                <w:t xml:space="preserve">System should run a C++ program </w:t>
              </w:r>
            </w:ins>
            <w:ins w:id="685" w:author="Nathan" w:date="2020-09-22T19:41:00Z">
              <w:r>
                <w:t xml:space="preserve">without external libraries </w:t>
              </w:r>
            </w:ins>
            <w:ins w:id="686" w:author="Nathan" w:date="2020-09-22T19:40:00Z">
              <w:r>
                <w:t>that is usabl</w:t>
              </w:r>
            </w:ins>
            <w:ins w:id="687" w:author="Nathan" w:date="2020-09-22T19:41:00Z">
              <w:r>
                <w:t xml:space="preserve">e on </w:t>
              </w:r>
            </w:ins>
            <w:ins w:id="688" w:author="Nathan" w:date="2020-09-23T13:57:00Z">
              <w:r w:rsidR="00850565">
                <w:t>most</w:t>
              </w:r>
            </w:ins>
            <w:ins w:id="689" w:author="Nathan" w:date="2020-09-22T19:41:00Z">
              <w:r>
                <w:t xml:space="preserve"> devices</w:t>
              </w:r>
            </w:ins>
          </w:p>
        </w:tc>
      </w:tr>
      <w:tr w:rsidR="00F678BF" w14:paraId="2FF8C6E5" w14:textId="77777777" w:rsidTr="0023674B">
        <w:trPr>
          <w:cantSplit/>
        </w:trPr>
        <w:tc>
          <w:tcPr>
            <w:tcW w:w="851" w:type="pct"/>
          </w:tcPr>
          <w:p w14:paraId="6B7F90C8" w14:textId="1F262A4F" w:rsidR="00F678BF" w:rsidRDefault="00A1168B" w:rsidP="00D73986">
            <w:ins w:id="690" w:author="Nathan" w:date="2020-09-22T19:43:00Z">
              <w:r>
                <w:t>Ticket</w:t>
              </w:r>
            </w:ins>
            <w:ins w:id="691" w:author="Nathan" w:date="2020-09-22T19:44:00Z">
              <w:r w:rsidR="00C032AE">
                <w:t xml:space="preserve"> Agent</w:t>
              </w:r>
            </w:ins>
            <w:del w:id="692" w:author="Nathan" w:date="2020-09-22T19:43:00Z">
              <w:r w:rsidR="00F678BF" w:rsidDel="00A1168B">
                <w:delText>&lt;Actor 2&gt;</w:delText>
              </w:r>
            </w:del>
          </w:p>
        </w:tc>
        <w:tc>
          <w:tcPr>
            <w:tcW w:w="1060" w:type="pct"/>
          </w:tcPr>
          <w:p w14:paraId="17E24411" w14:textId="1E67147D" w:rsidR="00F678BF" w:rsidRDefault="00A1168B" w:rsidP="00D73986">
            <w:ins w:id="693" w:author="Nathan" w:date="2020-09-22T19:43:00Z">
              <w:r>
                <w:t>Check in travelers</w:t>
              </w:r>
            </w:ins>
          </w:p>
        </w:tc>
        <w:tc>
          <w:tcPr>
            <w:tcW w:w="579" w:type="pct"/>
          </w:tcPr>
          <w:p w14:paraId="5E59F9F2" w14:textId="6D3B93B1" w:rsidR="00F678BF" w:rsidRDefault="00A1168B" w:rsidP="00D73986">
            <w:ins w:id="694" w:author="Nathan" w:date="2020-09-22T19:43:00Z">
              <w:r>
                <w:t>Low</w:t>
              </w:r>
            </w:ins>
          </w:p>
        </w:tc>
        <w:tc>
          <w:tcPr>
            <w:tcW w:w="1177" w:type="pct"/>
          </w:tcPr>
          <w:p w14:paraId="3CD6947A" w14:textId="5EC7F8B4" w:rsidR="00F678BF" w:rsidRDefault="00A1168B" w:rsidP="00D73986">
            <w:ins w:id="695" w:author="Nathan" w:date="2020-09-22T19:43:00Z">
              <w:r>
                <w:t>Must enter in ticket data</w:t>
              </w:r>
            </w:ins>
          </w:p>
        </w:tc>
        <w:tc>
          <w:tcPr>
            <w:tcW w:w="1332" w:type="pct"/>
          </w:tcPr>
          <w:p w14:paraId="0F0AE4D0" w14:textId="5F0B3FC0" w:rsidR="00F678BF" w:rsidRDefault="00C032AE" w:rsidP="00D73986">
            <w:ins w:id="696" w:author="Nathan" w:date="2020-09-22T19:45:00Z">
              <w:r>
                <w:t>D</w:t>
              </w:r>
            </w:ins>
            <w:ins w:id="697" w:author="Nathan" w:date="2020-09-22T19:44:00Z">
              <w:r w:rsidR="00A1168B">
                <w:t>atabase</w:t>
              </w:r>
            </w:ins>
            <w:ins w:id="698" w:author="Nathan" w:date="2020-09-22T19:45:00Z">
              <w:r>
                <w:t xml:space="preserve"> </w:t>
              </w:r>
            </w:ins>
            <w:ins w:id="699" w:author="Nathan" w:date="2020-09-22T19:44:00Z">
              <w:r w:rsidR="00A1168B">
                <w:t>that records flight logs and can accept ticket information</w:t>
              </w:r>
            </w:ins>
          </w:p>
        </w:tc>
      </w:tr>
      <w:tr w:rsidR="00F678BF" w14:paraId="45CB1061" w14:textId="77777777" w:rsidTr="0023674B">
        <w:trPr>
          <w:cantSplit/>
        </w:trPr>
        <w:tc>
          <w:tcPr>
            <w:tcW w:w="851" w:type="pct"/>
          </w:tcPr>
          <w:p w14:paraId="12EB7DC3" w14:textId="63557CF4" w:rsidR="00F678BF" w:rsidRDefault="00C032AE" w:rsidP="00D73986">
            <w:ins w:id="700" w:author="Nathan" w:date="2020-09-22T19:44:00Z">
              <w:r>
                <w:lastRenderedPageBreak/>
                <w:t>IT Manager</w:t>
              </w:r>
            </w:ins>
            <w:del w:id="701" w:author="Nathan" w:date="2020-09-22T19:44:00Z">
              <w:r w:rsidR="00F678BF" w:rsidDel="00C032AE">
                <w:delText>…</w:delText>
              </w:r>
            </w:del>
          </w:p>
        </w:tc>
        <w:tc>
          <w:tcPr>
            <w:tcW w:w="1060" w:type="pct"/>
          </w:tcPr>
          <w:p w14:paraId="6F446DD1" w14:textId="76BD38E6" w:rsidR="00F678BF" w:rsidRDefault="00C032AE" w:rsidP="00D73986">
            <w:ins w:id="702" w:author="Nathan" w:date="2020-09-22T19:44:00Z">
              <w:r>
                <w:t>Maintain the system</w:t>
              </w:r>
            </w:ins>
          </w:p>
        </w:tc>
        <w:tc>
          <w:tcPr>
            <w:tcW w:w="579" w:type="pct"/>
          </w:tcPr>
          <w:p w14:paraId="2F35CBCF" w14:textId="7516EF99" w:rsidR="00F678BF" w:rsidRDefault="00C032AE" w:rsidP="00D73986">
            <w:ins w:id="703" w:author="Nathan" w:date="2020-09-22T19:44:00Z">
              <w:r>
                <w:t>High</w:t>
              </w:r>
            </w:ins>
          </w:p>
        </w:tc>
        <w:tc>
          <w:tcPr>
            <w:tcW w:w="1177" w:type="pct"/>
          </w:tcPr>
          <w:p w14:paraId="3DD898CB" w14:textId="42366EB1" w:rsidR="00F678BF" w:rsidRDefault="00C032AE" w:rsidP="00D73986">
            <w:ins w:id="704" w:author="Nathan" w:date="2020-09-22T19:44:00Z">
              <w:r>
                <w:t xml:space="preserve">Must </w:t>
              </w:r>
            </w:ins>
            <w:ins w:id="705" w:author="Nathan" w:date="2020-09-22T19:45:00Z">
              <w:r>
                <w:t>update flights and protect customers</w:t>
              </w:r>
            </w:ins>
          </w:p>
        </w:tc>
        <w:tc>
          <w:tcPr>
            <w:tcW w:w="1332" w:type="pct"/>
          </w:tcPr>
          <w:p w14:paraId="396A805C" w14:textId="721F3D7D" w:rsidR="00F678BF" w:rsidRDefault="00C032AE" w:rsidP="00D73986">
            <w:ins w:id="706" w:author="Nathan" w:date="2020-09-22T19:45:00Z">
              <w:r>
                <w:t>Database that allows quick update</w:t>
              </w:r>
            </w:ins>
            <w:ins w:id="707" w:author="Nathan" w:date="2020-09-22T19:46:00Z">
              <w:r>
                <w:t>s and communication to user accounts</w:t>
              </w:r>
            </w:ins>
          </w:p>
        </w:tc>
      </w:tr>
    </w:tbl>
    <w:p w14:paraId="06C94238" w14:textId="77777777" w:rsidR="00126BCF" w:rsidRDefault="00126BCF" w:rsidP="00D73986"/>
    <w:p w14:paraId="4C048A68" w14:textId="4C754976" w:rsidR="00BE0AEB" w:rsidRDefault="00BE0AEB" w:rsidP="00BF31CF">
      <w:pPr>
        <w:pStyle w:val="Heading2"/>
        <w:rPr>
          <w:ins w:id="708" w:author="Nathan" w:date="2020-09-23T14:07:00Z"/>
        </w:rPr>
      </w:pPr>
      <w:bookmarkStart w:id="709" w:name="_Toc55811745"/>
      <w:r>
        <w:t>User-level Goals</w:t>
      </w:r>
      <w:bookmarkEnd w:id="709"/>
    </w:p>
    <w:tbl>
      <w:tblPr>
        <w:tblStyle w:val="TableGrid"/>
        <w:tblW w:w="0" w:type="auto"/>
        <w:tblInd w:w="-5" w:type="dxa"/>
        <w:tblLook w:val="04A0" w:firstRow="1" w:lastRow="0" w:firstColumn="1" w:lastColumn="0" w:noHBand="0" w:noVBand="1"/>
        <w:tblPrChange w:id="710" w:author="Nathan" w:date="2020-09-23T14:09:00Z">
          <w:tblPr>
            <w:tblStyle w:val="TableGrid"/>
            <w:tblW w:w="0" w:type="auto"/>
            <w:tblInd w:w="720" w:type="dxa"/>
            <w:tblLook w:val="04A0" w:firstRow="1" w:lastRow="0" w:firstColumn="1" w:lastColumn="0" w:noHBand="0" w:noVBand="1"/>
          </w:tblPr>
        </w:tblPrChange>
      </w:tblPr>
      <w:tblGrid>
        <w:gridCol w:w="1890"/>
        <w:gridCol w:w="8905"/>
        <w:tblGridChange w:id="711">
          <w:tblGrid>
            <w:gridCol w:w="5068"/>
            <w:gridCol w:w="5002"/>
          </w:tblGrid>
        </w:tblGridChange>
      </w:tblGrid>
      <w:tr w:rsidR="00000D88" w14:paraId="7A7D4122" w14:textId="77777777" w:rsidTr="00000D88">
        <w:trPr>
          <w:ins w:id="712" w:author="Nathan" w:date="2020-09-23T14:07:00Z"/>
        </w:trPr>
        <w:tc>
          <w:tcPr>
            <w:tcW w:w="1890" w:type="dxa"/>
            <w:tcPrChange w:id="713" w:author="Nathan" w:date="2020-09-23T14:09:00Z">
              <w:tcPr>
                <w:tcW w:w="5395" w:type="dxa"/>
              </w:tcPr>
            </w:tcPrChange>
          </w:tcPr>
          <w:p w14:paraId="3F0DCD43" w14:textId="18414A01" w:rsidR="00000D88" w:rsidRPr="00000D88" w:rsidRDefault="00000D88" w:rsidP="00000D88">
            <w:pPr>
              <w:pStyle w:val="NormalL2"/>
              <w:ind w:left="0"/>
              <w:rPr>
                <w:ins w:id="714" w:author="Nathan" w:date="2020-09-23T14:07:00Z"/>
                <w:b/>
                <w:bCs/>
                <w:rPrChange w:id="715" w:author="Nathan" w:date="2020-09-23T14:09:00Z">
                  <w:rPr>
                    <w:ins w:id="716" w:author="Nathan" w:date="2020-09-23T14:07:00Z"/>
                  </w:rPr>
                </w:rPrChange>
              </w:rPr>
            </w:pPr>
            <w:ins w:id="717" w:author="Nathan" w:date="2020-09-23T14:08:00Z">
              <w:r w:rsidRPr="00000D88">
                <w:rPr>
                  <w:b/>
                  <w:bCs/>
                  <w:rPrChange w:id="718" w:author="Nathan" w:date="2020-09-23T14:09:00Z">
                    <w:rPr/>
                  </w:rPrChange>
                </w:rPr>
                <w:t>Customer</w:t>
              </w:r>
            </w:ins>
          </w:p>
        </w:tc>
        <w:tc>
          <w:tcPr>
            <w:tcW w:w="8905" w:type="dxa"/>
            <w:tcPrChange w:id="719" w:author="Nathan" w:date="2020-09-23T14:09:00Z">
              <w:tcPr>
                <w:tcW w:w="5395" w:type="dxa"/>
              </w:tcPr>
            </w:tcPrChange>
          </w:tcPr>
          <w:p w14:paraId="6C1E2714" w14:textId="77777777" w:rsidR="00602D37" w:rsidRDefault="00000D88" w:rsidP="00602D37">
            <w:pPr>
              <w:pStyle w:val="NormalL2"/>
              <w:numPr>
                <w:ilvl w:val="0"/>
                <w:numId w:val="1"/>
              </w:numPr>
              <w:rPr>
                <w:ins w:id="720" w:author="Nathan" w:date="2020-09-23T14:11:00Z"/>
              </w:rPr>
            </w:pPr>
            <w:ins w:id="721" w:author="Nathan" w:date="2020-09-23T14:09:00Z">
              <w:r>
                <w:t xml:space="preserve">Create an account and </w:t>
              </w:r>
            </w:ins>
            <w:ins w:id="722" w:author="Nathan" w:date="2020-09-23T14:10:00Z">
              <w:r>
                <w:t>login</w:t>
              </w:r>
            </w:ins>
          </w:p>
          <w:p w14:paraId="47D496CE" w14:textId="77777777" w:rsidR="00602D37" w:rsidRDefault="00000D88" w:rsidP="00602D37">
            <w:pPr>
              <w:pStyle w:val="NormalL2"/>
              <w:numPr>
                <w:ilvl w:val="0"/>
                <w:numId w:val="1"/>
              </w:numPr>
              <w:rPr>
                <w:ins w:id="723" w:author="Nathan" w:date="2020-09-23T14:11:00Z"/>
              </w:rPr>
            </w:pPr>
            <w:ins w:id="724" w:author="Nathan" w:date="2020-09-23T14:10:00Z">
              <w:r>
                <w:t>Search flight catalo</w:t>
              </w:r>
            </w:ins>
            <w:ins w:id="725" w:author="Nathan" w:date="2020-09-23T14:11:00Z">
              <w:r w:rsidR="00602D37">
                <w:t>g</w:t>
              </w:r>
            </w:ins>
          </w:p>
          <w:p w14:paraId="38242D2F" w14:textId="77777777" w:rsidR="00602D37" w:rsidRDefault="00000D88" w:rsidP="00602D37">
            <w:pPr>
              <w:pStyle w:val="NormalL2"/>
              <w:numPr>
                <w:ilvl w:val="0"/>
                <w:numId w:val="1"/>
              </w:numPr>
              <w:rPr>
                <w:ins w:id="726" w:author="Nathan" w:date="2020-09-23T14:12:00Z"/>
              </w:rPr>
            </w:pPr>
            <w:ins w:id="727" w:author="Nathan" w:date="2020-09-23T14:10:00Z">
              <w:r>
                <w:t>Purchase tickets</w:t>
              </w:r>
            </w:ins>
          </w:p>
          <w:p w14:paraId="1AC39A63" w14:textId="77777777" w:rsidR="00602D37" w:rsidRDefault="00000D88" w:rsidP="00602D37">
            <w:pPr>
              <w:pStyle w:val="NormalL2"/>
              <w:numPr>
                <w:ilvl w:val="0"/>
                <w:numId w:val="1"/>
              </w:numPr>
              <w:rPr>
                <w:ins w:id="728" w:author="Nathan" w:date="2020-09-23T14:12:00Z"/>
              </w:rPr>
            </w:pPr>
            <w:ins w:id="729" w:author="Nathan" w:date="2020-09-23T14:10:00Z">
              <w:r>
                <w:t>Receive receipts and tickets</w:t>
              </w:r>
            </w:ins>
          </w:p>
          <w:p w14:paraId="5CAE10B3" w14:textId="77777777" w:rsidR="00602D37" w:rsidRDefault="00000D88" w:rsidP="00602D37">
            <w:pPr>
              <w:pStyle w:val="NormalL2"/>
              <w:numPr>
                <w:ilvl w:val="0"/>
                <w:numId w:val="1"/>
              </w:numPr>
              <w:rPr>
                <w:ins w:id="730" w:author="Nathan" w:date="2020-09-23T14:12:00Z"/>
              </w:rPr>
            </w:pPr>
            <w:ins w:id="731" w:author="Nathan" w:date="2020-09-23T14:10:00Z">
              <w:r>
                <w:t>Cancel flights and receive refund</w:t>
              </w:r>
            </w:ins>
          </w:p>
          <w:p w14:paraId="0DCEB9E5" w14:textId="77777777" w:rsidR="00602D37" w:rsidRDefault="00000D88" w:rsidP="00602D37">
            <w:pPr>
              <w:pStyle w:val="NormalL2"/>
              <w:numPr>
                <w:ilvl w:val="0"/>
                <w:numId w:val="1"/>
              </w:numPr>
              <w:rPr>
                <w:ins w:id="732" w:author="Nathan" w:date="2020-09-23T14:12:00Z"/>
              </w:rPr>
            </w:pPr>
            <w:ins w:id="733" w:author="Nathan" w:date="2020-09-23T14:10:00Z">
              <w:r>
                <w:t>Change flight seats</w:t>
              </w:r>
            </w:ins>
          </w:p>
          <w:p w14:paraId="0F8849A0" w14:textId="7CCADEB5" w:rsidR="00000D88" w:rsidRDefault="00000D88">
            <w:pPr>
              <w:pStyle w:val="NormalL2"/>
              <w:numPr>
                <w:ilvl w:val="0"/>
                <w:numId w:val="1"/>
              </w:numPr>
              <w:rPr>
                <w:ins w:id="734" w:author="Nathan" w:date="2020-09-23T14:07:00Z"/>
              </w:rPr>
              <w:pPrChange w:id="735" w:author="Marcos, Nathan" w:date="2020-09-23T14:12:00Z">
                <w:pPr>
                  <w:pStyle w:val="NormalL2"/>
                  <w:ind w:left="0"/>
                </w:pPr>
              </w:pPrChange>
            </w:pPr>
            <w:ins w:id="736" w:author="Nathan" w:date="2020-09-23T14:10:00Z">
              <w:r>
                <w:t>Manage account information</w:t>
              </w:r>
            </w:ins>
          </w:p>
        </w:tc>
      </w:tr>
      <w:tr w:rsidR="00000D88" w14:paraId="76EA4FF1" w14:textId="77777777" w:rsidTr="00000D88">
        <w:trPr>
          <w:ins w:id="737" w:author="Nathan" w:date="2020-09-23T14:07:00Z"/>
        </w:trPr>
        <w:tc>
          <w:tcPr>
            <w:tcW w:w="1890" w:type="dxa"/>
            <w:tcPrChange w:id="738" w:author="Nathan" w:date="2020-09-23T14:09:00Z">
              <w:tcPr>
                <w:tcW w:w="5395" w:type="dxa"/>
              </w:tcPr>
            </w:tcPrChange>
          </w:tcPr>
          <w:p w14:paraId="3238B687" w14:textId="21C1D14A" w:rsidR="00000D88" w:rsidRPr="00000D88" w:rsidRDefault="00000D88" w:rsidP="00000D88">
            <w:pPr>
              <w:pStyle w:val="NormalL2"/>
              <w:ind w:left="0"/>
              <w:rPr>
                <w:ins w:id="739" w:author="Nathan" w:date="2020-09-23T14:07:00Z"/>
                <w:b/>
                <w:bCs/>
                <w:rPrChange w:id="740" w:author="Nathan" w:date="2020-09-23T14:09:00Z">
                  <w:rPr>
                    <w:ins w:id="741" w:author="Nathan" w:date="2020-09-23T14:07:00Z"/>
                  </w:rPr>
                </w:rPrChange>
              </w:rPr>
            </w:pPr>
            <w:ins w:id="742" w:author="Nathan" w:date="2020-09-23T14:08:00Z">
              <w:r w:rsidRPr="00000D88">
                <w:rPr>
                  <w:b/>
                  <w:bCs/>
                  <w:rPrChange w:id="743" w:author="Nathan" w:date="2020-09-23T14:09:00Z">
                    <w:rPr/>
                  </w:rPrChange>
                </w:rPr>
                <w:t>Ticket Agent</w:t>
              </w:r>
            </w:ins>
          </w:p>
        </w:tc>
        <w:tc>
          <w:tcPr>
            <w:tcW w:w="8905" w:type="dxa"/>
            <w:tcPrChange w:id="744" w:author="Nathan" w:date="2020-09-23T14:09:00Z">
              <w:tcPr>
                <w:tcW w:w="5395" w:type="dxa"/>
              </w:tcPr>
            </w:tcPrChange>
          </w:tcPr>
          <w:p w14:paraId="44BF3894" w14:textId="0F50AD5E" w:rsidR="00000D88" w:rsidRDefault="00000D88">
            <w:pPr>
              <w:pStyle w:val="NormalL2"/>
              <w:numPr>
                <w:ilvl w:val="0"/>
                <w:numId w:val="10"/>
              </w:numPr>
              <w:rPr>
                <w:ins w:id="745" w:author="Nathan" w:date="2020-09-23T14:07:00Z"/>
              </w:rPr>
              <w:pPrChange w:id="746" w:author="Marcos, Nathan" w:date="2020-09-23T14:12:00Z">
                <w:pPr>
                  <w:pStyle w:val="NormalL2"/>
                  <w:ind w:left="0"/>
                </w:pPr>
              </w:pPrChange>
            </w:pPr>
            <w:ins w:id="747" w:author="Nathan" w:date="2020-09-23T14:11:00Z">
              <w:r>
                <w:t>Scan/check tickets</w:t>
              </w:r>
            </w:ins>
          </w:p>
        </w:tc>
      </w:tr>
      <w:tr w:rsidR="00000D88" w14:paraId="22E8971F" w14:textId="77777777" w:rsidTr="00000D88">
        <w:trPr>
          <w:ins w:id="748" w:author="Nathan" w:date="2020-09-23T14:07:00Z"/>
        </w:trPr>
        <w:tc>
          <w:tcPr>
            <w:tcW w:w="1890" w:type="dxa"/>
            <w:tcPrChange w:id="749" w:author="Nathan" w:date="2020-09-23T14:09:00Z">
              <w:tcPr>
                <w:tcW w:w="5395" w:type="dxa"/>
              </w:tcPr>
            </w:tcPrChange>
          </w:tcPr>
          <w:p w14:paraId="1609CA03" w14:textId="7503D927" w:rsidR="00000D88" w:rsidRPr="00000D88" w:rsidRDefault="00000D88" w:rsidP="00000D88">
            <w:pPr>
              <w:pStyle w:val="NormalL2"/>
              <w:ind w:left="0"/>
              <w:rPr>
                <w:ins w:id="750" w:author="Nathan" w:date="2020-09-23T14:07:00Z"/>
                <w:b/>
                <w:bCs/>
                <w:rPrChange w:id="751" w:author="Nathan" w:date="2020-09-23T14:09:00Z">
                  <w:rPr>
                    <w:ins w:id="752" w:author="Nathan" w:date="2020-09-23T14:07:00Z"/>
                  </w:rPr>
                </w:rPrChange>
              </w:rPr>
            </w:pPr>
            <w:ins w:id="753" w:author="Nathan" w:date="2020-09-23T14:09:00Z">
              <w:r w:rsidRPr="00000D88">
                <w:rPr>
                  <w:b/>
                  <w:bCs/>
                  <w:rPrChange w:id="754" w:author="Nathan" w:date="2020-09-23T14:09:00Z">
                    <w:rPr/>
                  </w:rPrChange>
                </w:rPr>
                <w:t>IT Manager</w:t>
              </w:r>
            </w:ins>
          </w:p>
        </w:tc>
        <w:tc>
          <w:tcPr>
            <w:tcW w:w="8905" w:type="dxa"/>
            <w:tcPrChange w:id="755" w:author="Nathan" w:date="2020-09-23T14:09:00Z">
              <w:tcPr>
                <w:tcW w:w="5395" w:type="dxa"/>
              </w:tcPr>
            </w:tcPrChange>
          </w:tcPr>
          <w:p w14:paraId="06F3FEAF" w14:textId="4EEA49A6" w:rsidR="00602D37" w:rsidRDefault="00000D88" w:rsidP="00602D37">
            <w:pPr>
              <w:pStyle w:val="NormalL2"/>
              <w:numPr>
                <w:ilvl w:val="0"/>
                <w:numId w:val="10"/>
              </w:numPr>
              <w:rPr>
                <w:ins w:id="756" w:author="Nathan" w:date="2020-09-23T14:12:00Z"/>
              </w:rPr>
            </w:pPr>
            <w:ins w:id="757" w:author="Nathan" w:date="2020-09-23T14:11:00Z">
              <w:r>
                <w:t>Update flight catalog</w:t>
              </w:r>
            </w:ins>
          </w:p>
          <w:p w14:paraId="0D183D33" w14:textId="28CA12F4" w:rsidR="00F47C1D" w:rsidRDefault="00F47C1D" w:rsidP="00602D37">
            <w:pPr>
              <w:pStyle w:val="NormalL2"/>
              <w:numPr>
                <w:ilvl w:val="0"/>
                <w:numId w:val="10"/>
              </w:numPr>
              <w:rPr>
                <w:ins w:id="758" w:author="Nathan" w:date="2020-09-23T14:12:00Z"/>
              </w:rPr>
            </w:pPr>
            <w:ins w:id="759" w:author="Nathan" w:date="2020-09-23T14:12:00Z">
              <w:r>
                <w:t>Check record sales</w:t>
              </w:r>
            </w:ins>
          </w:p>
          <w:p w14:paraId="10979981" w14:textId="5B20734C" w:rsidR="00000D88" w:rsidRDefault="00000D88">
            <w:pPr>
              <w:pStyle w:val="NormalL2"/>
              <w:numPr>
                <w:ilvl w:val="0"/>
                <w:numId w:val="10"/>
              </w:numPr>
              <w:rPr>
                <w:ins w:id="760" w:author="Nathan" w:date="2020-09-23T14:07:00Z"/>
              </w:rPr>
              <w:pPrChange w:id="761" w:author="Marcos, Nathan" w:date="2020-09-23T14:12:00Z">
                <w:pPr>
                  <w:pStyle w:val="NormalL2"/>
                  <w:ind w:left="0"/>
                </w:pPr>
              </w:pPrChange>
            </w:pPr>
            <w:ins w:id="762" w:author="Nathan" w:date="2020-09-23T14:11:00Z">
              <w:r>
                <w:t>Protect customer account information</w:t>
              </w:r>
            </w:ins>
          </w:p>
        </w:tc>
      </w:tr>
    </w:tbl>
    <w:p w14:paraId="4A90028B" w14:textId="77777777" w:rsidR="00000D88" w:rsidRPr="00A609B8" w:rsidRDefault="00000D88">
      <w:pPr>
        <w:pStyle w:val="NormalL2"/>
        <w:pPrChange w:id="763" w:author="Nathan" w:date="2020-09-23T14:07:00Z">
          <w:pPr>
            <w:pStyle w:val="Heading2"/>
          </w:pPr>
        </w:pPrChange>
      </w:pPr>
    </w:p>
    <w:p w14:paraId="711FD211" w14:textId="0B987B50" w:rsidR="0013122B" w:rsidRDefault="0013122B" w:rsidP="00CC17B0">
      <w:pPr>
        <w:pStyle w:val="Heading1"/>
      </w:pPr>
      <w:bookmarkStart w:id="764" w:name="_Toc55811746"/>
      <w:r>
        <w:t>Product Overview</w:t>
      </w:r>
      <w:bookmarkEnd w:id="764"/>
    </w:p>
    <w:p w14:paraId="6CCABA6D" w14:textId="6A7E203C" w:rsidR="0013122B" w:rsidRDefault="0013122B" w:rsidP="00BF31CF">
      <w:pPr>
        <w:pStyle w:val="Heading2"/>
        <w:rPr>
          <w:ins w:id="765" w:author="Nathan" w:date="2020-09-23T19:26:00Z"/>
        </w:rPr>
      </w:pPr>
      <w:bookmarkStart w:id="766" w:name="_Toc55811747"/>
      <w:r>
        <w:t>Product Perspective</w:t>
      </w:r>
      <w:bookmarkEnd w:id="766"/>
    </w:p>
    <w:p w14:paraId="03A78C78" w14:textId="30B539CE" w:rsidR="00E00BA2" w:rsidRPr="00D506FE" w:rsidRDefault="00E00BA2">
      <w:pPr>
        <w:pStyle w:val="NormalL2"/>
        <w:pPrChange w:id="767" w:author="Nathan" w:date="2020-09-23T19:26:00Z">
          <w:pPr>
            <w:pStyle w:val="Heading2"/>
          </w:pPr>
        </w:pPrChange>
      </w:pPr>
      <w:ins w:id="768" w:author="Nathan" w:date="2020-09-23T19:26:00Z">
        <w:r>
          <w:t xml:space="preserve">The </w:t>
        </w:r>
        <w:proofErr w:type="spellStart"/>
        <w:r>
          <w:t>Tuffy</w:t>
        </w:r>
        <w:proofErr w:type="spellEnd"/>
        <w:r>
          <w:t xml:space="preserve"> Flights system is meant to allow customers to create an</w:t>
        </w:r>
      </w:ins>
      <w:ins w:id="769" w:author="Nathan" w:date="2020-09-23T19:27:00Z">
        <w:r>
          <w:t xml:space="preserve"> account and use it to book flight tickets. They can view their flight information, manage their purchases, and edit their user information.</w:t>
        </w:r>
      </w:ins>
      <w:ins w:id="770" w:author="Nathan" w:date="2020-09-23T19:29:00Z">
        <w:r w:rsidR="0032286E">
          <w:t xml:space="preserve"> The system also allows ticket agents to scan tickets to allow passengers onto the flight and allows IT </w:t>
        </w:r>
      </w:ins>
      <w:ins w:id="771" w:author="Nathan" w:date="2020-09-23T19:30:00Z">
        <w:r w:rsidR="0032286E">
          <w:t xml:space="preserve">managers to update the flight catalog with new flights, cancelled flights, departing flights, and to manage sales records and </w:t>
        </w:r>
      </w:ins>
      <w:ins w:id="772" w:author="Nathan" w:date="2020-09-23T19:31:00Z">
        <w:r w:rsidR="0032286E">
          <w:t>protect customer information.</w:t>
        </w:r>
      </w:ins>
      <w:ins w:id="773" w:author="Nathan" w:date="2020-09-23T19:36:00Z">
        <w:r w:rsidR="00D15281">
          <w:t xml:space="preserve"> The system works with 3</w:t>
        </w:r>
        <w:r w:rsidR="00D15281" w:rsidRPr="00D15281">
          <w:rPr>
            <w:vertAlign w:val="superscript"/>
            <w:rPrChange w:id="774" w:author="Nathan" w:date="2020-09-23T19:36:00Z">
              <w:rPr/>
            </w:rPrChange>
          </w:rPr>
          <w:t>rd</w:t>
        </w:r>
        <w:r w:rsidR="00D15281">
          <w:t xml:space="preserve"> party banking systems for real time accounting.</w:t>
        </w:r>
      </w:ins>
    </w:p>
    <w:p w14:paraId="385EE94D" w14:textId="07A29ECF" w:rsidR="0013122B" w:rsidRDefault="0013122B" w:rsidP="00BF31CF">
      <w:pPr>
        <w:pStyle w:val="Heading2"/>
        <w:rPr>
          <w:ins w:id="775" w:author="Nathan" w:date="2020-09-23T18:57:00Z"/>
        </w:rPr>
      </w:pPr>
      <w:bookmarkStart w:id="776" w:name="_Toc55811748"/>
      <w:r>
        <w:t>System context diagram showing Primary and Supporting Actors</w:t>
      </w:r>
      <w:bookmarkEnd w:id="776"/>
    </w:p>
    <w:p w14:paraId="04B32366" w14:textId="2B713842" w:rsidR="000A2529" w:rsidRPr="000A2529" w:rsidRDefault="00D74D48">
      <w:pPr>
        <w:pStyle w:val="NormalL2"/>
        <w:pPrChange w:id="777" w:author="Nathan" w:date="2020-09-23T18:57:00Z">
          <w:pPr>
            <w:pStyle w:val="Heading2"/>
          </w:pPr>
        </w:pPrChange>
      </w:pPr>
      <w:ins w:id="778" w:author="Nathan" w:date="2020-09-26T17:17:00Z">
        <w:r>
          <w:rPr>
            <w:noProof/>
          </w:rPr>
          <w:drawing>
            <wp:inline distT="0" distB="0" distL="0" distR="0" wp14:anchorId="68ACAA7D" wp14:editId="6A8FD87E">
              <wp:extent cx="4084320" cy="268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4320" cy="2689860"/>
                      </a:xfrm>
                      <a:prstGeom prst="rect">
                        <a:avLst/>
                      </a:prstGeom>
                      <a:noFill/>
                      <a:ln>
                        <a:noFill/>
                      </a:ln>
                    </pic:spPr>
                  </pic:pic>
                </a:graphicData>
              </a:graphic>
            </wp:inline>
          </w:drawing>
        </w:r>
      </w:ins>
    </w:p>
    <w:p w14:paraId="4C59AA1F" w14:textId="0E613CFE" w:rsidR="00BC529A" w:rsidRDefault="00BC529A" w:rsidP="00CC17B0">
      <w:pPr>
        <w:pStyle w:val="Heading1"/>
      </w:pPr>
      <w:bookmarkStart w:id="779" w:name="_Toc55811749"/>
      <w:r>
        <w:t>Summary of Benefits</w:t>
      </w:r>
      <w:bookmarkEnd w:id="779"/>
    </w:p>
    <w:p w14:paraId="436D99F1" w14:textId="50D6E249" w:rsidR="00EA412C" w:rsidRPr="00EA412C" w:rsidRDefault="00EA412C" w:rsidP="00EA412C">
      <w:pPr>
        <w:pStyle w:val="NormalL1"/>
      </w:pPr>
      <w:del w:id="780" w:author="Nathan" w:date="2020-09-22T19:12:00Z">
        <w:r w:rsidDel="008F4EE9">
          <w:delText>…</w:delText>
        </w:r>
      </w:del>
    </w:p>
    <w:tbl>
      <w:tblPr>
        <w:tblStyle w:val="TableGrid"/>
        <w:tblW w:w="5000" w:type="pct"/>
        <w:tblLook w:val="0620" w:firstRow="1" w:lastRow="0" w:firstColumn="0" w:lastColumn="0" w:noHBand="1" w:noVBand="1"/>
      </w:tblPr>
      <w:tblGrid>
        <w:gridCol w:w="5322"/>
        <w:gridCol w:w="5468"/>
      </w:tblGrid>
      <w:tr w:rsidR="00C53336" w14:paraId="33AA029C" w14:textId="77777777" w:rsidTr="0023674B">
        <w:trPr>
          <w:cantSplit/>
          <w:tblHeader/>
        </w:trPr>
        <w:tc>
          <w:tcPr>
            <w:tcW w:w="2466" w:type="pct"/>
            <w:shd w:val="clear" w:color="auto" w:fill="D9D9D9" w:themeFill="background1" w:themeFillShade="D9"/>
            <w:vAlign w:val="bottom"/>
          </w:tcPr>
          <w:p w14:paraId="25027AC4" w14:textId="6985B560" w:rsidR="00C53336" w:rsidRPr="00D535DD" w:rsidRDefault="00C53336" w:rsidP="00D73986">
            <w:r>
              <w:lastRenderedPageBreak/>
              <w:t>Supporting Feature</w:t>
            </w:r>
          </w:p>
        </w:tc>
        <w:tc>
          <w:tcPr>
            <w:tcW w:w="2534" w:type="pct"/>
            <w:shd w:val="clear" w:color="auto" w:fill="D9D9D9" w:themeFill="background1" w:themeFillShade="D9"/>
            <w:vAlign w:val="bottom"/>
          </w:tcPr>
          <w:p w14:paraId="6B2C88CB" w14:textId="70A660F6" w:rsidR="00C53336" w:rsidRPr="00D535DD" w:rsidRDefault="00C53336" w:rsidP="00D73986">
            <w:r>
              <w:t>Stakeholder Benefit</w:t>
            </w:r>
          </w:p>
        </w:tc>
      </w:tr>
      <w:tr w:rsidR="00C53336" w14:paraId="35CD9812" w14:textId="77777777" w:rsidTr="0023674B">
        <w:trPr>
          <w:cantSplit/>
        </w:trPr>
        <w:tc>
          <w:tcPr>
            <w:tcW w:w="2466" w:type="pct"/>
          </w:tcPr>
          <w:p w14:paraId="1C32EB13" w14:textId="010CDF48" w:rsidR="00C53336" w:rsidRDefault="002D47D7" w:rsidP="00D73986">
            <w:ins w:id="781" w:author="Nathan" w:date="2020-09-22T18:59:00Z">
              <w:r>
                <w:t xml:space="preserve">Functionality, the system will </w:t>
              </w:r>
            </w:ins>
            <w:ins w:id="782" w:author="Nathan" w:date="2020-09-22T19:00:00Z">
              <w:r>
                <w:t>provide an easy to use flight booking system that attracts traveling customers.</w:t>
              </w:r>
            </w:ins>
          </w:p>
        </w:tc>
        <w:tc>
          <w:tcPr>
            <w:tcW w:w="2534" w:type="pct"/>
          </w:tcPr>
          <w:p w14:paraId="511BA8FE" w14:textId="688A16A8" w:rsidR="00C53336" w:rsidRDefault="00EC45C4" w:rsidP="00D73986">
            <w:pPr>
              <w:rPr>
                <w:ins w:id="783" w:author="Nathan" w:date="2020-09-22T19:01:00Z"/>
              </w:rPr>
            </w:pPr>
            <w:ins w:id="784" w:author="Nathan" w:date="2020-09-22T19:09:00Z">
              <w:r>
                <w:t>-</w:t>
              </w:r>
            </w:ins>
            <w:ins w:id="785" w:author="Nathan" w:date="2020-09-22T19:00:00Z">
              <w:r w:rsidR="002D47D7">
                <w:t>Airline ticket sells</w:t>
              </w:r>
            </w:ins>
            <w:ins w:id="786" w:author="Nathan" w:date="2020-09-22T19:01:00Z">
              <w:r w:rsidR="002D47D7">
                <w:t xml:space="preserve"> revenue increases</w:t>
              </w:r>
            </w:ins>
          </w:p>
          <w:p w14:paraId="78F48629" w14:textId="77777777" w:rsidR="002D47D7" w:rsidRDefault="002D47D7" w:rsidP="00D73986">
            <w:pPr>
              <w:rPr>
                <w:ins w:id="787" w:author="Nathan" w:date="2020-09-22T19:01:00Z"/>
              </w:rPr>
            </w:pPr>
            <w:ins w:id="788" w:author="Nathan" w:date="2020-09-22T19:01:00Z">
              <w:r>
                <w:t>-Project team gains commission</w:t>
              </w:r>
            </w:ins>
          </w:p>
          <w:p w14:paraId="6870E78E" w14:textId="63D84A1D" w:rsidR="002D47D7" w:rsidRDefault="002D47D7" w:rsidP="00D73986">
            <w:ins w:id="789" w:author="Nathan" w:date="2020-09-22T19:01:00Z">
              <w:r>
                <w:t>-Customers are satisfied with quick service</w:t>
              </w:r>
            </w:ins>
          </w:p>
        </w:tc>
      </w:tr>
      <w:tr w:rsidR="002D47D7" w14:paraId="2EC6A4A6" w14:textId="77777777" w:rsidTr="0023674B">
        <w:trPr>
          <w:cantSplit/>
          <w:ins w:id="790" w:author="Nathan" w:date="2020-09-22T19:01:00Z"/>
        </w:trPr>
        <w:tc>
          <w:tcPr>
            <w:tcW w:w="2466" w:type="pct"/>
          </w:tcPr>
          <w:p w14:paraId="000215CF" w14:textId="577AB756" w:rsidR="002D47D7" w:rsidRDefault="002D47D7" w:rsidP="00D73986">
            <w:pPr>
              <w:rPr>
                <w:ins w:id="791" w:author="Nathan" w:date="2020-09-22T19:01:00Z"/>
              </w:rPr>
            </w:pPr>
            <w:ins w:id="792" w:author="Nathan" w:date="2020-09-22T19:01:00Z">
              <w:r>
                <w:t>Functionality, the system will be able to have hotel advertisements</w:t>
              </w:r>
            </w:ins>
            <w:ins w:id="793" w:author="Nathan" w:date="2020-09-22T19:02:00Z">
              <w:r>
                <w:t xml:space="preserve"> implemented.</w:t>
              </w:r>
            </w:ins>
          </w:p>
        </w:tc>
        <w:tc>
          <w:tcPr>
            <w:tcW w:w="2534" w:type="pct"/>
          </w:tcPr>
          <w:p w14:paraId="403E0C22" w14:textId="77777777" w:rsidR="002D47D7" w:rsidRDefault="002D47D7" w:rsidP="00D73986">
            <w:pPr>
              <w:rPr>
                <w:ins w:id="794" w:author="Nathan" w:date="2020-09-22T19:02:00Z"/>
              </w:rPr>
            </w:pPr>
            <w:ins w:id="795" w:author="Nathan" w:date="2020-09-22T19:02:00Z">
              <w:r>
                <w:t>-Hotel promoters gain customer interests and an increase in hotel reservations</w:t>
              </w:r>
            </w:ins>
          </w:p>
          <w:p w14:paraId="502121B4" w14:textId="77777777" w:rsidR="002D47D7" w:rsidRDefault="002D47D7" w:rsidP="00D73986">
            <w:pPr>
              <w:rPr>
                <w:ins w:id="796" w:author="Nathan" w:date="2020-09-22T19:02:00Z"/>
              </w:rPr>
            </w:pPr>
            <w:ins w:id="797" w:author="Nathan" w:date="2020-09-22T19:02:00Z">
              <w:r>
                <w:t>-Project team gains commission</w:t>
              </w:r>
            </w:ins>
          </w:p>
          <w:p w14:paraId="6B0B624A" w14:textId="2E550DD1" w:rsidR="002D47D7" w:rsidRDefault="002D47D7" w:rsidP="00D73986">
            <w:pPr>
              <w:rPr>
                <w:ins w:id="798" w:author="Nathan" w:date="2020-09-22T19:01:00Z"/>
              </w:rPr>
            </w:pPr>
            <w:ins w:id="799" w:author="Nathan" w:date="2020-09-22T19:02:00Z">
              <w:r>
                <w:t xml:space="preserve">-Customers </w:t>
              </w:r>
            </w:ins>
            <w:ins w:id="800" w:author="Nathan" w:date="2020-09-22T19:03:00Z">
              <w:r>
                <w:t>can take advertisement into consideration for travel</w:t>
              </w:r>
            </w:ins>
          </w:p>
        </w:tc>
      </w:tr>
      <w:tr w:rsidR="00EC45C4" w14:paraId="364FE094" w14:textId="77777777" w:rsidTr="0023674B">
        <w:trPr>
          <w:cantSplit/>
          <w:ins w:id="801" w:author="Nathan" w:date="2020-09-22T19:08:00Z"/>
        </w:trPr>
        <w:tc>
          <w:tcPr>
            <w:tcW w:w="2466" w:type="pct"/>
          </w:tcPr>
          <w:p w14:paraId="641F694D" w14:textId="6F05D56A" w:rsidR="00EC45C4" w:rsidRDefault="00EC45C4" w:rsidP="00D73986">
            <w:pPr>
              <w:rPr>
                <w:ins w:id="802" w:author="Nathan" w:date="2020-09-22T19:08:00Z"/>
              </w:rPr>
            </w:pPr>
            <w:ins w:id="803" w:author="Nathan" w:date="2020-09-22T19:08:00Z">
              <w:r>
                <w:t>Real time transaction with 3</w:t>
              </w:r>
              <w:r w:rsidRPr="00EC45C4">
                <w:rPr>
                  <w:vertAlign w:val="superscript"/>
                  <w:rPrChange w:id="804" w:author="Nathan" w:date="2020-09-22T19:08:00Z">
                    <w:rPr/>
                  </w:rPrChange>
                </w:rPr>
                <w:t>rd</w:t>
              </w:r>
              <w:r>
                <w:t xml:space="preserve"> party banking systems</w:t>
              </w:r>
            </w:ins>
          </w:p>
        </w:tc>
        <w:tc>
          <w:tcPr>
            <w:tcW w:w="2534" w:type="pct"/>
          </w:tcPr>
          <w:p w14:paraId="4A5727EE" w14:textId="77777777" w:rsidR="00EC45C4" w:rsidRDefault="00EC45C4" w:rsidP="00D73986">
            <w:pPr>
              <w:rPr>
                <w:ins w:id="805" w:author="Nathan" w:date="2020-09-22T19:12:00Z"/>
              </w:rPr>
            </w:pPr>
            <w:ins w:id="806" w:author="Nathan" w:date="2020-09-22T19:09:00Z">
              <w:r>
                <w:t>-Accurate sales and commission recording</w:t>
              </w:r>
            </w:ins>
          </w:p>
          <w:p w14:paraId="24178B83" w14:textId="23358B74" w:rsidR="0099141E" w:rsidRDefault="0099141E" w:rsidP="00D73986">
            <w:pPr>
              <w:rPr>
                <w:ins w:id="807" w:author="Nathan" w:date="2020-09-22T19:08:00Z"/>
              </w:rPr>
            </w:pPr>
            <w:ins w:id="808" w:author="Nathan" w:date="2020-09-22T19:12:00Z">
              <w:r>
                <w:t xml:space="preserve">-Customers are </w:t>
              </w:r>
            </w:ins>
            <w:ins w:id="809" w:author="Nathan" w:date="2020-09-22T19:13:00Z">
              <w:r>
                <w:t>provided receipts</w:t>
              </w:r>
            </w:ins>
          </w:p>
        </w:tc>
      </w:tr>
      <w:tr w:rsidR="000F65A0" w14:paraId="2EDBAE1F" w14:textId="77777777" w:rsidTr="0023674B">
        <w:trPr>
          <w:cantSplit/>
          <w:ins w:id="810" w:author="Nathan" w:date="2020-09-23T13:39:00Z"/>
        </w:trPr>
        <w:tc>
          <w:tcPr>
            <w:tcW w:w="2466" w:type="pct"/>
          </w:tcPr>
          <w:p w14:paraId="0C320EC3" w14:textId="027A057B" w:rsidR="000F65A0" w:rsidRDefault="000F65A0" w:rsidP="00D73986">
            <w:pPr>
              <w:rPr>
                <w:ins w:id="811" w:author="Nathan" w:date="2020-09-23T13:39:00Z"/>
              </w:rPr>
            </w:pPr>
            <w:ins w:id="812" w:author="Nathan" w:date="2020-09-23T13:39:00Z">
              <w:r>
                <w:t xml:space="preserve">Cross platform, the system will </w:t>
              </w:r>
            </w:ins>
            <w:ins w:id="813" w:author="Nathan" w:date="2020-09-23T13:40:00Z">
              <w:r>
                <w:t xml:space="preserve">be compatible with several types of </w:t>
              </w:r>
            </w:ins>
            <w:ins w:id="814" w:author="Nathan" w:date="2020-09-26T17:20:00Z">
              <w:r w:rsidR="00D74D48">
                <w:t>operating systems</w:t>
              </w:r>
            </w:ins>
          </w:p>
        </w:tc>
        <w:tc>
          <w:tcPr>
            <w:tcW w:w="2534" w:type="pct"/>
          </w:tcPr>
          <w:p w14:paraId="776D156B" w14:textId="1468A7F1" w:rsidR="000F65A0" w:rsidRDefault="000F65A0" w:rsidP="00D73986">
            <w:pPr>
              <w:rPr>
                <w:ins w:id="815" w:author="Nathan" w:date="2020-09-23T13:39:00Z"/>
              </w:rPr>
            </w:pPr>
            <w:ins w:id="816" w:author="Nathan" w:date="2020-09-23T13:40:00Z">
              <w:r>
                <w:t>-Customers have more access to use the system</w:t>
              </w:r>
            </w:ins>
          </w:p>
        </w:tc>
      </w:tr>
    </w:tbl>
    <w:p w14:paraId="2A355EA9" w14:textId="77777777" w:rsidR="00DA480A" w:rsidRPr="00DA480A" w:rsidRDefault="00DA480A" w:rsidP="00D73986"/>
    <w:p w14:paraId="16D7CDA2" w14:textId="07029E9F" w:rsidR="00BC529A" w:rsidRDefault="00BC529A" w:rsidP="00CC17B0">
      <w:pPr>
        <w:pStyle w:val="Heading1"/>
        <w:rPr>
          <w:ins w:id="817" w:author="Nathan" w:date="2020-09-22T19:04:00Z"/>
        </w:rPr>
      </w:pPr>
      <w:bookmarkStart w:id="818" w:name="_Toc55811750"/>
      <w:r>
        <w:t xml:space="preserve">Summary of System </w:t>
      </w:r>
      <w:r w:rsidR="000E790D">
        <w:t>Features</w:t>
      </w:r>
      <w:bookmarkEnd w:id="818"/>
    </w:p>
    <w:p w14:paraId="0A8BEB98" w14:textId="2661125C" w:rsidR="00EC45C4" w:rsidRDefault="00EC45C4" w:rsidP="00EC45C4">
      <w:pPr>
        <w:pStyle w:val="NormalL1"/>
        <w:numPr>
          <w:ilvl w:val="0"/>
          <w:numId w:val="9"/>
        </w:numPr>
        <w:rPr>
          <w:ins w:id="819" w:author="Nathan" w:date="2020-09-22T19:05:00Z"/>
        </w:rPr>
      </w:pPr>
      <w:ins w:id="820" w:author="Nathan" w:date="2020-09-22T19:04:00Z">
        <w:r>
          <w:t xml:space="preserve">Customer can create an account to track </w:t>
        </w:r>
      </w:ins>
      <w:ins w:id="821" w:author="Nathan" w:date="2020-09-22T19:10:00Z">
        <w:r w:rsidR="00137A0F">
          <w:t>purchases</w:t>
        </w:r>
      </w:ins>
    </w:p>
    <w:p w14:paraId="114EDB72" w14:textId="68618776" w:rsidR="00EC45C4" w:rsidRDefault="00EC45C4" w:rsidP="00EC45C4">
      <w:pPr>
        <w:pStyle w:val="NormalL1"/>
        <w:numPr>
          <w:ilvl w:val="0"/>
          <w:numId w:val="9"/>
        </w:numPr>
        <w:rPr>
          <w:ins w:id="822" w:author="Nathan" w:date="2020-09-22T19:05:00Z"/>
        </w:rPr>
      </w:pPr>
      <w:ins w:id="823" w:author="Nathan" w:date="2020-09-22T19:05:00Z">
        <w:r>
          <w:t>Customer can search, purchase, and cancel reservations</w:t>
        </w:r>
      </w:ins>
    </w:p>
    <w:p w14:paraId="00969895" w14:textId="1BEA8533" w:rsidR="00EC45C4" w:rsidRDefault="00EC45C4" w:rsidP="00EC45C4">
      <w:pPr>
        <w:pStyle w:val="NormalL1"/>
        <w:numPr>
          <w:ilvl w:val="0"/>
          <w:numId w:val="9"/>
        </w:numPr>
        <w:rPr>
          <w:ins w:id="824" w:author="Nathan" w:date="2020-09-22T19:05:00Z"/>
        </w:rPr>
      </w:pPr>
      <w:ins w:id="825" w:author="Nathan" w:date="2020-09-22T19:05:00Z">
        <w:r>
          <w:t>Ticket agents can scan tickets into the system for boarding</w:t>
        </w:r>
      </w:ins>
    </w:p>
    <w:p w14:paraId="0F04BE49" w14:textId="3FADE20A" w:rsidR="00EC45C4" w:rsidRDefault="00EC45C4" w:rsidP="00EC45C4">
      <w:pPr>
        <w:pStyle w:val="NormalL1"/>
        <w:numPr>
          <w:ilvl w:val="0"/>
          <w:numId w:val="9"/>
        </w:numPr>
        <w:rPr>
          <w:ins w:id="826" w:author="Nathan" w:date="2020-09-22T19:06:00Z"/>
        </w:rPr>
      </w:pPr>
      <w:ins w:id="827" w:author="Nathan" w:date="2020-09-22T19:05:00Z">
        <w:r>
          <w:t xml:space="preserve">System automatically updates flight </w:t>
        </w:r>
      </w:ins>
      <w:ins w:id="828" w:author="Nathan" w:date="2020-09-22T19:06:00Z">
        <w:r>
          <w:t xml:space="preserve">log and </w:t>
        </w:r>
      </w:ins>
      <w:ins w:id="829" w:author="Nathan" w:date="2020-09-22T19:13:00Z">
        <w:r w:rsidR="00E2617F">
          <w:t>captures</w:t>
        </w:r>
      </w:ins>
      <w:ins w:id="830" w:author="Nathan" w:date="2020-09-22T19:06:00Z">
        <w:r>
          <w:t xml:space="preserve"> sales</w:t>
        </w:r>
      </w:ins>
    </w:p>
    <w:p w14:paraId="710DD706" w14:textId="30C92C3D" w:rsidR="00EC45C4" w:rsidRDefault="00EC45C4" w:rsidP="00EC45C4">
      <w:pPr>
        <w:pStyle w:val="NormalL1"/>
        <w:numPr>
          <w:ilvl w:val="0"/>
          <w:numId w:val="9"/>
        </w:numPr>
        <w:rPr>
          <w:ins w:id="831" w:author="Nathan" w:date="2020-09-22T19:14:00Z"/>
        </w:rPr>
      </w:pPr>
      <w:ins w:id="832" w:author="Nathan" w:date="2020-09-22T19:06:00Z">
        <w:r>
          <w:t>System can implement hotel advertisements</w:t>
        </w:r>
      </w:ins>
    </w:p>
    <w:p w14:paraId="30B2EBEA" w14:textId="2DDD3716" w:rsidR="00222299" w:rsidRPr="000F65A0" w:rsidRDefault="00222299">
      <w:pPr>
        <w:pStyle w:val="NormalL1"/>
        <w:numPr>
          <w:ilvl w:val="0"/>
          <w:numId w:val="9"/>
        </w:numPr>
        <w:pPrChange w:id="833" w:author="Nathan" w:date="2020-09-22T19:06:00Z">
          <w:pPr>
            <w:pStyle w:val="Heading1"/>
          </w:pPr>
        </w:pPrChange>
      </w:pPr>
      <w:ins w:id="834" w:author="Nathan" w:date="2020-09-22T19:14:00Z">
        <w:r>
          <w:t xml:space="preserve">IT managers can </w:t>
        </w:r>
      </w:ins>
      <w:ins w:id="835" w:author="Nathan" w:date="2020-09-22T19:24:00Z">
        <w:r w:rsidR="003A67EE">
          <w:t>update flight information, manage sales, and request password changes from users</w:t>
        </w:r>
      </w:ins>
    </w:p>
    <w:p w14:paraId="5AF0107A" w14:textId="57217A51" w:rsidR="00BC529A" w:rsidRDefault="00BC529A" w:rsidP="00CC17B0">
      <w:pPr>
        <w:pStyle w:val="Heading1"/>
      </w:pPr>
      <w:bookmarkStart w:id="836" w:name="_Toc55811751"/>
      <w:r>
        <w:t>Investment Summary</w:t>
      </w:r>
      <w:bookmarkEnd w:id="836"/>
    </w:p>
    <w:p w14:paraId="79240EA4" w14:textId="59C8B70F" w:rsidR="00BC529A" w:rsidRDefault="00BC529A" w:rsidP="00BF31CF">
      <w:pPr>
        <w:pStyle w:val="Heading2"/>
        <w:rPr>
          <w:ins w:id="837" w:author="Nathan" w:date="2020-09-23T19:38:00Z"/>
        </w:rPr>
      </w:pPr>
      <w:bookmarkStart w:id="838" w:name="_Toc55811752"/>
      <w:r>
        <w:t>Cost Summary</w:t>
      </w:r>
      <w:bookmarkEnd w:id="838"/>
    </w:p>
    <w:p w14:paraId="042399B0" w14:textId="1ACC0753" w:rsidR="008E5B7D" w:rsidRPr="00D506FE" w:rsidRDefault="008E5B7D">
      <w:pPr>
        <w:pStyle w:val="NormalL2"/>
        <w:pPrChange w:id="839" w:author="Nathan" w:date="2020-09-23T19:38:00Z">
          <w:pPr>
            <w:pStyle w:val="Heading2"/>
          </w:pPr>
        </w:pPrChange>
      </w:pPr>
      <w:ins w:id="840" w:author="Nathan" w:date="2020-09-23T19:39:00Z">
        <w:r>
          <w:t xml:space="preserve">The system will be created </w:t>
        </w:r>
      </w:ins>
      <w:ins w:id="841" w:author="Marcos, Nathan" w:date="2020-11-09T09:56:00Z">
        <w:r w:rsidR="00BD457B">
          <w:t>by a team of software engineers who will be paid $100/hour</w:t>
        </w:r>
      </w:ins>
      <w:ins w:id="842" w:author="Nathan" w:date="2020-09-23T19:39:00Z">
        <w:del w:id="843" w:author="Marcos, Nathan" w:date="2020-11-09T09:56:00Z">
          <w:r w:rsidDel="00BD457B">
            <w:delText>out of pure interest from students</w:delText>
          </w:r>
        </w:del>
        <w:r>
          <w:t>, therefore the cost for developing the system will be</w:t>
        </w:r>
      </w:ins>
      <w:ins w:id="844" w:author="Marcos, Nathan" w:date="2020-11-09T09:56:00Z">
        <w:r w:rsidR="00BD457B">
          <w:t xml:space="preserve"> approximately $</w:t>
        </w:r>
      </w:ins>
      <w:ins w:id="845" w:author="Marcos, Nathan" w:date="2020-11-09T09:57:00Z">
        <w:r w:rsidR="00BD457B">
          <w:t>585</w:t>
        </w:r>
      </w:ins>
      <w:ins w:id="846" w:author="Marcos, Nathan" w:date="2020-11-09T09:56:00Z">
        <w:r w:rsidR="00BD457B">
          <w:t>,000</w:t>
        </w:r>
      </w:ins>
      <w:ins w:id="847" w:author="Nathan" w:date="2020-09-23T19:39:00Z">
        <w:del w:id="848" w:author="Marcos, Nathan" w:date="2020-11-09T09:56:00Z">
          <w:r w:rsidDel="00BD457B">
            <w:delText xml:space="preserve"> $0</w:delText>
          </w:r>
        </w:del>
      </w:ins>
      <w:ins w:id="849" w:author="Nathan" w:date="2020-09-26T13:17:00Z">
        <w:r w:rsidR="00262426">
          <w:t xml:space="preserve"> when </w:t>
        </w:r>
      </w:ins>
      <w:ins w:id="850" w:author="Marcos, Nathan" w:date="2020-11-09T09:57:00Z">
        <w:r w:rsidR="00BD457B">
          <w:t>paying the engineers for 1 year assuming they work 40 hour weeks</w:t>
        </w:r>
      </w:ins>
      <w:ins w:id="851" w:author="Nathan" w:date="2020-09-26T13:17:00Z">
        <w:del w:id="852" w:author="Marcos, Nathan" w:date="2020-11-09T09:57:00Z">
          <w:r w:rsidR="00262426" w:rsidDel="00BD457B">
            <w:delText>it co</w:delText>
          </w:r>
        </w:del>
        <w:del w:id="853" w:author="Marcos, Nathan" w:date="2020-11-09T09:56:00Z">
          <w:r w:rsidR="00262426" w:rsidDel="00BD457B">
            <w:delText>mes to pay per hour</w:delText>
          </w:r>
        </w:del>
      </w:ins>
      <w:ins w:id="854" w:author="Nathan" w:date="2020-09-23T19:39:00Z">
        <w:r>
          <w:t>.</w:t>
        </w:r>
      </w:ins>
      <w:ins w:id="855" w:author="Nathan" w:date="2020-09-26T13:17:00Z">
        <w:r w:rsidR="00262426">
          <w:t xml:space="preserve"> The system must be developed and test on computer</w:t>
        </w:r>
      </w:ins>
      <w:ins w:id="856" w:author="Marcos, Nathan" w:date="2020-11-09T09:57:00Z">
        <w:r w:rsidR="00BD457B">
          <w:t>s</w:t>
        </w:r>
      </w:ins>
      <w:ins w:id="857" w:author="Nathan" w:date="2020-09-26T13:17:00Z">
        <w:r w:rsidR="00262426">
          <w:t xml:space="preserve"> which may cost around $</w:t>
        </w:r>
      </w:ins>
      <w:ins w:id="858" w:author="Marcos, Nathan" w:date="2020-11-09T09:58:00Z">
        <w:r w:rsidR="00BD457B">
          <w:t>5</w:t>
        </w:r>
      </w:ins>
      <w:ins w:id="859" w:author="Nathan" w:date="2020-09-26T13:17:00Z">
        <w:del w:id="860" w:author="Marcos, Nathan" w:date="2020-11-09T09:58:00Z">
          <w:r w:rsidR="00262426" w:rsidDel="00BD457B">
            <w:delText>5</w:delText>
          </w:r>
        </w:del>
        <w:r w:rsidR="00262426">
          <w:t>,000</w:t>
        </w:r>
      </w:ins>
      <w:ins w:id="861" w:author="Marcos, Nathan" w:date="2020-11-09T09:58:00Z">
        <w:r w:rsidR="00BD457B">
          <w:t xml:space="preserve"> to $10,000</w:t>
        </w:r>
      </w:ins>
      <w:ins w:id="862" w:author="Nathan" w:date="2020-09-26T13:17:00Z">
        <w:r w:rsidR="00262426">
          <w:t>.</w:t>
        </w:r>
      </w:ins>
      <w:ins w:id="863" w:author="Marcos, Nathan" w:date="2020-11-09T09:58:00Z">
        <w:r w:rsidR="00625D6C">
          <w:t xml:space="preserve"> Advertisements are estimated to cost $1,000,000 to create billboards and televised ads across the Uni</w:t>
        </w:r>
      </w:ins>
      <w:ins w:id="864" w:author="Marcos, Nathan" w:date="2020-11-09T09:59:00Z">
        <w:r w:rsidR="00625D6C">
          <w:t>ted States and an additional $3,000,000 to do it globally. Additional management employees will cost approxim</w:t>
        </w:r>
      </w:ins>
      <w:ins w:id="865" w:author="Marcos, Nathan" w:date="2020-11-09T10:00:00Z">
        <w:r w:rsidR="00625D6C">
          <w:t xml:space="preserve">ately $700,000 and in the case of a legal conflict there must be at least $1,000,000 reserved. The cost to </w:t>
        </w:r>
      </w:ins>
      <w:ins w:id="866" w:author="Marcos, Nathan" w:date="2020-11-09T10:01:00Z">
        <w:r w:rsidR="00FE4933">
          <w:t>put our system on a phone application store</w:t>
        </w:r>
      </w:ins>
      <w:ins w:id="867" w:author="Marcos, Nathan" w:date="2020-11-09T10:02:00Z">
        <w:r w:rsidR="00FE4933">
          <w:t xml:space="preserve"> may be fre</w:t>
        </w:r>
      </w:ins>
      <w:ins w:id="868" w:author="Marcos, Nathan" w:date="2020-11-09T10:03:00Z">
        <w:r w:rsidR="00FE4933">
          <w:t>e to $10</w:t>
        </w:r>
      </w:ins>
      <w:ins w:id="869" w:author="Marcos, Nathan" w:date="2020-11-09T10:01:00Z">
        <w:r w:rsidR="00FE4933">
          <w:t xml:space="preserve">, </w:t>
        </w:r>
      </w:ins>
      <w:ins w:id="870" w:author="Marcos, Nathan" w:date="2020-11-09T10:03:00Z">
        <w:r w:rsidR="00FE4933">
          <w:t xml:space="preserve">$500 on a </w:t>
        </w:r>
      </w:ins>
      <w:ins w:id="871" w:author="Marcos, Nathan" w:date="2020-11-09T10:01:00Z">
        <w:r w:rsidR="00FE4933">
          <w:t>website</w:t>
        </w:r>
      </w:ins>
      <w:ins w:id="872" w:author="Marcos, Nathan" w:date="2020-11-09T10:03:00Z">
        <w:r w:rsidR="00FE4933">
          <w:t xml:space="preserve"> to maintain the domain</w:t>
        </w:r>
      </w:ins>
      <w:ins w:id="873" w:author="Marcos, Nathan" w:date="2020-11-09T10:01:00Z">
        <w:r w:rsidR="00FE4933">
          <w:t xml:space="preserve">, or </w:t>
        </w:r>
      </w:ins>
      <w:ins w:id="874" w:author="Marcos, Nathan" w:date="2020-11-09T10:03:00Z">
        <w:r w:rsidR="00FE4933">
          <w:t xml:space="preserve">around $100,000 to be </w:t>
        </w:r>
      </w:ins>
      <w:ins w:id="875" w:author="Marcos, Nathan" w:date="2020-11-09T10:01:00Z">
        <w:r w:rsidR="00FE4933">
          <w:t>installed into a machine</w:t>
        </w:r>
      </w:ins>
      <w:ins w:id="876" w:author="Marcos, Nathan" w:date="2020-11-09T10:03:00Z">
        <w:r w:rsidR="00FE4933">
          <w:t xml:space="preserve"> to pay for techni</w:t>
        </w:r>
      </w:ins>
      <w:ins w:id="877" w:author="Marcos, Nathan" w:date="2020-11-09T10:04:00Z">
        <w:r w:rsidR="00FE4933">
          <w:t>cians and equipment.</w:t>
        </w:r>
      </w:ins>
    </w:p>
    <w:p w14:paraId="49E9C0DA" w14:textId="7201B9D7" w:rsidR="00BC529A" w:rsidRDefault="00BC529A" w:rsidP="00BF31CF">
      <w:pPr>
        <w:pStyle w:val="Heading2"/>
        <w:rPr>
          <w:ins w:id="878" w:author="Nathan" w:date="2020-09-23T19:46:00Z"/>
        </w:rPr>
      </w:pPr>
      <w:bookmarkStart w:id="879" w:name="_Toc55811753"/>
      <w:r>
        <w:t>Pricing Summary</w:t>
      </w:r>
      <w:bookmarkEnd w:id="879"/>
    </w:p>
    <w:p w14:paraId="47437267" w14:textId="30A453F8" w:rsidR="00BD641A" w:rsidRPr="00D506FE" w:rsidRDefault="00BD641A">
      <w:pPr>
        <w:pStyle w:val="NormalL2"/>
        <w:pPrChange w:id="880" w:author="Nathan" w:date="2020-09-23T19:46:00Z">
          <w:pPr>
            <w:pStyle w:val="Heading2"/>
          </w:pPr>
        </w:pPrChange>
      </w:pPr>
      <w:ins w:id="881" w:author="Nathan" w:date="2020-09-23T19:46:00Z">
        <w:r>
          <w:t xml:space="preserve">The system </w:t>
        </w:r>
      </w:ins>
      <w:ins w:id="882" w:author="Nathan" w:date="2020-09-23T19:47:00Z">
        <w:r>
          <w:t>generates revenue for the project team by taking 5% commission from ticket sales</w:t>
        </w:r>
      </w:ins>
      <w:ins w:id="883" w:author="Nathan" w:date="2020-09-23T19:48:00Z">
        <w:r w:rsidR="00FB24DA">
          <w:t xml:space="preserve">. Hotel promoters can arrange to promote </w:t>
        </w:r>
      </w:ins>
      <w:ins w:id="884" w:author="Nathan" w:date="2020-09-23T19:49:00Z">
        <w:r w:rsidR="00FB24DA">
          <w:t>a hotel and paying an agreed amount of money per advertisement click.</w:t>
        </w:r>
      </w:ins>
      <w:ins w:id="885" w:author="Marcos, Nathan" w:date="2020-11-09T10:04:00Z">
        <w:r w:rsidR="00FE4933">
          <w:t xml:space="preserve"> Based on constant traveling around the world, we expect to make $15,000,000 from commission. Advertisements can come from hotels around the world which can generate $</w:t>
        </w:r>
      </w:ins>
      <w:ins w:id="886" w:author="Marcos, Nathan" w:date="2020-11-09T10:05:00Z">
        <w:r w:rsidR="00FE4933">
          <w:t>5,000,000 from sales.</w:t>
        </w:r>
      </w:ins>
    </w:p>
    <w:p w14:paraId="0764A9FB" w14:textId="13590AB9" w:rsidR="00BC529A" w:rsidRDefault="00BC529A" w:rsidP="00BF31CF">
      <w:pPr>
        <w:pStyle w:val="Heading2"/>
      </w:pPr>
      <w:bookmarkStart w:id="887" w:name="_Toc55811754"/>
      <w:r>
        <w:t>Schedule Summary</w:t>
      </w:r>
      <w:bookmarkEnd w:id="887"/>
    </w:p>
    <w:p w14:paraId="59FD101B" w14:textId="5F221C34" w:rsidR="00D579ED" w:rsidRDefault="006301CA" w:rsidP="00D579ED">
      <w:pPr>
        <w:pStyle w:val="NormalL2"/>
      </w:pPr>
      <w:ins w:id="888" w:author="Nathan" w:date="2020-09-23T19:50:00Z">
        <w:r>
          <w:t>The Inception Phase will</w:t>
        </w:r>
      </w:ins>
      <w:ins w:id="889" w:author="Nathan" w:date="2020-09-23T19:51:00Z">
        <w:r>
          <w:t xml:space="preserve"> last 3 weeks to determine the core requirements of the system.</w:t>
        </w:r>
      </w:ins>
      <w:ins w:id="890" w:author="Nathan" w:date="2020-09-23T19:52:00Z">
        <w:r>
          <w:t xml:space="preserve"> </w:t>
        </w:r>
      </w:ins>
      <w:ins w:id="891" w:author="Nathan" w:date="2020-09-23T19:55:00Z">
        <w:r>
          <w:t xml:space="preserve">There will be two </w:t>
        </w:r>
      </w:ins>
      <w:ins w:id="892" w:author="Nathan" w:date="2020-09-26T13:04:00Z">
        <w:r w:rsidR="00D506FE">
          <w:t>Elab</w:t>
        </w:r>
      </w:ins>
      <w:ins w:id="893" w:author="Nathan" w:date="2020-09-26T13:05:00Z">
        <w:r w:rsidR="00D506FE">
          <w:t xml:space="preserve">oration Phase </w:t>
        </w:r>
      </w:ins>
      <w:ins w:id="894" w:author="Nathan" w:date="2020-09-23T19:55:00Z">
        <w:r>
          <w:t>iterations followed</w:t>
        </w:r>
      </w:ins>
      <w:ins w:id="895" w:author="Nathan" w:date="2020-09-26T13:05:00Z">
        <w:r w:rsidR="00D506FE">
          <w:t>, where the project team will implement the core features.</w:t>
        </w:r>
      </w:ins>
      <w:ins w:id="896" w:author="Marcos, Nathan" w:date="2020-11-09T10:05:00Z">
        <w:r w:rsidR="00147B14">
          <w:t xml:space="preserve"> Iterations will continue in </w:t>
        </w:r>
      </w:ins>
      <w:ins w:id="897" w:author="Marcos, Nathan" w:date="2020-11-09T10:06:00Z">
        <w:r w:rsidR="00147B14">
          <w:t>3-week</w:t>
        </w:r>
      </w:ins>
      <w:ins w:id="898" w:author="Marcos, Nathan" w:date="2020-11-09T10:05:00Z">
        <w:r w:rsidR="00147B14">
          <w:t xml:space="preserve"> intervals until </w:t>
        </w:r>
      </w:ins>
      <w:ins w:id="899" w:author="Marcos, Nathan" w:date="2020-11-09T10:06:00Z">
        <w:r w:rsidR="00147B14">
          <w:t>March 2021. Following will be the Construction Phase</w:t>
        </w:r>
      </w:ins>
      <w:ins w:id="900" w:author="Marcos, Nathan" w:date="2020-11-09T10:07:00Z">
        <w:r w:rsidR="00147B14">
          <w:t xml:space="preserve"> with similar intervals until December 2021. The Transition Phase will follow</w:t>
        </w:r>
      </w:ins>
      <w:ins w:id="901" w:author="Marcos, Nathan" w:date="2020-11-09T10:08:00Z">
        <w:r w:rsidR="00147B14">
          <w:t xml:space="preserve"> with beta tests for about 2 weeks. The final deployment will happen</w:t>
        </w:r>
      </w:ins>
      <w:ins w:id="902" w:author="Marcos, Nathan" w:date="2020-11-09T10:09:00Z">
        <w:r w:rsidR="00147B14">
          <w:t xml:space="preserve"> a week after the beta tests are complete to smooth everything out.</w:t>
        </w:r>
      </w:ins>
      <w:del w:id="903" w:author="Nathan" w:date="2020-09-23T19:50:00Z">
        <w:r w:rsidR="00D579ED" w:rsidDel="006301CA">
          <w:delText>…</w:delText>
        </w:r>
      </w:del>
    </w:p>
    <w:p w14:paraId="470F74BB" w14:textId="7E00D7B0" w:rsidR="00D579ED" w:rsidRDefault="00D579ED" w:rsidP="00D579ED">
      <w:pPr>
        <w:pStyle w:val="Heading3"/>
      </w:pPr>
      <w:bookmarkStart w:id="904" w:name="_Toc55811755"/>
      <w:r>
        <w:lastRenderedPageBreak/>
        <w:t>Iteration Plan</w:t>
      </w:r>
      <w:bookmarkEnd w:id="904"/>
    </w:p>
    <w:p w14:paraId="1B24F1A5" w14:textId="67624AED" w:rsidR="00D579ED" w:rsidDel="006301CA" w:rsidRDefault="00D579ED" w:rsidP="00D579ED">
      <w:pPr>
        <w:spacing w:after="0"/>
        <w:rPr>
          <w:del w:id="905" w:author="Nathan" w:date="2020-09-23T19:55:00Z"/>
          <w:highlight w:val="yellow"/>
        </w:rPr>
      </w:pPr>
      <w:del w:id="906" w:author="Nathan" w:date="2020-09-23T19:55:00Z">
        <w:r w:rsidRPr="00AA538F" w:rsidDel="006301CA">
          <w:rPr>
            <w:highlight w:val="yellow"/>
          </w:rPr>
          <w:delText xml:space="preserve">NOTE TO STUDENTS:  </w:delText>
        </w:r>
      </w:del>
    </w:p>
    <w:p w14:paraId="7356F625" w14:textId="1773E0CB" w:rsidR="00D579ED" w:rsidRPr="00866B44" w:rsidDel="006301CA" w:rsidRDefault="00D579ED" w:rsidP="00D579ED">
      <w:pPr>
        <w:pStyle w:val="ListParagraph"/>
        <w:numPr>
          <w:ilvl w:val="0"/>
          <w:numId w:val="8"/>
        </w:numPr>
        <w:rPr>
          <w:del w:id="907" w:author="Nathan" w:date="2020-09-23T19:55:00Z"/>
        </w:rPr>
      </w:pPr>
      <w:del w:id="908" w:author="Nathan" w:date="2020-09-23T19:55:00Z">
        <w:r w:rsidRPr="00D579ED" w:rsidDel="006301CA">
          <w:rPr>
            <w:highlight w:val="yellow"/>
          </w:rPr>
          <w:delText xml:space="preserve">See Larman </w:delText>
        </w:r>
        <w:r w:rsidRPr="00D579ED" w:rsidDel="006301CA">
          <w:rPr>
            <w:rFonts w:cstheme="minorHAnsi"/>
            <w:highlight w:val="yellow"/>
          </w:rPr>
          <w:delText>§</w:delText>
        </w:r>
        <w:r w:rsidDel="006301CA">
          <w:rPr>
            <w:highlight w:val="yellow"/>
          </w:rPr>
          <w:delText xml:space="preserve">4.4 What Artifacts May Start in Inception, </w:delText>
        </w:r>
        <w:r w:rsidRPr="00D579ED" w:rsidDel="006301CA">
          <w:rPr>
            <w:rFonts w:cstheme="minorHAnsi"/>
            <w:highlight w:val="yellow"/>
          </w:rPr>
          <w:delText>§</w:delText>
        </w:r>
        <w:r w:rsidDel="006301CA">
          <w:rPr>
            <w:highlight w:val="yellow"/>
          </w:rPr>
          <w:delText xml:space="preserve">24.1 From Iteration </w:delText>
        </w:r>
        <w:r w:rsidRPr="005278A9" w:rsidDel="006301CA">
          <w:rPr>
            <w:highlight w:val="yellow"/>
          </w:rPr>
          <w:delText xml:space="preserve">1 to 2, </w:delText>
        </w:r>
        <w:r w:rsidR="005278A9" w:rsidRPr="005278A9" w:rsidDel="006301CA">
          <w:rPr>
            <w:rFonts w:cstheme="minorHAnsi"/>
            <w:highlight w:val="yellow"/>
          </w:rPr>
          <w:delText>§40</w:delText>
        </w:r>
        <w:r w:rsidR="005278A9" w:rsidRPr="005278A9" w:rsidDel="006301CA">
          <w:rPr>
            <w:highlight w:val="yellow"/>
          </w:rPr>
          <w:delText xml:space="preserve">.1 through </w:delText>
        </w:r>
        <w:r w:rsidR="005278A9" w:rsidRPr="005278A9" w:rsidDel="006301CA">
          <w:rPr>
            <w:rFonts w:cstheme="minorHAnsi"/>
            <w:highlight w:val="yellow"/>
          </w:rPr>
          <w:delText>§</w:delText>
        </w:r>
        <w:r w:rsidR="005278A9" w:rsidRPr="005278A9" w:rsidDel="006301CA">
          <w:rPr>
            <w:highlight w:val="yellow"/>
          </w:rPr>
          <w:delText>40.5</w:delText>
        </w:r>
      </w:del>
    </w:p>
    <w:p w14:paraId="6A2DD3EA" w14:textId="672EC776" w:rsidR="00D579ED" w:rsidDel="006301CA" w:rsidRDefault="00D579ED" w:rsidP="00D579ED">
      <w:pPr>
        <w:pStyle w:val="ListParagraph"/>
        <w:numPr>
          <w:ilvl w:val="0"/>
          <w:numId w:val="8"/>
        </w:numPr>
        <w:rPr>
          <w:del w:id="909" w:author="Nathan" w:date="2020-09-23T19:55:00Z"/>
        </w:rPr>
      </w:pPr>
      <w:del w:id="910" w:author="Nathan" w:date="2020-09-23T19:55:00Z">
        <w:r w:rsidDel="006301CA">
          <w:rPr>
            <w:highlight w:val="yellow"/>
          </w:rPr>
          <w:delText>D</w:delText>
        </w:r>
        <w:r w:rsidRPr="00866B44" w:rsidDel="006301CA">
          <w:rPr>
            <w:highlight w:val="yellow"/>
          </w:rPr>
          <w:delText xml:space="preserve">elete this </w:delText>
        </w:r>
        <w:r w:rsidDel="006301CA">
          <w:rPr>
            <w:highlight w:val="yellow"/>
          </w:rPr>
          <w:delText xml:space="preserve">NOTE </w:delText>
        </w:r>
        <w:r w:rsidRPr="00866B44" w:rsidDel="006301CA">
          <w:rPr>
            <w:highlight w:val="yellow"/>
          </w:rPr>
          <w:delText>before you deliver</w:delText>
        </w:r>
      </w:del>
    </w:p>
    <w:p w14:paraId="015F6989" w14:textId="12D6EB60" w:rsidR="00D579ED" w:rsidRDefault="002C57FE" w:rsidP="002C57FE">
      <w:pPr>
        <w:pStyle w:val="NormalL2"/>
      </w:pPr>
      <w:r>
        <w:t>H</w:t>
      </w:r>
      <w:r w:rsidRPr="002C57FE">
        <w:t xml:space="preserve">igh-level schedule showing </w:t>
      </w:r>
      <w:r>
        <w:t xml:space="preserve">milestones </w:t>
      </w:r>
      <w:r w:rsidRPr="002C57FE">
        <w:t>and proposed features for each iteration</w:t>
      </w:r>
      <w:r>
        <w:t xml:space="preserve"> for the entire project</w:t>
      </w:r>
    </w:p>
    <w:tbl>
      <w:tblPr>
        <w:tblStyle w:val="TableGrid"/>
        <w:tblW w:w="5000" w:type="pct"/>
        <w:tblLook w:val="0620" w:firstRow="1" w:lastRow="0" w:firstColumn="0" w:lastColumn="0" w:noHBand="1" w:noVBand="1"/>
      </w:tblPr>
      <w:tblGrid>
        <w:gridCol w:w="1743"/>
        <w:gridCol w:w="1744"/>
        <w:gridCol w:w="2169"/>
        <w:gridCol w:w="2408"/>
        <w:gridCol w:w="2726"/>
      </w:tblGrid>
      <w:tr w:rsidR="000108C6" w14:paraId="0B39FB34" w14:textId="77777777" w:rsidTr="00E91F69">
        <w:trPr>
          <w:cantSplit/>
          <w:tblHeader/>
        </w:trPr>
        <w:tc>
          <w:tcPr>
            <w:tcW w:w="808" w:type="pct"/>
            <w:shd w:val="clear" w:color="auto" w:fill="D9D9D9" w:themeFill="background1" w:themeFillShade="D9"/>
            <w:vAlign w:val="bottom"/>
          </w:tcPr>
          <w:p w14:paraId="2453BEC6" w14:textId="1483AE6C" w:rsidR="000108C6" w:rsidRPr="002C57FE" w:rsidRDefault="000108C6" w:rsidP="000108C6">
            <w:r w:rsidRPr="002C57FE">
              <w:t>Timeline</w:t>
            </w:r>
            <w:r>
              <w:t xml:space="preserve"> (dates)</w:t>
            </w:r>
          </w:p>
        </w:tc>
        <w:tc>
          <w:tcPr>
            <w:tcW w:w="808" w:type="pct"/>
            <w:shd w:val="clear" w:color="auto" w:fill="D9D9D9" w:themeFill="background1" w:themeFillShade="D9"/>
            <w:vAlign w:val="bottom"/>
          </w:tcPr>
          <w:p w14:paraId="65A484A1" w14:textId="78CC6C67" w:rsidR="000108C6" w:rsidRPr="00D535DD" w:rsidRDefault="000108C6" w:rsidP="000108C6">
            <w:r w:rsidRPr="002C57FE">
              <w:t>Phase / Iteration</w:t>
            </w:r>
          </w:p>
        </w:tc>
        <w:tc>
          <w:tcPr>
            <w:tcW w:w="1005" w:type="pct"/>
            <w:shd w:val="clear" w:color="auto" w:fill="D9D9D9" w:themeFill="background1" w:themeFillShade="D9"/>
            <w:vAlign w:val="bottom"/>
          </w:tcPr>
          <w:p w14:paraId="7380F2D2" w14:textId="76BCC7C9" w:rsidR="000108C6" w:rsidRPr="00D535DD" w:rsidRDefault="000108C6" w:rsidP="000108C6">
            <w:r w:rsidRPr="002C57FE">
              <w:t>Features</w:t>
            </w:r>
            <w:r>
              <w:t xml:space="preserve"> </w:t>
            </w:r>
            <w:r w:rsidR="00E91F69">
              <w:t>&amp;</w:t>
            </w:r>
            <w:r>
              <w:t xml:space="preserve"> </w:t>
            </w:r>
            <w:r w:rsidRPr="002C57FE">
              <w:t>Use Cases</w:t>
            </w:r>
            <w:r>
              <w:t xml:space="preserve"> </w:t>
            </w:r>
            <w:r w:rsidR="00E91F69">
              <w:t>P</w:t>
            </w:r>
            <w:r>
              <w:t>rovided</w:t>
            </w:r>
          </w:p>
        </w:tc>
        <w:tc>
          <w:tcPr>
            <w:tcW w:w="1116" w:type="pct"/>
            <w:shd w:val="clear" w:color="auto" w:fill="D9D9D9" w:themeFill="background1" w:themeFillShade="D9"/>
            <w:vAlign w:val="bottom"/>
          </w:tcPr>
          <w:p w14:paraId="0330826C" w14:textId="4BB53C0B" w:rsidR="000108C6" w:rsidRPr="00D535DD" w:rsidRDefault="000108C6" w:rsidP="000108C6">
            <w:r>
              <w:t>Constraints / Dependencies</w:t>
            </w:r>
          </w:p>
        </w:tc>
        <w:tc>
          <w:tcPr>
            <w:tcW w:w="1263" w:type="pct"/>
            <w:shd w:val="clear" w:color="auto" w:fill="D9D9D9" w:themeFill="background1" w:themeFillShade="D9"/>
            <w:vAlign w:val="bottom"/>
          </w:tcPr>
          <w:p w14:paraId="77080F25" w14:textId="3E75E695" w:rsidR="000108C6" w:rsidRPr="00126BCF" w:rsidRDefault="000108C6" w:rsidP="000108C6">
            <w:r>
              <w:t>Degree of Freedom / Alternatives</w:t>
            </w:r>
          </w:p>
        </w:tc>
      </w:tr>
      <w:tr w:rsidR="000108C6" w14:paraId="6003AB88" w14:textId="77777777" w:rsidTr="00E91F69">
        <w:trPr>
          <w:cantSplit/>
        </w:trPr>
        <w:tc>
          <w:tcPr>
            <w:tcW w:w="808" w:type="pct"/>
          </w:tcPr>
          <w:p w14:paraId="631EE4B9" w14:textId="07AD77F4" w:rsidR="000108C6" w:rsidRDefault="00612CBE" w:rsidP="000108C6">
            <w:ins w:id="911" w:author="Nathan" w:date="2020-09-23T13:51:00Z">
              <w:r>
                <w:t>9/7/2020</w:t>
              </w:r>
            </w:ins>
          </w:p>
        </w:tc>
        <w:tc>
          <w:tcPr>
            <w:tcW w:w="808" w:type="pct"/>
          </w:tcPr>
          <w:p w14:paraId="4A66AE91" w14:textId="734D7695" w:rsidR="000108C6" w:rsidRDefault="008938E6" w:rsidP="000108C6">
            <w:ins w:id="912" w:author="Nathan" w:date="2020-09-23T13:42:00Z">
              <w:r>
                <w:t>Inception</w:t>
              </w:r>
            </w:ins>
          </w:p>
        </w:tc>
        <w:tc>
          <w:tcPr>
            <w:tcW w:w="1005" w:type="pct"/>
          </w:tcPr>
          <w:p w14:paraId="15C65427" w14:textId="77777777" w:rsidR="000108C6" w:rsidRDefault="008938E6" w:rsidP="000108C6">
            <w:pPr>
              <w:rPr>
                <w:ins w:id="913" w:author="Nathan" w:date="2020-09-23T13:42:00Z"/>
              </w:rPr>
            </w:pPr>
            <w:ins w:id="914" w:author="Nathan" w:date="2020-09-23T13:42:00Z">
              <w:r>
                <w:t>-Vision &amp; Business Case</w:t>
              </w:r>
            </w:ins>
          </w:p>
          <w:p w14:paraId="475F1ED6" w14:textId="77777777" w:rsidR="008938E6" w:rsidRDefault="008938E6" w:rsidP="000108C6">
            <w:pPr>
              <w:rPr>
                <w:ins w:id="915" w:author="Nathan" w:date="2020-09-23T13:42:00Z"/>
              </w:rPr>
            </w:pPr>
            <w:ins w:id="916" w:author="Nathan" w:date="2020-09-23T13:42:00Z">
              <w:r>
                <w:t>-Risk List &amp; Risk Management Plan</w:t>
              </w:r>
            </w:ins>
          </w:p>
          <w:p w14:paraId="15DCE23D" w14:textId="77777777" w:rsidR="008938E6" w:rsidRDefault="008938E6" w:rsidP="000108C6">
            <w:pPr>
              <w:rPr>
                <w:ins w:id="917" w:author="Nathan" w:date="2020-09-23T13:42:00Z"/>
              </w:rPr>
            </w:pPr>
            <w:ins w:id="918" w:author="Nathan" w:date="2020-09-23T13:42:00Z">
              <w:r>
                <w:t>-Use Cases</w:t>
              </w:r>
            </w:ins>
          </w:p>
          <w:p w14:paraId="7119F0B4" w14:textId="54910BB0" w:rsidR="008938E6" w:rsidRDefault="008938E6" w:rsidP="000108C6">
            <w:pPr>
              <w:rPr>
                <w:ins w:id="919" w:author="Nathan" w:date="2020-09-23T13:42:00Z"/>
              </w:rPr>
            </w:pPr>
            <w:ins w:id="920" w:author="Nathan" w:date="2020-09-23T13:42:00Z">
              <w:r>
                <w:t>-Supplementary Specifications</w:t>
              </w:r>
            </w:ins>
          </w:p>
          <w:p w14:paraId="4DE86175" w14:textId="77777777" w:rsidR="008938E6" w:rsidRDefault="008938E6" w:rsidP="000108C6">
            <w:pPr>
              <w:rPr>
                <w:ins w:id="921" w:author="Nathan" w:date="2020-09-23T13:42:00Z"/>
              </w:rPr>
            </w:pPr>
            <w:ins w:id="922" w:author="Nathan" w:date="2020-09-23T13:42:00Z">
              <w:r>
                <w:t>-Business Rules</w:t>
              </w:r>
            </w:ins>
          </w:p>
          <w:p w14:paraId="6043BEC0" w14:textId="4C927EE8" w:rsidR="008938E6" w:rsidRDefault="008938E6" w:rsidP="000108C6">
            <w:ins w:id="923" w:author="Nathan" w:date="2020-09-23T13:42:00Z">
              <w:r>
                <w:t>-Gloss</w:t>
              </w:r>
            </w:ins>
            <w:ins w:id="924" w:author="Nathan" w:date="2020-09-23T13:43:00Z">
              <w:r>
                <w:t>ary</w:t>
              </w:r>
            </w:ins>
          </w:p>
        </w:tc>
        <w:tc>
          <w:tcPr>
            <w:tcW w:w="1116" w:type="pct"/>
          </w:tcPr>
          <w:p w14:paraId="4C0E9B8A" w14:textId="77777777" w:rsidR="000108C6" w:rsidRDefault="008938E6" w:rsidP="000108C6">
            <w:pPr>
              <w:rPr>
                <w:ins w:id="925" w:author="Nathan" w:date="2020-09-23T13:44:00Z"/>
              </w:rPr>
            </w:pPr>
            <w:ins w:id="926" w:author="Nathan" w:date="2020-09-23T13:43:00Z">
              <w:r>
                <w:t>-Determining the feasibility of the application</w:t>
              </w:r>
            </w:ins>
          </w:p>
          <w:p w14:paraId="02DF11AF" w14:textId="2F7DE95C" w:rsidR="008938E6" w:rsidRDefault="008938E6" w:rsidP="000108C6">
            <w:ins w:id="927" w:author="Nathan" w:date="2020-09-23T13:44:00Z">
              <w:r>
                <w:t>-Code must be implemented to assign class requirements</w:t>
              </w:r>
            </w:ins>
          </w:p>
        </w:tc>
        <w:tc>
          <w:tcPr>
            <w:tcW w:w="1263" w:type="pct"/>
          </w:tcPr>
          <w:p w14:paraId="3A1FD70D" w14:textId="77777777" w:rsidR="000108C6" w:rsidRDefault="008938E6" w:rsidP="000108C6">
            <w:pPr>
              <w:rPr>
                <w:ins w:id="928" w:author="Nathan" w:date="2020-09-23T13:45:00Z"/>
              </w:rPr>
            </w:pPr>
            <w:ins w:id="929" w:author="Nathan" w:date="2020-09-23T13:45:00Z">
              <w:r>
                <w:t>-Provide documentation listed</w:t>
              </w:r>
            </w:ins>
          </w:p>
          <w:p w14:paraId="42B62058" w14:textId="052BD58E" w:rsidR="008938E6" w:rsidRDefault="008938E6" w:rsidP="000108C6">
            <w:ins w:id="930" w:author="Nathan" w:date="2020-09-23T13:45:00Z">
              <w:r>
                <w:t>-Determine whether to proceed with the pr</w:t>
              </w:r>
            </w:ins>
            <w:ins w:id="931" w:author="Nathan" w:date="2020-09-23T13:46:00Z">
              <w:r>
                <w:t>oject or not</w:t>
              </w:r>
            </w:ins>
          </w:p>
        </w:tc>
      </w:tr>
      <w:tr w:rsidR="000108C6" w14:paraId="14314D4B" w14:textId="77777777" w:rsidTr="00E91F69">
        <w:trPr>
          <w:cantSplit/>
        </w:trPr>
        <w:tc>
          <w:tcPr>
            <w:tcW w:w="808" w:type="pct"/>
          </w:tcPr>
          <w:p w14:paraId="3C4FC7BD" w14:textId="3DFFF4D5" w:rsidR="000108C6" w:rsidRDefault="00612CBE" w:rsidP="000108C6">
            <w:ins w:id="932" w:author="Nathan" w:date="2020-09-23T13:51:00Z">
              <w:r>
                <w:t>9/28/2020</w:t>
              </w:r>
            </w:ins>
          </w:p>
        </w:tc>
        <w:tc>
          <w:tcPr>
            <w:tcW w:w="808" w:type="pct"/>
          </w:tcPr>
          <w:p w14:paraId="07D86FE7" w14:textId="1198E321" w:rsidR="000108C6" w:rsidRDefault="00612CBE" w:rsidP="000108C6">
            <w:ins w:id="933" w:author="Nathan" w:date="2020-09-23T13:51:00Z">
              <w:r>
                <w:t xml:space="preserve">Elaboration Phase </w:t>
              </w:r>
            </w:ins>
            <w:ins w:id="934" w:author="Nathan" w:date="2020-09-23T13:46:00Z">
              <w:r w:rsidR="00DF0777">
                <w:t>Iteration 1: Desktop Demonstration</w:t>
              </w:r>
            </w:ins>
          </w:p>
        </w:tc>
        <w:tc>
          <w:tcPr>
            <w:tcW w:w="1005" w:type="pct"/>
          </w:tcPr>
          <w:p w14:paraId="20BC435C" w14:textId="77777777" w:rsidR="000108C6" w:rsidRDefault="001C20C8" w:rsidP="000108C6">
            <w:pPr>
              <w:rPr>
                <w:ins w:id="935" w:author="Nathan" w:date="2020-09-23T13:46:00Z"/>
              </w:rPr>
            </w:pPr>
            <w:ins w:id="936" w:author="Nathan" w:date="2020-09-23T13:46:00Z">
              <w:r>
                <w:t>-Sign up and login</w:t>
              </w:r>
            </w:ins>
          </w:p>
          <w:p w14:paraId="7690F100" w14:textId="77777777" w:rsidR="001C20C8" w:rsidRDefault="001C20C8" w:rsidP="000108C6">
            <w:pPr>
              <w:rPr>
                <w:ins w:id="937" w:author="Nathan" w:date="2020-09-23T13:46:00Z"/>
              </w:rPr>
            </w:pPr>
            <w:ins w:id="938" w:author="Nathan" w:date="2020-09-23T13:46:00Z">
              <w:r>
                <w:t>-View flight catalog</w:t>
              </w:r>
            </w:ins>
          </w:p>
          <w:p w14:paraId="05CB0247" w14:textId="1F09F82D" w:rsidR="001C20C8" w:rsidRDefault="001C20C8" w:rsidP="000108C6">
            <w:pPr>
              <w:rPr>
                <w:ins w:id="939" w:author="Nathan" w:date="2020-09-23T13:46:00Z"/>
              </w:rPr>
            </w:pPr>
            <w:ins w:id="940" w:author="Nathan" w:date="2020-09-23T13:46:00Z">
              <w:r>
                <w:t>-Purchase ticket</w:t>
              </w:r>
            </w:ins>
            <w:ins w:id="941" w:author="Nathan" w:date="2020-09-23T13:52:00Z">
              <w:r w:rsidR="00612CBE">
                <w:t>s</w:t>
              </w:r>
            </w:ins>
          </w:p>
          <w:p w14:paraId="7BF5DB76" w14:textId="77777777" w:rsidR="001C20C8" w:rsidRDefault="001C20C8" w:rsidP="000108C6">
            <w:pPr>
              <w:rPr>
                <w:ins w:id="942" w:author="Nathan" w:date="2020-09-23T13:47:00Z"/>
              </w:rPr>
            </w:pPr>
            <w:ins w:id="943" w:author="Nathan" w:date="2020-09-23T13:46:00Z">
              <w:r>
                <w:t>-Receive receipt and ticket</w:t>
              </w:r>
            </w:ins>
          </w:p>
          <w:p w14:paraId="1549AF30" w14:textId="5509990B" w:rsidR="001C20C8" w:rsidRDefault="001C20C8" w:rsidP="000108C6">
            <w:ins w:id="944" w:author="Nathan" w:date="2020-09-23T13:47:00Z">
              <w:r>
                <w:t>-Logout of the system</w:t>
              </w:r>
            </w:ins>
          </w:p>
        </w:tc>
        <w:tc>
          <w:tcPr>
            <w:tcW w:w="1116" w:type="pct"/>
          </w:tcPr>
          <w:p w14:paraId="12FBC16F" w14:textId="7CDFF64B" w:rsidR="000108C6" w:rsidRDefault="001D4C79" w:rsidP="000108C6">
            <w:ins w:id="945" w:author="Nathan" w:date="2020-09-23T13:47:00Z">
              <w:r>
                <w:t>-Not all alternative use cases will be implemented</w:t>
              </w:r>
            </w:ins>
          </w:p>
        </w:tc>
        <w:tc>
          <w:tcPr>
            <w:tcW w:w="1263" w:type="pct"/>
          </w:tcPr>
          <w:p w14:paraId="5F3876C5" w14:textId="37C12B3A" w:rsidR="000108C6" w:rsidRDefault="003B3C1E" w:rsidP="000108C6">
            <w:ins w:id="946" w:author="Nathan" w:date="2020-09-23T13:48:00Z">
              <w:r>
                <w:t>-80% of high priority features must be implemented</w:t>
              </w:r>
            </w:ins>
          </w:p>
        </w:tc>
      </w:tr>
      <w:tr w:rsidR="000108C6" w14:paraId="5AC08804" w14:textId="77777777" w:rsidTr="00E91F69">
        <w:trPr>
          <w:cantSplit/>
        </w:trPr>
        <w:tc>
          <w:tcPr>
            <w:tcW w:w="808" w:type="pct"/>
          </w:tcPr>
          <w:p w14:paraId="4EACC0DD" w14:textId="565C5834" w:rsidR="000108C6" w:rsidRDefault="00612CBE" w:rsidP="000108C6">
            <w:ins w:id="947" w:author="Nathan" w:date="2020-09-23T13:52:00Z">
              <w:r>
                <w:t>11/2/2020</w:t>
              </w:r>
            </w:ins>
          </w:p>
        </w:tc>
        <w:tc>
          <w:tcPr>
            <w:tcW w:w="808" w:type="pct"/>
          </w:tcPr>
          <w:p w14:paraId="426EF509" w14:textId="516179B9" w:rsidR="000108C6" w:rsidRDefault="00612CBE" w:rsidP="000108C6">
            <w:ins w:id="948" w:author="Nathan" w:date="2020-09-23T13:52:00Z">
              <w:r>
                <w:t xml:space="preserve">Elaboration Phase </w:t>
              </w:r>
            </w:ins>
            <w:ins w:id="949" w:author="Nathan" w:date="2020-09-23T13:51:00Z">
              <w:r>
                <w:t>Iteration 2</w:t>
              </w:r>
            </w:ins>
          </w:p>
        </w:tc>
        <w:tc>
          <w:tcPr>
            <w:tcW w:w="1005" w:type="pct"/>
          </w:tcPr>
          <w:p w14:paraId="28F96AE2" w14:textId="77777777" w:rsidR="000108C6" w:rsidRDefault="00437BF2" w:rsidP="000108C6">
            <w:pPr>
              <w:rPr>
                <w:ins w:id="950" w:author="Nathan" w:date="2020-09-23T13:53:00Z"/>
              </w:rPr>
            </w:pPr>
            <w:ins w:id="951" w:author="Nathan" w:date="2020-09-23T13:53:00Z">
              <w:r>
                <w:t>-Return tickets</w:t>
              </w:r>
            </w:ins>
          </w:p>
          <w:p w14:paraId="12B75E76" w14:textId="77777777" w:rsidR="00437BF2" w:rsidRDefault="00437BF2" w:rsidP="000108C6">
            <w:pPr>
              <w:rPr>
                <w:ins w:id="952" w:author="Nathan" w:date="2020-09-23T13:54:00Z"/>
              </w:rPr>
            </w:pPr>
            <w:ins w:id="953" w:author="Nathan" w:date="2020-09-23T13:54:00Z">
              <w:r>
                <w:t>-Change ticket seat type</w:t>
              </w:r>
            </w:ins>
          </w:p>
          <w:p w14:paraId="35BB3C5A" w14:textId="7654B40C" w:rsidR="00437BF2" w:rsidRDefault="00437BF2" w:rsidP="000108C6">
            <w:ins w:id="954" w:author="Nathan" w:date="2020-09-23T13:54:00Z">
              <w:r>
                <w:t>-Change account password</w:t>
              </w:r>
            </w:ins>
          </w:p>
        </w:tc>
        <w:tc>
          <w:tcPr>
            <w:tcW w:w="1116" w:type="pct"/>
          </w:tcPr>
          <w:p w14:paraId="0A6EA2D6" w14:textId="73535E9F" w:rsidR="000108C6" w:rsidRDefault="00437BF2" w:rsidP="000108C6">
            <w:ins w:id="955" w:author="Nathan" w:date="2020-09-23T13:53:00Z">
              <w:r>
                <w:t>-3</w:t>
              </w:r>
              <w:r w:rsidRPr="00437BF2">
                <w:rPr>
                  <w:vertAlign w:val="superscript"/>
                  <w:rPrChange w:id="956" w:author="Nathan" w:date="2020-09-23T13:53:00Z">
                    <w:rPr/>
                  </w:rPrChange>
                </w:rPr>
                <w:t>rd</w:t>
              </w:r>
              <w:r>
                <w:t xml:space="preserve"> party systems may not be completely integrated</w:t>
              </w:r>
            </w:ins>
          </w:p>
        </w:tc>
        <w:tc>
          <w:tcPr>
            <w:tcW w:w="1263" w:type="pct"/>
          </w:tcPr>
          <w:p w14:paraId="51699687" w14:textId="2D5B32C7" w:rsidR="000108C6" w:rsidRDefault="00437BF2" w:rsidP="000108C6">
            <w:ins w:id="957" w:author="Nathan" w:date="2020-09-23T13:53:00Z">
              <w:r>
                <w:t>-90% of high priority features must be implemented</w:t>
              </w:r>
            </w:ins>
          </w:p>
        </w:tc>
      </w:tr>
    </w:tbl>
    <w:p w14:paraId="3375429C" w14:textId="77777777" w:rsidR="002C57FE" w:rsidRPr="00D579ED" w:rsidRDefault="002C57FE" w:rsidP="00D579ED">
      <w:pPr>
        <w:pStyle w:val="NormalL2"/>
      </w:pPr>
    </w:p>
    <w:p w14:paraId="66A01816" w14:textId="2CCA82C7" w:rsidR="00BC529A" w:rsidRDefault="00BC529A" w:rsidP="00CC17B0">
      <w:pPr>
        <w:pStyle w:val="Heading1"/>
        <w:rPr>
          <w:ins w:id="958" w:author="Nathan" w:date="2020-09-26T13:24:00Z"/>
        </w:rPr>
      </w:pPr>
      <w:bookmarkStart w:id="959" w:name="_Toc55811756"/>
      <w:r>
        <w:t xml:space="preserve">Assumptions and </w:t>
      </w:r>
      <w:r w:rsidR="00921F78">
        <w:t>Dependencies</w:t>
      </w:r>
      <w:bookmarkEnd w:id="959"/>
    </w:p>
    <w:p w14:paraId="7007D62B" w14:textId="576B83A1" w:rsidR="00A37A3A" w:rsidRPr="0044062D" w:rsidRDefault="00A37A3A">
      <w:pPr>
        <w:pStyle w:val="NormalL1"/>
        <w:rPr>
          <w:ins w:id="960" w:author="Nathan" w:date="2020-09-26T13:21:00Z"/>
        </w:rPr>
        <w:pPrChange w:id="961" w:author="Nathan" w:date="2020-09-26T13:24:00Z">
          <w:pPr>
            <w:pStyle w:val="Heading1"/>
          </w:pPr>
        </w:pPrChange>
      </w:pPr>
      <w:ins w:id="962" w:author="Nathan" w:date="2020-09-26T13:24:00Z">
        <w:r>
          <w:t>The following assumptions and dependencies relate to</w:t>
        </w:r>
      </w:ins>
      <w:ins w:id="963" w:author="Nathan" w:date="2020-09-26T13:25:00Z">
        <w:r>
          <w:t xml:space="preserve"> the capabilities of the </w:t>
        </w:r>
        <w:proofErr w:type="spellStart"/>
        <w:r>
          <w:t>Tuffy</w:t>
        </w:r>
        <w:proofErr w:type="spellEnd"/>
        <w:r>
          <w:t xml:space="preserve"> Flights System</w:t>
        </w:r>
      </w:ins>
    </w:p>
    <w:p w14:paraId="68E903E6" w14:textId="4DC8D178" w:rsidR="00A37A3A" w:rsidRDefault="00A37A3A" w:rsidP="00A37A3A">
      <w:pPr>
        <w:pStyle w:val="NormalL1"/>
        <w:numPr>
          <w:ilvl w:val="0"/>
          <w:numId w:val="11"/>
        </w:numPr>
        <w:rPr>
          <w:ins w:id="964" w:author="Nathan" w:date="2020-09-26T13:25:00Z"/>
        </w:rPr>
      </w:pPr>
      <w:ins w:id="965" w:author="Nathan" w:date="2020-09-26T13:22:00Z">
        <w:r>
          <w:t>The system will be able to run on Windows, Linux,</w:t>
        </w:r>
      </w:ins>
      <w:ins w:id="966" w:author="Nathan" w:date="2020-09-26T17:18:00Z">
        <w:r w:rsidR="00D74D48">
          <w:t xml:space="preserve"> and</w:t>
        </w:r>
      </w:ins>
      <w:ins w:id="967" w:author="Nathan" w:date="2020-09-26T13:22:00Z">
        <w:r>
          <w:t xml:space="preserve"> Macintosh</w:t>
        </w:r>
      </w:ins>
      <w:ins w:id="968" w:author="Nathan" w:date="2020-09-26T17:18:00Z">
        <w:r w:rsidR="00D74D48">
          <w:t>.</w:t>
        </w:r>
      </w:ins>
    </w:p>
    <w:p w14:paraId="6E9D6F95" w14:textId="0EC0C883" w:rsidR="00CD71CE" w:rsidRDefault="00CD71CE" w:rsidP="00A37A3A">
      <w:pPr>
        <w:pStyle w:val="NormalL1"/>
        <w:numPr>
          <w:ilvl w:val="0"/>
          <w:numId w:val="11"/>
        </w:numPr>
        <w:rPr>
          <w:ins w:id="969" w:author="Nathan" w:date="2020-09-26T13:26:00Z"/>
        </w:rPr>
      </w:pPr>
      <w:ins w:id="970" w:author="Nathan" w:date="2020-09-26T13:25:00Z">
        <w:r>
          <w:t>The syste</w:t>
        </w:r>
      </w:ins>
      <w:ins w:id="971" w:author="Nathan" w:date="2020-09-26T13:26:00Z">
        <w:r>
          <w:t>m will continue to be supported and maintained until at least December 2020.</w:t>
        </w:r>
      </w:ins>
    </w:p>
    <w:p w14:paraId="14D90277" w14:textId="0A4C08B1" w:rsidR="005B222F" w:rsidRDefault="005B222F" w:rsidP="00A37A3A">
      <w:pPr>
        <w:pStyle w:val="NormalL1"/>
        <w:numPr>
          <w:ilvl w:val="0"/>
          <w:numId w:val="11"/>
        </w:numPr>
        <w:rPr>
          <w:ins w:id="972" w:author="Nathan" w:date="2020-09-26T13:27:00Z"/>
        </w:rPr>
      </w:pPr>
      <w:ins w:id="973" w:author="Nathan" w:date="2020-09-26T13:26:00Z">
        <w:r>
          <w:t>It is assumed the externa</w:t>
        </w:r>
      </w:ins>
      <w:ins w:id="974" w:author="Nathan" w:date="2020-09-26T13:27:00Z">
        <w:r>
          <w:t>l systems will not be altered.</w:t>
        </w:r>
      </w:ins>
    </w:p>
    <w:p w14:paraId="5D6A241A" w14:textId="5BF63623" w:rsidR="009D7C6B" w:rsidRDefault="005B222F" w:rsidP="009D7C6B">
      <w:pPr>
        <w:pStyle w:val="NormalL1"/>
        <w:numPr>
          <w:ilvl w:val="0"/>
          <w:numId w:val="11"/>
        </w:numPr>
        <w:rPr>
          <w:ins w:id="975" w:author="Nathan" w:date="2020-09-26T13:28:00Z"/>
        </w:rPr>
      </w:pPr>
      <w:ins w:id="976" w:author="Nathan" w:date="2020-09-26T13:27:00Z">
        <w:r>
          <w:t>It is assumed that the funding for this project will be paid for by the project team, where project members use their own computer that they purchased.</w:t>
        </w:r>
      </w:ins>
    </w:p>
    <w:p w14:paraId="0F87B3B6" w14:textId="503F3A1D" w:rsidR="009D7C6B" w:rsidRDefault="009D7C6B">
      <w:pPr>
        <w:pStyle w:val="NormalL1"/>
        <w:numPr>
          <w:ilvl w:val="0"/>
          <w:numId w:val="11"/>
        </w:numPr>
        <w:rPr>
          <w:ins w:id="977" w:author="Nathan" w:date="2020-09-26T13:23:00Z"/>
        </w:rPr>
      </w:pPr>
      <w:ins w:id="978" w:author="Nathan" w:date="2020-09-26T13:28:00Z">
        <w:r>
          <w:t xml:space="preserve">The system will be programmed with polymorphic and inheritance classes to handle </w:t>
        </w:r>
      </w:ins>
      <w:ins w:id="979" w:author="Nathan" w:date="2020-09-26T13:29:00Z">
        <w:r>
          <w:t>quick changes if necessary.</w:t>
        </w:r>
      </w:ins>
    </w:p>
    <w:p w14:paraId="3EA4FF76" w14:textId="33EB4E71" w:rsidR="00A37A3A" w:rsidRPr="00F209A4" w:rsidDel="00A37A3A" w:rsidRDefault="00A37A3A">
      <w:pPr>
        <w:pStyle w:val="NormalL1"/>
        <w:numPr>
          <w:ilvl w:val="0"/>
          <w:numId w:val="11"/>
        </w:numPr>
        <w:rPr>
          <w:del w:id="980" w:author="Nathan" w:date="2020-09-26T13:24:00Z"/>
        </w:rPr>
        <w:pPrChange w:id="981" w:author="Nathan" w:date="2020-09-26T13:21:00Z">
          <w:pPr>
            <w:pStyle w:val="Heading1"/>
          </w:pPr>
        </w:pPrChange>
      </w:pPr>
      <w:bookmarkStart w:id="982" w:name="_Toc55810075"/>
      <w:bookmarkStart w:id="983" w:name="_Toc55811757"/>
      <w:bookmarkEnd w:id="982"/>
      <w:bookmarkEnd w:id="983"/>
    </w:p>
    <w:p w14:paraId="76C195B4" w14:textId="1095E611" w:rsidR="00C161C0" w:rsidRDefault="00C161C0" w:rsidP="00CC17B0">
      <w:pPr>
        <w:pStyle w:val="Heading1"/>
        <w:rPr>
          <w:ins w:id="984" w:author="Nathan" w:date="2020-09-26T13:29:00Z"/>
        </w:rPr>
      </w:pPr>
      <w:bookmarkStart w:id="985" w:name="_Toc55811758"/>
      <w:r>
        <w:t>Go / No-Go Decision</w:t>
      </w:r>
      <w:bookmarkEnd w:id="985"/>
    </w:p>
    <w:p w14:paraId="61A7D48B" w14:textId="2A1704CC" w:rsidR="00247D92" w:rsidRPr="0044062D" w:rsidRDefault="00247D92">
      <w:pPr>
        <w:pStyle w:val="NormalL1"/>
        <w:pPrChange w:id="986" w:author="Nathan" w:date="2020-09-26T13:29:00Z">
          <w:pPr>
            <w:pStyle w:val="Heading1"/>
          </w:pPr>
        </w:pPrChange>
      </w:pPr>
      <w:ins w:id="987" w:author="Nathan" w:date="2020-09-26T13:30:00Z">
        <w:r>
          <w:t xml:space="preserve">Based on research from the project team, the </w:t>
        </w:r>
        <w:proofErr w:type="spellStart"/>
        <w:r>
          <w:t>Tuffy</w:t>
        </w:r>
        <w:proofErr w:type="spellEnd"/>
        <w:r>
          <w:t xml:space="preserve"> Flights system is worth creating because it can generate revenue for a low cost. A flight system is </w:t>
        </w:r>
      </w:ins>
      <w:ins w:id="988" w:author="Nathan" w:date="2020-09-26T13:31:00Z">
        <w:r>
          <w:t xml:space="preserve">possible to program and can be done so in a reasonable time frame. This system accommodates our goal to make traveling fun and convenient. This system is </w:t>
        </w:r>
      </w:ins>
      <w:ins w:id="989" w:author="Nathan" w:date="2020-09-26T13:38:00Z">
        <w:r w:rsidR="0000529D">
          <w:t>feasible,</w:t>
        </w:r>
      </w:ins>
      <w:ins w:id="990" w:author="Nathan" w:date="2020-09-26T13:31:00Z">
        <w:r>
          <w:t xml:space="preserve"> and </w:t>
        </w:r>
      </w:ins>
      <w:ins w:id="991" w:author="Nathan" w:date="2020-09-26T13:32:00Z">
        <w:r>
          <w:t>we will be going forward with this project.</w:t>
        </w:r>
      </w:ins>
    </w:p>
    <w:sectPr w:rsidR="00247D92" w:rsidRPr="0044062D" w:rsidSect="00372871">
      <w:headerReference w:type="default" r:id="rId17"/>
      <w:footerReference w:type="default" r:id="rId18"/>
      <w:type w:val="oddPage"/>
      <w:pgSz w:w="12240" w:h="15840"/>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F7BB0" w14:textId="77777777" w:rsidR="006E4991" w:rsidRDefault="006E4991" w:rsidP="00D73986">
      <w:r>
        <w:separator/>
      </w:r>
    </w:p>
  </w:endnote>
  <w:endnote w:type="continuationSeparator" w:id="0">
    <w:p w14:paraId="6C6C8AAC" w14:textId="77777777" w:rsidR="006E4991" w:rsidRDefault="006E4991"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59098" w14:textId="77777777" w:rsidR="00DF1FB9" w:rsidRDefault="00DF1FB9" w:rsidP="00BB4B7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A077" w14:textId="3B4D01B8" w:rsidR="00DF1FB9" w:rsidRPr="00E11F13" w:rsidRDefault="00DF1FB9" w:rsidP="00BB4B7F">
    <w:pPr>
      <w:pStyle w:val="Footer"/>
      <w:pBdr>
        <w:top w:val="thickThinMediumGap" w:sz="4" w:space="1" w:color="auto"/>
      </w:pBdr>
    </w:pPr>
    <w:r w:rsidRPr="00E11F13">
      <w:fldChar w:fldCharType="begin"/>
    </w:r>
    <w:r w:rsidRPr="00E11F13">
      <w:instrText xml:space="preserve"> REF ProjectName \h  \* MERGEFORMAT </w:instrText>
    </w:r>
    <w:r w:rsidRPr="00E11F13">
      <w:fldChar w:fldCharType="separate"/>
    </w:r>
    <w:del w:id="446" w:author="Nathan" w:date="2020-09-22T17:11:00Z">
      <w:r w:rsidRPr="00EC7326" w:rsidDel="00105A9E">
        <w:delText>&lt;Your Project Title here</w:delText>
      </w:r>
      <w:r w:rsidDel="00105A9E">
        <w:delText>&gt;</w:delText>
      </w:r>
    </w:del>
    <w:proofErr w:type="spellStart"/>
    <w:ins w:id="447" w:author="Nathan" w:date="2020-09-22T17:11:00Z">
      <w:r>
        <w:t>Tuffy</w:t>
      </w:r>
      <w:proofErr w:type="spellEnd"/>
      <w:r>
        <w:t xml:space="preserve"> Flights</w:t>
      </w:r>
    </w:ins>
    <w:r>
      <w:t xml:space="preserve"> </w:t>
    </w:r>
    <w:r w:rsidRPr="00E11F13">
      <w:fldChar w:fldCharType="end"/>
    </w:r>
    <w:r w:rsidRPr="00E11F13">
      <w:tab/>
    </w:r>
    <w:r w:rsidRPr="00E11F13">
      <w:tab/>
      <w:t xml:space="preserve">Page </w:t>
    </w:r>
    <w:r w:rsidRPr="00E11F13">
      <w:fldChar w:fldCharType="begin"/>
    </w:r>
    <w:r w:rsidRPr="00E11F13">
      <w:instrText xml:space="preserve"> PAGE  \* roman  \* MERGEFORMAT </w:instrText>
    </w:r>
    <w:r w:rsidRPr="00E11F13">
      <w:fldChar w:fldCharType="separate"/>
    </w:r>
    <w:proofErr w:type="spellStart"/>
    <w:r w:rsidRPr="00E11F13">
      <w:t>i</w:t>
    </w:r>
    <w:proofErr w:type="spellEnd"/>
    <w:r w:rsidRPr="00E11F13">
      <w:fldChar w:fldCharType="end"/>
    </w:r>
    <w:r w:rsidRPr="00E11F13">
      <w:t xml:space="preserve"> of </w:t>
    </w:r>
    <w:fldSimple w:instr=" SECTIONPAGES  \* roman  \* MERGEFORMAT ">
      <w:r w:rsidR="00F52CE2">
        <w:rPr>
          <w:noProof/>
        </w:rPr>
        <w:t>iii</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DF29" w14:textId="7FAFD9AD" w:rsidR="00DF1FB9" w:rsidRDefault="00DF1FB9" w:rsidP="0063638E">
    <w:pPr>
      <w:pStyle w:val="Footer"/>
      <w:pBdr>
        <w:top w:val="thickThinMediumGap" w:sz="4" w:space="1" w:color="auto"/>
      </w:pBdr>
    </w:pPr>
    <w:r w:rsidRPr="007C6B90">
      <w:fldChar w:fldCharType="begin"/>
    </w:r>
    <w:r w:rsidRPr="007C6B90">
      <w:instrText xml:space="preserve"> REF ProjectName \h  \* MERGEFORMAT </w:instrText>
    </w:r>
    <w:r w:rsidRPr="007C6B90">
      <w:fldChar w:fldCharType="separate"/>
    </w:r>
    <w:proofErr w:type="spellStart"/>
    <w:ins w:id="998" w:author="Nathan" w:date="2020-09-22T17:11:00Z">
      <w:r>
        <w:t>Tuffy</w:t>
      </w:r>
      <w:proofErr w:type="spellEnd"/>
      <w:r>
        <w:t xml:space="preserve"> Flights</w:t>
      </w:r>
    </w:ins>
    <w:del w:id="999" w:author="Nathan" w:date="2020-09-22T17:11:00Z">
      <w:r w:rsidRPr="00EC7326" w:rsidDel="007E10CE">
        <w:delText>&lt;Your Project Title here</w:delText>
      </w:r>
      <w:r w:rsidDel="007E10CE">
        <w:delText>&gt;</w:delText>
      </w:r>
    </w:del>
    <w:r>
      <w:t xml:space="preserve">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fldSimple w:instr=" NUMPAGES   \* MERGEFORMAT ">
      <w:r w:rsidR="00F52CE2">
        <w:rPr>
          <w:noProof/>
        </w:rPr>
        <w:instrText>9</w:instrText>
      </w:r>
    </w:fldSimple>
    <w:r>
      <w:instrText xml:space="preserve"> - </w:instrText>
    </w:r>
    <w:fldSimple w:instr=" PAGEREF  EndOfTOC  \* MERGEFORMAT ">
      <w:r w:rsidR="00F52CE2">
        <w:rPr>
          <w:noProof/>
        </w:rPr>
        <w:instrText>3</w:instrText>
      </w:r>
    </w:fldSimple>
    <w:r>
      <w:instrText xml:space="preserve"> - 1 </w:instrText>
    </w:r>
    <w:r>
      <w:fldChar w:fldCharType="separate"/>
    </w:r>
    <w:r w:rsidR="00F52CE2">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98A6A" w14:textId="77777777" w:rsidR="006E4991" w:rsidRDefault="006E4991" w:rsidP="00D73986">
      <w:r>
        <w:separator/>
      </w:r>
    </w:p>
  </w:footnote>
  <w:footnote w:type="continuationSeparator" w:id="0">
    <w:p w14:paraId="00EE4C66" w14:textId="77777777" w:rsidR="006E4991" w:rsidRDefault="006E4991"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BFE7" w14:textId="77777777" w:rsidR="00DF1FB9" w:rsidRDefault="00DF1FB9" w:rsidP="00BB4B7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14E" w14:textId="388EA5E1" w:rsidR="00DF1FB9" w:rsidRPr="00C237FA" w:rsidRDefault="00DF1FB9" w:rsidP="00D73986">
    <w:pPr>
      <w:pStyle w:val="Header"/>
    </w:pPr>
    <w:r w:rsidRPr="00C237FA">
      <w:fldChar w:fldCharType="begin"/>
    </w:r>
    <w:r w:rsidRPr="00C237FA">
      <w:instrText xml:space="preserve"> REF DocumentTitle \h  \* MERGEFORMAT </w:instrText>
    </w:r>
    <w:r w:rsidRPr="00C237FA">
      <w:fldChar w:fldCharType="separate"/>
    </w:r>
    <w:r w:rsidRPr="004C00E5">
      <w:t>Vision and Business Case</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440" w:author="Jared Castaneda" w:date="2020-12-07T13:25:00Z">
      <w:r>
        <w:rPr>
          <w:noProof/>
        </w:rPr>
        <w:t>Monday, December 7, 2020</w:t>
      </w:r>
    </w:ins>
    <w:ins w:id="441" w:author="Marcos, Nathan" w:date="2020-11-09T10:54:00Z">
      <w:del w:id="442" w:author="Jared Castaneda" w:date="2020-12-07T13:15:00Z">
        <w:r w:rsidDel="00F209A4">
          <w:rPr>
            <w:noProof/>
          </w:rPr>
          <w:delText>Monday, November 9, 2020</w:delText>
        </w:r>
      </w:del>
    </w:ins>
    <w:ins w:id="443" w:author="Nathan" w:date="2020-09-27T23:11:00Z">
      <w:del w:id="444" w:author="Jared Castaneda" w:date="2020-12-07T13:15:00Z">
        <w:r w:rsidDel="00F209A4">
          <w:rPr>
            <w:noProof/>
          </w:rPr>
          <w:delText>Saturday, September 26, 2020</w:delText>
        </w:r>
      </w:del>
    </w:ins>
    <w:del w:id="445" w:author="Jared Castaneda" w:date="2020-12-07T13:15:00Z">
      <w:r w:rsidDel="00F209A4">
        <w:rPr>
          <w:noProof/>
        </w:rPr>
        <w:delText>Friday, September 18, 2020</w:delText>
      </w:r>
    </w:del>
    <w:r w:rsidRPr="00C237F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79F8" w14:textId="77777777" w:rsidR="00DF1FB9" w:rsidRDefault="00DF1FB9" w:rsidP="00D739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4DCF" w14:textId="11B128A3" w:rsidR="00DF1FB9" w:rsidRPr="00C237FA" w:rsidRDefault="00DF1FB9" w:rsidP="00D73986">
    <w:pPr>
      <w:pStyle w:val="Header"/>
    </w:pPr>
    <w:r w:rsidRPr="00C237FA">
      <w:fldChar w:fldCharType="begin"/>
    </w:r>
    <w:r w:rsidRPr="00C237FA">
      <w:instrText xml:space="preserve"> REF DocumentTitle \h  \* MERGEFORMAT </w:instrText>
    </w:r>
    <w:r w:rsidRPr="00C237FA">
      <w:fldChar w:fldCharType="separate"/>
    </w:r>
    <w:r w:rsidRPr="004C00E5">
      <w:t>Vision and Business Case</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992" w:author="Jared Castaneda" w:date="2020-12-07T13:25:00Z">
      <w:r>
        <w:rPr>
          <w:noProof/>
        </w:rPr>
        <w:t>Monday, December 7, 2020</w:t>
      </w:r>
    </w:ins>
    <w:ins w:id="993" w:author="Marcos, Nathan" w:date="2020-11-09T10:54:00Z">
      <w:del w:id="994" w:author="Jared Castaneda" w:date="2020-12-07T13:15:00Z">
        <w:r w:rsidDel="00F209A4">
          <w:rPr>
            <w:noProof/>
          </w:rPr>
          <w:delText>Monday, November 9, 2020</w:delText>
        </w:r>
      </w:del>
    </w:ins>
    <w:ins w:id="995" w:author="Nathan" w:date="2020-09-27T23:11:00Z">
      <w:del w:id="996" w:author="Jared Castaneda" w:date="2020-12-07T13:15:00Z">
        <w:r w:rsidDel="00F209A4">
          <w:rPr>
            <w:noProof/>
          </w:rPr>
          <w:delText>Saturday, September 26, 2020</w:delText>
        </w:r>
      </w:del>
    </w:ins>
    <w:del w:id="997" w:author="Jared Castaneda" w:date="2020-12-07T13:15:00Z">
      <w:r w:rsidDel="00F209A4">
        <w:rPr>
          <w:noProof/>
        </w:rPr>
        <w:delText>Friday, September 18, 2020</w:delText>
      </w:r>
    </w:del>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8452CB"/>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C546AD1"/>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D357D20"/>
    <w:multiLevelType w:val="hybridMultilevel"/>
    <w:tmpl w:val="DDA0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503FB7"/>
    <w:multiLevelType w:val="hybridMultilevel"/>
    <w:tmpl w:val="2D2C6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9B38F6"/>
    <w:multiLevelType w:val="hybridMultilevel"/>
    <w:tmpl w:val="4EEE89D0"/>
    <w:lvl w:ilvl="0" w:tplc="16C86B4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75AC1D64"/>
    <w:multiLevelType w:val="hybridMultilevel"/>
    <w:tmpl w:val="6E460AC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7B2638B9"/>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7"/>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0"/>
  </w:num>
  <w:num w:numId="9">
    <w:abstractNumId w:val="8"/>
  </w:num>
  <w:num w:numId="10">
    <w:abstractNumId w:val="5"/>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athan">
    <w15:presenceInfo w15:providerId="Windows Live" w15:userId="2e6b9d7a79299f58"/>
  </w15:person>
  <w15:person w15:author="Jared Castaneda">
    <w15:presenceInfo w15:providerId="Windows Live" w15:userId="eba50c435f555db4"/>
  </w15:person>
  <w15:person w15:author="Marcos, Nathan">
    <w15:presenceInfo w15:providerId="None" w15:userId="Marcos, Nat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00D88"/>
    <w:rsid w:val="00003FEC"/>
    <w:rsid w:val="0000529D"/>
    <w:rsid w:val="000108C6"/>
    <w:rsid w:val="0002467D"/>
    <w:rsid w:val="000246CF"/>
    <w:rsid w:val="000308CD"/>
    <w:rsid w:val="00042E54"/>
    <w:rsid w:val="000774C0"/>
    <w:rsid w:val="0009280B"/>
    <w:rsid w:val="000A2529"/>
    <w:rsid w:val="000C530D"/>
    <w:rsid w:val="000D041B"/>
    <w:rsid w:val="000D187E"/>
    <w:rsid w:val="000E24B8"/>
    <w:rsid w:val="000E497B"/>
    <w:rsid w:val="000E5ED0"/>
    <w:rsid w:val="000E790D"/>
    <w:rsid w:val="000F65A0"/>
    <w:rsid w:val="00105A9E"/>
    <w:rsid w:val="00105D80"/>
    <w:rsid w:val="00111D21"/>
    <w:rsid w:val="00126BCF"/>
    <w:rsid w:val="0013122B"/>
    <w:rsid w:val="00137A0F"/>
    <w:rsid w:val="00147B14"/>
    <w:rsid w:val="00164D51"/>
    <w:rsid w:val="001C20C8"/>
    <w:rsid w:val="001C3AB4"/>
    <w:rsid w:val="001C74F2"/>
    <w:rsid w:val="001D4C79"/>
    <w:rsid w:val="001E5FB9"/>
    <w:rsid w:val="001F20F3"/>
    <w:rsid w:val="001F2DA5"/>
    <w:rsid w:val="00205B61"/>
    <w:rsid w:val="002123FE"/>
    <w:rsid w:val="00222299"/>
    <w:rsid w:val="0023674B"/>
    <w:rsid w:val="00247D92"/>
    <w:rsid w:val="00262426"/>
    <w:rsid w:val="00272A50"/>
    <w:rsid w:val="00281395"/>
    <w:rsid w:val="00284998"/>
    <w:rsid w:val="002C57FE"/>
    <w:rsid w:val="002D36FF"/>
    <w:rsid w:val="002D47D7"/>
    <w:rsid w:val="002D5DF5"/>
    <w:rsid w:val="0032286E"/>
    <w:rsid w:val="00322BC0"/>
    <w:rsid w:val="00345094"/>
    <w:rsid w:val="00347A0C"/>
    <w:rsid w:val="0036712A"/>
    <w:rsid w:val="00372871"/>
    <w:rsid w:val="00395FB1"/>
    <w:rsid w:val="00396D65"/>
    <w:rsid w:val="003A67EE"/>
    <w:rsid w:val="003B3C1E"/>
    <w:rsid w:val="003D6789"/>
    <w:rsid w:val="00407F2D"/>
    <w:rsid w:val="004319A7"/>
    <w:rsid w:val="00437BF2"/>
    <w:rsid w:val="0044062D"/>
    <w:rsid w:val="00447F55"/>
    <w:rsid w:val="00460194"/>
    <w:rsid w:val="004931D0"/>
    <w:rsid w:val="004C00E5"/>
    <w:rsid w:val="004C3DF1"/>
    <w:rsid w:val="004F22BD"/>
    <w:rsid w:val="004F5A4C"/>
    <w:rsid w:val="005259E0"/>
    <w:rsid w:val="005278A9"/>
    <w:rsid w:val="00530F44"/>
    <w:rsid w:val="00537B55"/>
    <w:rsid w:val="00562A15"/>
    <w:rsid w:val="00566D30"/>
    <w:rsid w:val="00575AAD"/>
    <w:rsid w:val="00587865"/>
    <w:rsid w:val="005943E2"/>
    <w:rsid w:val="005B222F"/>
    <w:rsid w:val="005C0CF6"/>
    <w:rsid w:val="005C2960"/>
    <w:rsid w:val="005C2A64"/>
    <w:rsid w:val="00602D37"/>
    <w:rsid w:val="00604E16"/>
    <w:rsid w:val="00612CBE"/>
    <w:rsid w:val="00617FFC"/>
    <w:rsid w:val="00625D6C"/>
    <w:rsid w:val="006301CA"/>
    <w:rsid w:val="0063638E"/>
    <w:rsid w:val="00656E0B"/>
    <w:rsid w:val="006709AD"/>
    <w:rsid w:val="0067276E"/>
    <w:rsid w:val="006815E2"/>
    <w:rsid w:val="0068186F"/>
    <w:rsid w:val="00682297"/>
    <w:rsid w:val="00686996"/>
    <w:rsid w:val="006A10E2"/>
    <w:rsid w:val="006A77B1"/>
    <w:rsid w:val="006B6E74"/>
    <w:rsid w:val="006D7F4D"/>
    <w:rsid w:val="006E1A67"/>
    <w:rsid w:val="006E4991"/>
    <w:rsid w:val="00726037"/>
    <w:rsid w:val="00743F73"/>
    <w:rsid w:val="0074495C"/>
    <w:rsid w:val="007561DA"/>
    <w:rsid w:val="00760A8E"/>
    <w:rsid w:val="00774050"/>
    <w:rsid w:val="007A3348"/>
    <w:rsid w:val="007A475F"/>
    <w:rsid w:val="007B4CD2"/>
    <w:rsid w:val="007C2935"/>
    <w:rsid w:val="007C6B90"/>
    <w:rsid w:val="007D4C75"/>
    <w:rsid w:val="007E10CE"/>
    <w:rsid w:val="007E6647"/>
    <w:rsid w:val="00811B9D"/>
    <w:rsid w:val="00822077"/>
    <w:rsid w:val="0084306B"/>
    <w:rsid w:val="008437A3"/>
    <w:rsid w:val="00845520"/>
    <w:rsid w:val="00847208"/>
    <w:rsid w:val="00850565"/>
    <w:rsid w:val="008649FB"/>
    <w:rsid w:val="00866B44"/>
    <w:rsid w:val="00883982"/>
    <w:rsid w:val="008909E2"/>
    <w:rsid w:val="00892597"/>
    <w:rsid w:val="008938E6"/>
    <w:rsid w:val="008C3899"/>
    <w:rsid w:val="008E4E0F"/>
    <w:rsid w:val="008E5B7D"/>
    <w:rsid w:val="008F4EE9"/>
    <w:rsid w:val="00921F78"/>
    <w:rsid w:val="009232A3"/>
    <w:rsid w:val="00946076"/>
    <w:rsid w:val="009735F5"/>
    <w:rsid w:val="00980406"/>
    <w:rsid w:val="0099141E"/>
    <w:rsid w:val="00992397"/>
    <w:rsid w:val="009B577F"/>
    <w:rsid w:val="009B73F5"/>
    <w:rsid w:val="009D12CA"/>
    <w:rsid w:val="009D6B8A"/>
    <w:rsid w:val="009D7C6B"/>
    <w:rsid w:val="009E338B"/>
    <w:rsid w:val="009F422E"/>
    <w:rsid w:val="00A011D0"/>
    <w:rsid w:val="00A1168B"/>
    <w:rsid w:val="00A32A2E"/>
    <w:rsid w:val="00A37A3A"/>
    <w:rsid w:val="00A609B8"/>
    <w:rsid w:val="00A63D97"/>
    <w:rsid w:val="00A82140"/>
    <w:rsid w:val="00A83393"/>
    <w:rsid w:val="00AA538F"/>
    <w:rsid w:val="00AB5B22"/>
    <w:rsid w:val="00AC473A"/>
    <w:rsid w:val="00AC58A0"/>
    <w:rsid w:val="00AD6557"/>
    <w:rsid w:val="00AE78AD"/>
    <w:rsid w:val="00B07FFC"/>
    <w:rsid w:val="00B171EC"/>
    <w:rsid w:val="00B46C91"/>
    <w:rsid w:val="00B7123F"/>
    <w:rsid w:val="00B93DBD"/>
    <w:rsid w:val="00BA6099"/>
    <w:rsid w:val="00BB4B7F"/>
    <w:rsid w:val="00BB72BA"/>
    <w:rsid w:val="00BC529A"/>
    <w:rsid w:val="00BD457B"/>
    <w:rsid w:val="00BD641A"/>
    <w:rsid w:val="00BE0AEB"/>
    <w:rsid w:val="00BE23E8"/>
    <w:rsid w:val="00BF31CF"/>
    <w:rsid w:val="00BF4908"/>
    <w:rsid w:val="00C032AE"/>
    <w:rsid w:val="00C037DA"/>
    <w:rsid w:val="00C161C0"/>
    <w:rsid w:val="00C20764"/>
    <w:rsid w:val="00C237FA"/>
    <w:rsid w:val="00C53336"/>
    <w:rsid w:val="00C5629B"/>
    <w:rsid w:val="00C60461"/>
    <w:rsid w:val="00C943ED"/>
    <w:rsid w:val="00C94F0D"/>
    <w:rsid w:val="00CA7981"/>
    <w:rsid w:val="00CC0588"/>
    <w:rsid w:val="00CC17B0"/>
    <w:rsid w:val="00CC4516"/>
    <w:rsid w:val="00CD102B"/>
    <w:rsid w:val="00CD4E89"/>
    <w:rsid w:val="00CD71CE"/>
    <w:rsid w:val="00CE2B3C"/>
    <w:rsid w:val="00D02008"/>
    <w:rsid w:val="00D042D6"/>
    <w:rsid w:val="00D04D89"/>
    <w:rsid w:val="00D15281"/>
    <w:rsid w:val="00D15495"/>
    <w:rsid w:val="00D2139F"/>
    <w:rsid w:val="00D37EC1"/>
    <w:rsid w:val="00D506FE"/>
    <w:rsid w:val="00D579ED"/>
    <w:rsid w:val="00D73986"/>
    <w:rsid w:val="00D74D48"/>
    <w:rsid w:val="00D76E66"/>
    <w:rsid w:val="00D915C2"/>
    <w:rsid w:val="00DA480A"/>
    <w:rsid w:val="00DF0777"/>
    <w:rsid w:val="00DF1FB9"/>
    <w:rsid w:val="00E00BA2"/>
    <w:rsid w:val="00E11F13"/>
    <w:rsid w:val="00E23B71"/>
    <w:rsid w:val="00E242F8"/>
    <w:rsid w:val="00E2617F"/>
    <w:rsid w:val="00E534CF"/>
    <w:rsid w:val="00E60832"/>
    <w:rsid w:val="00E664C8"/>
    <w:rsid w:val="00E91ACB"/>
    <w:rsid w:val="00E91F69"/>
    <w:rsid w:val="00EA16FE"/>
    <w:rsid w:val="00EA412C"/>
    <w:rsid w:val="00EC45C4"/>
    <w:rsid w:val="00EC7326"/>
    <w:rsid w:val="00EE7695"/>
    <w:rsid w:val="00EF4CFB"/>
    <w:rsid w:val="00F209A4"/>
    <w:rsid w:val="00F2135D"/>
    <w:rsid w:val="00F47C1D"/>
    <w:rsid w:val="00F52CE2"/>
    <w:rsid w:val="00F678BF"/>
    <w:rsid w:val="00F73A7B"/>
    <w:rsid w:val="00F7605E"/>
    <w:rsid w:val="00F90492"/>
    <w:rsid w:val="00F9182D"/>
    <w:rsid w:val="00FA21A9"/>
    <w:rsid w:val="00FB24DA"/>
    <w:rsid w:val="00FC16C9"/>
    <w:rsid w:val="00FC7841"/>
    <w:rsid w:val="00FD7FA5"/>
    <w:rsid w:val="00FE4933"/>
    <w:rsid w:val="00FE6391"/>
    <w:rsid w:val="00FF2957"/>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01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9</Pages>
  <Words>3197</Words>
  <Characters>18227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Jared Castaneda</cp:lastModifiedBy>
  <cp:revision>187</cp:revision>
  <cp:lastPrinted>2020-09-05T18:52:00Z</cp:lastPrinted>
  <dcterms:created xsi:type="dcterms:W3CDTF">2020-09-04T22:31:00Z</dcterms:created>
  <dcterms:modified xsi:type="dcterms:W3CDTF">2020-12-07T22:06:00Z</dcterms:modified>
</cp:coreProperties>
</file>