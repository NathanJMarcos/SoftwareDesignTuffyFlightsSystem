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2EED5694" w:rsidR="004C00E5" w:rsidRDefault="00C73210" w:rsidP="00D73986">
      <w:pPr>
        <w:pStyle w:val="Title"/>
      </w:pPr>
      <w:bookmarkStart w:id="0" w:name="DocumentTitle"/>
      <w:r>
        <w:t>Use Case Model</w:t>
      </w:r>
      <w:r w:rsidR="00EA16FE">
        <w:t xml:space="preserve"> </w:t>
      </w:r>
      <w:bookmarkEnd w:id="0"/>
    </w:p>
    <w:p w14:paraId="66816C2B" w14:textId="6647D7FC" w:rsidR="00EC7326" w:rsidRPr="00EC7326" w:rsidRDefault="00883982" w:rsidP="00D73986">
      <w:pPr>
        <w:pStyle w:val="Title"/>
      </w:pPr>
      <w:del w:id="1" w:author="Nathan" w:date="2020-09-21T17:26:00Z">
        <w:r w:rsidDel="004D32A4">
          <w:rPr>
            <w:noProof/>
          </w:rPr>
          <mc:AlternateContent>
            <mc:Choice Requires="wps">
              <w:drawing>
                <wp:anchor distT="0" distB="0" distL="114300" distR="114300" simplePos="0" relativeHeight="251659264" behindDoc="0" locked="0" layoutInCell="1" allowOverlap="1" wp14:anchorId="3FB2DA93" wp14:editId="6D35C9C4">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912B66" w:rsidRDefault="00912B66"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912B66" w:rsidRDefault="00912B66"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912B66" w:rsidRDefault="00912B66"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912B66" w:rsidRDefault="00912B66" w:rsidP="00604E16">
                        <w:pPr>
                          <w:pStyle w:val="ListParagraph"/>
                          <w:numPr>
                            <w:ilvl w:val="0"/>
                            <w:numId w:val="4"/>
                          </w:numPr>
                          <w:ind w:left="360"/>
                          <w:jc w:val="left"/>
                        </w:pPr>
                        <w:r>
                          <w:t>Delete this bubble</w:t>
                        </w:r>
                      </w:p>
                    </w:txbxContent>
                  </v:textbox>
                </v:shape>
              </w:pict>
            </mc:Fallback>
          </mc:AlternateContent>
        </w:r>
      </w:del>
      <w:r w:rsidR="004931D0">
        <w:t>f</w:t>
      </w:r>
      <w:r w:rsidR="00EC7326" w:rsidRPr="00EC7326">
        <w:t>or the</w:t>
      </w:r>
    </w:p>
    <w:p w14:paraId="288E5FC1" w14:textId="7B620E25"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2" w:author="Nathan" w:date="2020-09-22T18:29:00Z">
        <w:r w:rsidDel="00446114">
          <w:rPr>
            <w:noProof/>
          </w:rPr>
          <w:drawing>
            <wp:inline distT="0" distB="0" distL="0" distR="0" wp14:anchorId="591BB13B" wp14:editId="44F972F5">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ins w:id="3" w:author="Nathan" w:date="2020-09-22T18:29:00Z">
        <w:r w:rsidR="00446114">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5838A0" wp14:editId="35F4620B">
              <wp:extent cx="3208020" cy="2621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020" cy="2621280"/>
                      </a:xfrm>
                      <a:prstGeom prst="rect">
                        <a:avLst/>
                      </a:prstGeom>
                      <a:noFill/>
                      <a:ln>
                        <a:noFill/>
                      </a:ln>
                    </pic:spPr>
                  </pic:pic>
                </a:graphicData>
              </a:graphic>
            </wp:inline>
          </w:drawing>
        </w:r>
      </w:ins>
    </w:p>
    <w:p w14:paraId="606880A5" w14:textId="56D72940" w:rsidR="00EC7326" w:rsidRDefault="00583A71" w:rsidP="00D73986">
      <w:pPr>
        <w:pStyle w:val="Title"/>
      </w:pPr>
      <w:bookmarkStart w:id="4" w:name="ProjectName"/>
      <w:proofErr w:type="spellStart"/>
      <w:ins w:id="5" w:author="Nathan" w:date="2020-09-21T17:24:00Z">
        <w:r>
          <w:t>Tuffy</w:t>
        </w:r>
        <w:proofErr w:type="spellEnd"/>
        <w:r>
          <w:t xml:space="preserve"> Flights</w:t>
        </w:r>
      </w:ins>
      <w:del w:id="6" w:author="Nathan" w:date="2020-09-21T17:24:00Z">
        <w:r w:rsidR="00EC7326" w:rsidRPr="00EC7326" w:rsidDel="00583A71">
          <w:delText>&lt;Your Project Title here</w:delText>
        </w:r>
        <w:r w:rsidR="004931D0" w:rsidDel="00583A71">
          <w:delText>&gt;</w:delText>
        </w:r>
      </w:del>
      <w:r w:rsidR="00EA16FE">
        <w:t xml:space="preserve"> </w:t>
      </w:r>
      <w:bookmarkEnd w:id="4"/>
    </w:p>
    <w:p w14:paraId="5BA7DA9D" w14:textId="2431F917" w:rsidR="008E4E0F" w:rsidRPr="008E4E0F" w:rsidRDefault="008E4E0F" w:rsidP="00D73986">
      <w:pPr>
        <w:pStyle w:val="Title"/>
      </w:pPr>
      <w:r w:rsidRPr="008E4E0F">
        <w:t>System</w:t>
      </w: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0"/>
        <w:gridCol w:w="3500"/>
        <w:gridCol w:w="3500"/>
      </w:tblGrid>
      <w:tr w:rsidR="0097782C" w14:paraId="41179407" w14:textId="77777777" w:rsidTr="00D25D61">
        <w:trPr>
          <w:cantSplit/>
          <w:ins w:id="7" w:author="Jared Castaneda" w:date="2020-12-07T13:26:00Z"/>
        </w:trPr>
        <w:tc>
          <w:tcPr>
            <w:tcW w:w="3118" w:type="dxa"/>
          </w:tcPr>
          <w:p w14:paraId="5DDDD0C8" w14:textId="77777777" w:rsidR="0097782C" w:rsidRPr="00A011D0" w:rsidRDefault="0097782C" w:rsidP="00D25D61">
            <w:pPr>
              <w:rPr>
                <w:ins w:id="8" w:author="Jared Castaneda" w:date="2020-12-07T13:26:00Z"/>
                <w:b/>
                <w:bCs/>
              </w:rPr>
            </w:pPr>
            <w:bookmarkStart w:id="9" w:name="_Hlk58239972"/>
            <w:ins w:id="10" w:author="Jared Castaneda" w:date="2020-12-07T13:26:00Z">
              <w:r>
                <w:rPr>
                  <w:b/>
                  <w:bCs/>
                </w:rPr>
                <w:t>Nathan Marcos</w:t>
              </w:r>
            </w:ins>
          </w:p>
        </w:tc>
        <w:tc>
          <w:tcPr>
            <w:tcW w:w="3116" w:type="dxa"/>
          </w:tcPr>
          <w:p w14:paraId="219F8317" w14:textId="77777777" w:rsidR="0097782C" w:rsidRPr="00A011D0" w:rsidRDefault="0097782C" w:rsidP="00D25D61">
            <w:pPr>
              <w:rPr>
                <w:ins w:id="11" w:author="Jared Castaneda" w:date="2020-12-07T13:26:00Z"/>
                <w:b/>
                <w:bCs/>
              </w:rPr>
            </w:pPr>
            <w:ins w:id="12" w:author="Jared Castaneda" w:date="2020-12-07T13:26:00Z">
              <w:r>
                <w:rPr>
                  <w:b/>
                  <w:bCs/>
                </w:rPr>
                <w:t>Jared Castaneda</w:t>
              </w:r>
            </w:ins>
          </w:p>
        </w:tc>
        <w:tc>
          <w:tcPr>
            <w:tcW w:w="3116" w:type="dxa"/>
          </w:tcPr>
          <w:p w14:paraId="7F74DB8C" w14:textId="77777777" w:rsidR="0097782C" w:rsidRPr="00A011D0" w:rsidRDefault="0097782C" w:rsidP="00D25D61">
            <w:pPr>
              <w:rPr>
                <w:ins w:id="13" w:author="Jared Castaneda" w:date="2020-12-07T13:26:00Z"/>
                <w:b/>
                <w:bCs/>
              </w:rPr>
            </w:pPr>
            <w:ins w:id="14" w:author="Jared Castaneda" w:date="2020-12-07T13:26:00Z">
              <w:r>
                <w:rPr>
                  <w:b/>
                  <w:bCs/>
                </w:rPr>
                <w:t xml:space="preserve">Jawad </w:t>
              </w:r>
              <w:proofErr w:type="spellStart"/>
              <w:r>
                <w:rPr>
                  <w:b/>
                  <w:bCs/>
                </w:rPr>
                <w:t>Swed</w:t>
              </w:r>
              <w:proofErr w:type="spellEnd"/>
            </w:ins>
          </w:p>
        </w:tc>
      </w:tr>
      <w:tr w:rsidR="0097782C" w14:paraId="78A859E9" w14:textId="77777777" w:rsidTr="00D25D61">
        <w:trPr>
          <w:cantSplit/>
          <w:ins w:id="15" w:author="Jared Castaneda" w:date="2020-12-07T13:26:00Z"/>
        </w:trPr>
        <w:tc>
          <w:tcPr>
            <w:tcW w:w="3118" w:type="dxa"/>
          </w:tcPr>
          <w:p w14:paraId="4096A849" w14:textId="77777777" w:rsidR="0097782C" w:rsidRDefault="0097782C" w:rsidP="00D25D61">
            <w:pPr>
              <w:ind w:left="164"/>
              <w:rPr>
                <w:ins w:id="16" w:author="Jared Castaneda" w:date="2020-12-07T13:26:00Z"/>
              </w:rPr>
            </w:pPr>
            <w:ins w:id="17" w:author="Jared Castaneda" w:date="2020-12-07T13:26:00Z">
              <w:r>
                <w:t>Design Modeling, Implementation</w:t>
              </w:r>
            </w:ins>
          </w:p>
        </w:tc>
        <w:tc>
          <w:tcPr>
            <w:tcW w:w="3116" w:type="dxa"/>
          </w:tcPr>
          <w:p w14:paraId="6EC2C6E4" w14:textId="77777777" w:rsidR="0097782C" w:rsidRDefault="0097782C" w:rsidP="00D25D61">
            <w:pPr>
              <w:ind w:left="164"/>
              <w:rPr>
                <w:ins w:id="18" w:author="Jared Castaneda" w:date="2020-12-07T13:26:00Z"/>
              </w:rPr>
            </w:pPr>
            <w:ins w:id="19" w:author="Jared Castaneda" w:date="2020-12-07T13:26:00Z">
              <w:r>
                <w:t>Project Management, Implementation</w:t>
              </w:r>
            </w:ins>
          </w:p>
        </w:tc>
        <w:tc>
          <w:tcPr>
            <w:tcW w:w="3116" w:type="dxa"/>
          </w:tcPr>
          <w:p w14:paraId="415518E1" w14:textId="77777777" w:rsidR="0097782C" w:rsidRDefault="0097782C" w:rsidP="00D25D61">
            <w:pPr>
              <w:ind w:left="164"/>
              <w:rPr>
                <w:ins w:id="20" w:author="Jared Castaneda" w:date="2020-12-07T13:26:00Z"/>
              </w:rPr>
            </w:pPr>
            <w:ins w:id="21" w:author="Jared Castaneda" w:date="2020-12-07T13:26:00Z">
              <w:r>
                <w:t>Business Modeling, Design Modeling</w:t>
              </w:r>
            </w:ins>
          </w:p>
        </w:tc>
      </w:tr>
      <w:tr w:rsidR="0097782C" w14:paraId="58CD32D7" w14:textId="77777777" w:rsidTr="00D25D61">
        <w:trPr>
          <w:cantSplit/>
          <w:ins w:id="22" w:author="Jared Castaneda" w:date="2020-12-07T13:26:00Z"/>
        </w:trPr>
        <w:tc>
          <w:tcPr>
            <w:tcW w:w="3118" w:type="dxa"/>
          </w:tcPr>
          <w:p w14:paraId="6D8E283E" w14:textId="77777777" w:rsidR="0097782C" w:rsidRDefault="0097782C" w:rsidP="00D25D61">
            <w:pPr>
              <w:ind w:left="164"/>
              <w:rPr>
                <w:ins w:id="23" w:author="Jared Castaneda" w:date="2020-12-07T13:26:00Z"/>
              </w:rPr>
            </w:pPr>
            <w:ins w:id="24" w:author="Jared Castaneda" w:date="2020-12-07T13:26:00Z">
              <w:r>
                <w:fldChar w:fldCharType="begin"/>
              </w:r>
              <w:r>
                <w:instrText xml:space="preserve"> HYPERLINK "mailto:</w:instrText>
              </w:r>
              <w:r w:rsidRPr="00D25D61">
                <w:instrText>nathanmarcos@csu.fullerton.edu</w:instrText>
              </w:r>
              <w:r>
                <w:instrText xml:space="preserve">" </w:instrText>
              </w:r>
              <w:r>
                <w:fldChar w:fldCharType="separate"/>
              </w:r>
              <w:r w:rsidRPr="00CB59A7">
                <w:rPr>
                  <w:rStyle w:val="Hyperlink"/>
                </w:rPr>
                <w:t>nathanmarcos@csu.fullerton.edu</w:t>
              </w:r>
              <w:r>
                <w:fldChar w:fldCharType="end"/>
              </w:r>
            </w:ins>
          </w:p>
        </w:tc>
        <w:tc>
          <w:tcPr>
            <w:tcW w:w="3116" w:type="dxa"/>
          </w:tcPr>
          <w:p w14:paraId="01AAC23F" w14:textId="77777777" w:rsidR="0097782C" w:rsidRDefault="0097782C" w:rsidP="00D25D61">
            <w:pPr>
              <w:ind w:left="164"/>
              <w:rPr>
                <w:ins w:id="25" w:author="Jared Castaneda" w:date="2020-12-07T13:26:00Z"/>
              </w:rPr>
            </w:pPr>
            <w:ins w:id="26" w:author="Jared Castaneda" w:date="2020-12-07T13:26:00Z">
              <w:r>
                <w:fldChar w:fldCharType="begin"/>
              </w:r>
              <w:r>
                <w:instrText xml:space="preserve"> HYPERLINK "mailto:</w:instrText>
              </w:r>
              <w:r w:rsidRPr="00D25D61">
                <w:instrText>jaredcast@csu.fullerton.edu</w:instrText>
              </w:r>
              <w:r>
                <w:instrText xml:space="preserve">" </w:instrText>
              </w:r>
              <w:r>
                <w:fldChar w:fldCharType="separate"/>
              </w:r>
              <w:r w:rsidRPr="00CB59A7">
                <w:rPr>
                  <w:rStyle w:val="Hyperlink"/>
                </w:rPr>
                <w:t>jaredcast@csu.fullerton.edu</w:t>
              </w:r>
              <w:r>
                <w:fldChar w:fldCharType="end"/>
              </w:r>
              <w:r>
                <w:t xml:space="preserve"> </w:t>
              </w:r>
            </w:ins>
          </w:p>
        </w:tc>
        <w:tc>
          <w:tcPr>
            <w:tcW w:w="3116" w:type="dxa"/>
          </w:tcPr>
          <w:p w14:paraId="0EEA97C6" w14:textId="77777777" w:rsidR="0097782C" w:rsidRDefault="0097782C" w:rsidP="00D25D61">
            <w:pPr>
              <w:ind w:left="164"/>
              <w:rPr>
                <w:ins w:id="27" w:author="Jared Castaneda" w:date="2020-12-07T13:26:00Z"/>
              </w:rPr>
            </w:pPr>
            <w:ins w:id="28" w:author="Jared Castaneda" w:date="2020-12-07T13:26:00Z">
              <w:r>
                <w:fldChar w:fldCharType="begin"/>
              </w:r>
              <w:r>
                <w:instrText xml:space="preserve"> HYPERLINK "mailto:</w:instrText>
              </w:r>
              <w:r w:rsidRPr="00D25D61">
                <w:instrText>jawadswed@csu.fullerton.edu</w:instrText>
              </w:r>
              <w:r>
                <w:instrText xml:space="preserve">" </w:instrText>
              </w:r>
              <w:r>
                <w:fldChar w:fldCharType="separate"/>
              </w:r>
              <w:r w:rsidRPr="00D37EC1">
                <w:rPr>
                  <w:rStyle w:val="Hyperlink"/>
                </w:rPr>
                <w:t>ja</w:t>
              </w:r>
              <w:r w:rsidRPr="00105A9E">
                <w:rPr>
                  <w:rStyle w:val="Hyperlink"/>
                </w:rPr>
                <w:t>w</w:t>
              </w:r>
              <w:r w:rsidRPr="00CB59A7">
                <w:rPr>
                  <w:rStyle w:val="Hyperlink"/>
                </w:rPr>
                <w:t>adswed@csu.fullerton.edu</w:t>
              </w:r>
              <w:r>
                <w:fldChar w:fldCharType="end"/>
              </w:r>
            </w:ins>
          </w:p>
        </w:tc>
      </w:tr>
      <w:bookmarkEnd w:id="9"/>
    </w:tbl>
    <w:p w14:paraId="01E4935C" w14:textId="7C30E2F9" w:rsidR="004931D0" w:rsidDel="0097782C" w:rsidRDefault="004931D0" w:rsidP="00D73986">
      <w:pPr>
        <w:rPr>
          <w:del w:id="29" w:author="Jared Castaneda" w:date="2020-12-07T13:26:00Z"/>
        </w:rPr>
      </w:pPr>
    </w:p>
    <w:p w14:paraId="7163C404" w14:textId="77777777" w:rsidR="00FE6391" w:rsidRDefault="00FE6391" w:rsidP="00D73986">
      <w:pPr>
        <w:sectPr w:rsidR="00FE6391" w:rsidSect="00FE6391">
          <w:headerReference w:type="default" r:id="rId11"/>
          <w:footerReference w:type="default" r:id="rId12"/>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Change w:id="30" w:author="Jared Castaneda" w:date="2020-12-03T10:54:00Z">
          <w:tblPr>
            <w:tblStyle w:val="TableGrid"/>
            <w:tblW w:w="5000" w:type="pct"/>
            <w:tblLook w:val="0620" w:firstRow="1" w:lastRow="0" w:firstColumn="0" w:lastColumn="0" w:noHBand="1" w:noVBand="1"/>
          </w:tblPr>
        </w:tblPrChange>
      </w:tblPr>
      <w:tblGrid>
        <w:gridCol w:w="896"/>
        <w:gridCol w:w="2117"/>
        <w:gridCol w:w="5969"/>
        <w:gridCol w:w="1808"/>
        <w:tblGridChange w:id="31">
          <w:tblGrid>
            <w:gridCol w:w="896"/>
            <w:gridCol w:w="1904"/>
            <w:gridCol w:w="213"/>
            <w:gridCol w:w="5969"/>
            <w:gridCol w:w="16"/>
            <w:gridCol w:w="1792"/>
          </w:tblGrid>
        </w:tblGridChange>
      </w:tblGrid>
      <w:tr w:rsidR="00760A8E" w14:paraId="238C2188" w14:textId="77777777" w:rsidTr="00941718">
        <w:trPr>
          <w:tblHeader/>
          <w:trPrChange w:id="32" w:author="Jared Castaneda" w:date="2020-12-03T10:54:00Z">
            <w:trPr>
              <w:tblHeader/>
            </w:trPr>
          </w:trPrChange>
        </w:trPr>
        <w:tc>
          <w:tcPr>
            <w:tcW w:w="0" w:type="auto"/>
            <w:shd w:val="clear" w:color="auto" w:fill="D9D9D9" w:themeFill="background1" w:themeFillShade="D9"/>
            <w:vAlign w:val="bottom"/>
            <w:tcPrChange w:id="33" w:author="Jared Castaneda" w:date="2020-12-03T10:54:00Z">
              <w:tcPr>
                <w:tcW w:w="0" w:type="auto"/>
                <w:shd w:val="clear" w:color="auto" w:fill="D9D9D9" w:themeFill="background1" w:themeFillShade="D9"/>
                <w:vAlign w:val="bottom"/>
              </w:tcPr>
            </w:tcPrChange>
          </w:tcPr>
          <w:p w14:paraId="28D73B5F" w14:textId="77777777" w:rsidR="00760A8E" w:rsidRPr="00D535DD" w:rsidRDefault="00760A8E" w:rsidP="00D73986">
            <w:r w:rsidRPr="00D535DD">
              <w:t>Version</w:t>
            </w:r>
          </w:p>
        </w:tc>
        <w:tc>
          <w:tcPr>
            <w:tcW w:w="882" w:type="pct"/>
            <w:shd w:val="clear" w:color="auto" w:fill="D9D9D9" w:themeFill="background1" w:themeFillShade="D9"/>
            <w:vAlign w:val="bottom"/>
            <w:tcPrChange w:id="34" w:author="Jared Castaneda" w:date="2020-12-03T10:54:00Z">
              <w:tcPr>
                <w:tcW w:w="867" w:type="pct"/>
                <w:shd w:val="clear" w:color="auto" w:fill="D9D9D9" w:themeFill="background1" w:themeFillShade="D9"/>
                <w:vAlign w:val="bottom"/>
              </w:tcPr>
            </w:tcPrChange>
          </w:tcPr>
          <w:p w14:paraId="640D77B6" w14:textId="77777777" w:rsidR="00760A8E" w:rsidRPr="00D535DD" w:rsidRDefault="00760A8E" w:rsidP="00D73986">
            <w:r w:rsidRPr="00D535DD">
              <w:t>Date</w:t>
            </w:r>
          </w:p>
        </w:tc>
        <w:tc>
          <w:tcPr>
            <w:tcW w:w="2872" w:type="pct"/>
            <w:shd w:val="clear" w:color="auto" w:fill="D9D9D9" w:themeFill="background1" w:themeFillShade="D9"/>
            <w:vAlign w:val="bottom"/>
            <w:tcPrChange w:id="35" w:author="Jared Castaneda" w:date="2020-12-03T10:54:00Z">
              <w:tcPr>
                <w:tcW w:w="2961" w:type="pct"/>
                <w:gridSpan w:val="3"/>
                <w:shd w:val="clear" w:color="auto" w:fill="D9D9D9" w:themeFill="background1" w:themeFillShade="D9"/>
                <w:vAlign w:val="bottom"/>
              </w:tcPr>
            </w:tcPrChange>
          </w:tcPr>
          <w:p w14:paraId="73B676E7" w14:textId="77777777" w:rsidR="00760A8E" w:rsidRPr="00D535DD" w:rsidRDefault="00760A8E" w:rsidP="00D73986">
            <w:r w:rsidRPr="00D535DD">
              <w:t xml:space="preserve">Summary of </w:t>
            </w:r>
            <w:r>
              <w:t>C</w:t>
            </w:r>
            <w:r w:rsidRPr="00D535DD">
              <w:t>hanges</w:t>
            </w:r>
          </w:p>
        </w:tc>
        <w:tc>
          <w:tcPr>
            <w:tcW w:w="830" w:type="pct"/>
            <w:shd w:val="clear" w:color="auto" w:fill="D9D9D9" w:themeFill="background1" w:themeFillShade="D9"/>
            <w:vAlign w:val="bottom"/>
            <w:tcPrChange w:id="36" w:author="Jared Castaneda" w:date="2020-12-03T10:54:00Z">
              <w:tcPr>
                <w:tcW w:w="748" w:type="pct"/>
                <w:shd w:val="clear" w:color="auto" w:fill="D9D9D9" w:themeFill="background1" w:themeFillShade="D9"/>
                <w:vAlign w:val="bottom"/>
              </w:tcPr>
            </w:tcPrChange>
          </w:tcPr>
          <w:p w14:paraId="39FC6A70" w14:textId="77777777" w:rsidR="00760A8E" w:rsidRPr="00D535DD" w:rsidRDefault="00760A8E" w:rsidP="00D73986">
            <w:r w:rsidRPr="00D535DD">
              <w:t>Author</w:t>
            </w:r>
          </w:p>
        </w:tc>
      </w:tr>
      <w:tr w:rsidR="00760A8E" w14:paraId="7BB475CD" w14:textId="77777777" w:rsidTr="00941718">
        <w:tc>
          <w:tcPr>
            <w:tcW w:w="0" w:type="auto"/>
            <w:tcPrChange w:id="37" w:author="Jared Castaneda" w:date="2020-12-03T10:54:00Z">
              <w:tcPr>
                <w:tcW w:w="0" w:type="auto"/>
              </w:tcPr>
            </w:tcPrChange>
          </w:tcPr>
          <w:p w14:paraId="51EF25E3" w14:textId="77777777" w:rsidR="00760A8E" w:rsidRDefault="00760A8E" w:rsidP="00D73986">
            <w:r>
              <w:t>1.0</w:t>
            </w:r>
          </w:p>
        </w:tc>
        <w:tc>
          <w:tcPr>
            <w:tcW w:w="882" w:type="pct"/>
            <w:tcPrChange w:id="38" w:author="Jared Castaneda" w:date="2020-12-03T10:54:00Z">
              <w:tcPr>
                <w:tcW w:w="867" w:type="pct"/>
              </w:tcPr>
            </w:tcPrChange>
          </w:tcPr>
          <w:p w14:paraId="5E8D5A3E" w14:textId="2133203B" w:rsidR="00760A8E" w:rsidRDefault="00B85639" w:rsidP="00D73986">
            <w:ins w:id="39" w:author="Nathan" w:date="2020-09-22T18:29:00Z">
              <w:r>
                <w:t>9/</w:t>
              </w:r>
              <w:del w:id="40" w:author="Jared Castaneda" w:date="2020-12-03T10:54:00Z">
                <w:r w:rsidDel="00941718">
                  <w:delText>14</w:delText>
                </w:r>
              </w:del>
            </w:ins>
            <w:ins w:id="41" w:author="Jared Castaneda" w:date="2020-12-03T10:54:00Z">
              <w:r w:rsidR="00941718">
                <w:t>28</w:t>
              </w:r>
            </w:ins>
            <w:ins w:id="42" w:author="Nathan" w:date="2020-09-22T18:30:00Z">
              <w:r>
                <w:t>/2020</w:t>
              </w:r>
            </w:ins>
            <w:del w:id="43" w:author="Nathan" w:date="2020-09-22T18:29:00Z">
              <w:r w:rsidR="00760A8E" w:rsidDel="00B85639">
                <w:delText>&lt;date of release&gt;</w:delText>
              </w:r>
            </w:del>
          </w:p>
        </w:tc>
        <w:tc>
          <w:tcPr>
            <w:tcW w:w="2872" w:type="pct"/>
            <w:tcPrChange w:id="44" w:author="Jared Castaneda" w:date="2020-12-03T10:54:00Z">
              <w:tcPr>
                <w:tcW w:w="2961" w:type="pct"/>
                <w:gridSpan w:val="3"/>
              </w:tcPr>
            </w:tcPrChange>
          </w:tcPr>
          <w:p w14:paraId="7FAB287C" w14:textId="77777777" w:rsidR="00941718" w:rsidRDefault="00760A8E" w:rsidP="00941718">
            <w:pPr>
              <w:pStyle w:val="ListParagraph"/>
              <w:numPr>
                <w:ilvl w:val="0"/>
                <w:numId w:val="1"/>
              </w:numPr>
              <w:ind w:left="256" w:hanging="270"/>
              <w:rPr>
                <w:ins w:id="45" w:author="Jared Castaneda" w:date="2020-12-03T10:53:00Z"/>
              </w:rPr>
            </w:pPr>
            <w:r>
              <w:t>Initial Release</w:t>
            </w:r>
          </w:p>
          <w:p w14:paraId="53C6DD67" w14:textId="77777777" w:rsidR="00941718" w:rsidRDefault="00941718" w:rsidP="00941718">
            <w:pPr>
              <w:pStyle w:val="ListParagraph"/>
              <w:numPr>
                <w:ilvl w:val="0"/>
                <w:numId w:val="1"/>
              </w:numPr>
              <w:ind w:left="256" w:hanging="270"/>
              <w:rPr>
                <w:ins w:id="46" w:author="Jared Castaneda" w:date="2020-12-03T10:54:00Z"/>
              </w:rPr>
            </w:pPr>
            <w:ins w:id="47" w:author="Jared Castaneda" w:date="2020-12-03T10:53:00Z">
              <w:r>
                <w:t>Add</w:t>
              </w:r>
            </w:ins>
            <w:ins w:id="48" w:author="Jared Castaneda" w:date="2020-12-03T10:54:00Z">
              <w:r>
                <w:t>ed 3 brief use cases and suggestions</w:t>
              </w:r>
            </w:ins>
          </w:p>
          <w:p w14:paraId="4D78CD70" w14:textId="77777777" w:rsidR="00941718" w:rsidRDefault="00941718" w:rsidP="00941718">
            <w:pPr>
              <w:pStyle w:val="ListParagraph"/>
              <w:numPr>
                <w:ilvl w:val="0"/>
                <w:numId w:val="1"/>
              </w:numPr>
              <w:ind w:left="256" w:hanging="270"/>
              <w:rPr>
                <w:ins w:id="49" w:author="Jared Castaneda" w:date="2020-12-03T10:54:00Z"/>
              </w:rPr>
            </w:pPr>
            <w:ins w:id="50" w:author="Jared Castaneda" w:date="2020-12-03T10:54:00Z">
              <w:r>
                <w:t>added emails, logos, general formatting</w:t>
              </w:r>
            </w:ins>
          </w:p>
          <w:p w14:paraId="6FCBE220" w14:textId="4EAA3735" w:rsidR="00941718" w:rsidRDefault="00941718">
            <w:pPr>
              <w:pStyle w:val="ListParagraph"/>
              <w:numPr>
                <w:ilvl w:val="0"/>
                <w:numId w:val="1"/>
              </w:numPr>
              <w:ind w:left="256" w:hanging="270"/>
            </w:pPr>
            <w:ins w:id="51" w:author="Jared Castaneda" w:date="2020-12-03T10:54:00Z">
              <w:r>
                <w:t>Added use case diagram</w:t>
              </w:r>
            </w:ins>
          </w:p>
        </w:tc>
        <w:tc>
          <w:tcPr>
            <w:tcW w:w="830" w:type="pct"/>
            <w:tcPrChange w:id="52" w:author="Jared Castaneda" w:date="2020-12-03T10:54:00Z">
              <w:tcPr>
                <w:tcW w:w="748" w:type="pct"/>
              </w:tcPr>
            </w:tcPrChange>
          </w:tcPr>
          <w:p w14:paraId="7AE9F486" w14:textId="69A5502A" w:rsidR="00760A8E" w:rsidRDefault="00B85639" w:rsidP="00D73986">
            <w:ins w:id="53" w:author="Nathan" w:date="2020-09-22T18:30:00Z">
              <w:r>
                <w:t>Nathan Marcos</w:t>
              </w:r>
            </w:ins>
            <w:del w:id="54" w:author="Nathan" w:date="2020-09-22T18:30:00Z">
              <w:r w:rsidR="00D2139F" w:rsidDel="00B85639">
                <w:delText>&lt;</w:delText>
              </w:r>
              <w:r w:rsidR="00760A8E" w:rsidDel="00B85639">
                <w:delText>Name 1</w:delText>
              </w:r>
              <w:r w:rsidR="00D2139F" w:rsidDel="00B85639">
                <w:delText>&gt;</w:delText>
              </w:r>
            </w:del>
          </w:p>
          <w:p w14:paraId="2A44A26F" w14:textId="448FE8B3" w:rsidR="00760A8E" w:rsidRDefault="00B85639" w:rsidP="00D73986">
            <w:ins w:id="55" w:author="Nathan" w:date="2020-09-22T18:30:00Z">
              <w:r>
                <w:t>Jared Castaneda</w:t>
              </w:r>
            </w:ins>
            <w:del w:id="56" w:author="Nathan" w:date="2020-09-22T18:30:00Z">
              <w:r w:rsidR="00D2139F" w:rsidDel="00B85639">
                <w:delText>&lt;</w:delText>
              </w:r>
              <w:r w:rsidR="00760A8E" w:rsidDel="00B85639">
                <w:delText>Name 2</w:delText>
              </w:r>
              <w:r w:rsidR="00D2139F" w:rsidDel="00B85639">
                <w:delText>&gt;</w:delText>
              </w:r>
            </w:del>
          </w:p>
          <w:p w14:paraId="7BAECB26" w14:textId="66E7DBE0" w:rsidR="00760A8E" w:rsidRDefault="00B85639" w:rsidP="00D73986">
            <w:ins w:id="57" w:author="Nathan" w:date="2020-09-22T18:30:00Z">
              <w:r>
                <w:t xml:space="preserve">Jawad </w:t>
              </w:r>
              <w:proofErr w:type="spellStart"/>
              <w:r>
                <w:t>Swed</w:t>
              </w:r>
            </w:ins>
            <w:proofErr w:type="spellEnd"/>
            <w:del w:id="58" w:author="Nathan" w:date="2020-09-22T18:30:00Z">
              <w:r w:rsidR="00760A8E" w:rsidDel="00B85639">
                <w:delText>…</w:delText>
              </w:r>
            </w:del>
          </w:p>
        </w:tc>
      </w:tr>
      <w:tr w:rsidR="00760A8E" w14:paraId="09034EB7" w14:textId="77777777" w:rsidTr="00941718">
        <w:tc>
          <w:tcPr>
            <w:tcW w:w="0" w:type="auto"/>
            <w:tcPrChange w:id="59" w:author="Jared Castaneda" w:date="2020-12-03T10:54:00Z">
              <w:tcPr>
                <w:tcW w:w="0" w:type="auto"/>
              </w:tcPr>
            </w:tcPrChange>
          </w:tcPr>
          <w:p w14:paraId="55182332" w14:textId="770A808A" w:rsidR="00760A8E" w:rsidRPr="00B85639" w:rsidRDefault="0011005C" w:rsidP="00D73986">
            <w:pPr>
              <w:rPr>
                <w:color w:val="FF0000"/>
                <w:rPrChange w:id="60" w:author="Nathan" w:date="2020-09-22T18:29:00Z">
                  <w:rPr/>
                </w:rPrChange>
              </w:rPr>
            </w:pPr>
            <w:ins w:id="61" w:author="Jared Castaneda" w:date="2020-12-03T18:55:00Z">
              <w:r>
                <w:rPr>
                  <w:color w:val="FF0000"/>
                </w:rPr>
                <w:t>2.0</w:t>
              </w:r>
            </w:ins>
            <w:ins w:id="62" w:author="Nathan" w:date="2020-09-21T17:26:00Z">
              <w:del w:id="63" w:author="Jared Castaneda" w:date="2020-12-03T10:54:00Z">
                <w:r w:rsidR="00583A71" w:rsidRPr="00B85639" w:rsidDel="00941718">
                  <w:rPr>
                    <w:color w:val="FF0000"/>
                    <w:rPrChange w:id="64" w:author="Nathan" w:date="2020-09-22T18:29:00Z">
                      <w:rPr/>
                    </w:rPrChange>
                  </w:rPr>
                  <w:delText>1.01</w:delText>
                </w:r>
              </w:del>
            </w:ins>
          </w:p>
        </w:tc>
        <w:tc>
          <w:tcPr>
            <w:tcW w:w="882" w:type="pct"/>
            <w:tcPrChange w:id="65" w:author="Jared Castaneda" w:date="2020-12-03T10:54:00Z">
              <w:tcPr>
                <w:tcW w:w="867" w:type="pct"/>
              </w:tcPr>
            </w:tcPrChange>
          </w:tcPr>
          <w:p w14:paraId="1A0B1A65" w14:textId="03DF24B9" w:rsidR="00760A8E" w:rsidRPr="00B85639" w:rsidRDefault="00B260C9" w:rsidP="00D73986">
            <w:pPr>
              <w:rPr>
                <w:color w:val="FF0000"/>
                <w:rPrChange w:id="66" w:author="Nathan" w:date="2020-09-22T18:29:00Z">
                  <w:rPr/>
                </w:rPrChange>
              </w:rPr>
            </w:pPr>
            <w:ins w:id="67" w:author="Jared Castaneda" w:date="2020-12-06T19:22:00Z">
              <w:r>
                <w:rPr>
                  <w:color w:val="FF0000"/>
                </w:rPr>
                <w:t>11/9/2020</w:t>
              </w:r>
            </w:ins>
            <w:ins w:id="68" w:author="Nathan" w:date="2020-09-21T17:26:00Z">
              <w:del w:id="69" w:author="Jared Castaneda" w:date="2020-12-03T10:54:00Z">
                <w:r w:rsidR="00583A71" w:rsidRPr="00B85639" w:rsidDel="00941718">
                  <w:rPr>
                    <w:color w:val="FF0000"/>
                    <w:rPrChange w:id="70" w:author="Nathan" w:date="2020-09-22T18:29:00Z">
                      <w:rPr/>
                    </w:rPrChange>
                  </w:rPr>
                  <w:delText>9/21/2020</w:delText>
                </w:r>
              </w:del>
            </w:ins>
          </w:p>
        </w:tc>
        <w:tc>
          <w:tcPr>
            <w:tcW w:w="2872" w:type="pct"/>
            <w:tcPrChange w:id="71" w:author="Jared Castaneda" w:date="2020-12-03T10:54:00Z">
              <w:tcPr>
                <w:tcW w:w="2961" w:type="pct"/>
                <w:gridSpan w:val="3"/>
              </w:tcPr>
            </w:tcPrChange>
          </w:tcPr>
          <w:p w14:paraId="1B313164" w14:textId="777B0450" w:rsidR="00F36F7B" w:rsidRDefault="00F36F7B" w:rsidP="00D2139F">
            <w:pPr>
              <w:pStyle w:val="ListParagraph"/>
              <w:numPr>
                <w:ilvl w:val="0"/>
                <w:numId w:val="1"/>
              </w:numPr>
              <w:ind w:left="256" w:hanging="270"/>
              <w:rPr>
                <w:ins w:id="72" w:author="Jared Castaneda" w:date="2020-12-03T18:55:00Z"/>
                <w:color w:val="FF0000"/>
              </w:rPr>
            </w:pPr>
            <w:ins w:id="73" w:author="Jared Castaneda" w:date="2020-12-03T18:55:00Z">
              <w:r>
                <w:rPr>
                  <w:color w:val="FF0000"/>
                </w:rPr>
                <w:t>Adding changes, f</w:t>
              </w:r>
            </w:ins>
            <w:ins w:id="74" w:author="Jared Castaneda" w:date="2020-12-03T18:56:00Z">
              <w:r>
                <w:rPr>
                  <w:color w:val="FF0000"/>
                </w:rPr>
                <w:t>orgot to edit last iteration</w:t>
              </w:r>
            </w:ins>
          </w:p>
          <w:p w14:paraId="5B3FED70" w14:textId="6EBB1C15" w:rsidR="00760A8E" w:rsidRPr="00B85639" w:rsidRDefault="00583A71" w:rsidP="00D2139F">
            <w:pPr>
              <w:pStyle w:val="ListParagraph"/>
              <w:numPr>
                <w:ilvl w:val="0"/>
                <w:numId w:val="1"/>
              </w:numPr>
              <w:ind w:left="256" w:hanging="270"/>
              <w:rPr>
                <w:color w:val="FF0000"/>
                <w:rPrChange w:id="75" w:author="Nathan" w:date="2020-09-22T18:29:00Z">
                  <w:rPr/>
                </w:rPrChange>
              </w:rPr>
            </w:pPr>
            <w:ins w:id="76" w:author="Nathan" w:date="2020-09-21T17:26:00Z">
              <w:del w:id="77" w:author="Jared Castaneda" w:date="2020-12-03T10:54:00Z">
                <w:r w:rsidRPr="00B85639" w:rsidDel="00941718">
                  <w:rPr>
                    <w:color w:val="FF0000"/>
                    <w:rPrChange w:id="78" w:author="Nathan" w:date="2020-09-22T18:29:00Z">
                      <w:rPr/>
                    </w:rPrChange>
                  </w:rPr>
                  <w:delText>Added 3 Brief Use Cases</w:delText>
                </w:r>
              </w:del>
            </w:ins>
            <w:ins w:id="79" w:author="Nathan" w:date="2020-09-22T18:31:00Z">
              <w:del w:id="80" w:author="Jared Castaneda" w:date="2020-12-03T10:54:00Z">
                <w:r w:rsidR="008B38CC" w:rsidDel="00941718">
                  <w:rPr>
                    <w:color w:val="FF0000"/>
                  </w:rPr>
                  <w:delText xml:space="preserve"> and Sugges</w:delText>
                </w:r>
              </w:del>
            </w:ins>
            <w:ins w:id="81" w:author="Nathan" w:date="2020-09-22T18:51:00Z">
              <w:del w:id="82" w:author="Jared Castaneda" w:date="2020-12-03T10:54:00Z">
                <w:r w:rsidR="00E5791E" w:rsidDel="00941718">
                  <w:rPr>
                    <w:color w:val="FF0000"/>
                  </w:rPr>
                  <w:delText>tions</w:delText>
                </w:r>
              </w:del>
            </w:ins>
            <w:ins w:id="83" w:author="Jared Castaneda" w:date="2020-12-03T18:55:00Z">
              <w:r w:rsidR="0011005C">
                <w:rPr>
                  <w:color w:val="FF0000"/>
                </w:rPr>
                <w:t>Changed Ticket Scan to Approve Flight Ticket</w:t>
              </w:r>
            </w:ins>
          </w:p>
        </w:tc>
        <w:tc>
          <w:tcPr>
            <w:tcW w:w="830" w:type="pct"/>
            <w:tcPrChange w:id="84" w:author="Jared Castaneda" w:date="2020-12-03T10:54:00Z">
              <w:tcPr>
                <w:tcW w:w="748" w:type="pct"/>
              </w:tcPr>
            </w:tcPrChange>
          </w:tcPr>
          <w:p w14:paraId="3E84D59A" w14:textId="31DE3A8E" w:rsidR="00760A8E" w:rsidRPr="00B85639" w:rsidRDefault="00F36F7B" w:rsidP="00D73986">
            <w:pPr>
              <w:rPr>
                <w:color w:val="FF0000"/>
                <w:rPrChange w:id="85" w:author="Nathan" w:date="2020-09-22T18:29:00Z">
                  <w:rPr/>
                </w:rPrChange>
              </w:rPr>
            </w:pPr>
            <w:ins w:id="86" w:author="Jared Castaneda" w:date="2020-12-03T18:55:00Z">
              <w:r>
                <w:rPr>
                  <w:color w:val="FF0000"/>
                </w:rPr>
                <w:t>Jared Castaneda</w:t>
              </w:r>
            </w:ins>
            <w:ins w:id="87" w:author="Nathan" w:date="2020-09-21T17:26:00Z">
              <w:del w:id="88" w:author="Jared Castaneda" w:date="2020-12-03T10:54:00Z">
                <w:r w:rsidR="00583A71" w:rsidRPr="00B85639" w:rsidDel="00941718">
                  <w:rPr>
                    <w:color w:val="FF0000"/>
                    <w:rPrChange w:id="89" w:author="Nathan" w:date="2020-09-22T18:29:00Z">
                      <w:rPr/>
                    </w:rPrChange>
                  </w:rPr>
                  <w:delText>Nathan Marcos</w:delText>
                </w:r>
              </w:del>
            </w:ins>
          </w:p>
        </w:tc>
      </w:tr>
      <w:tr w:rsidR="00596682" w14:paraId="5F64D5C9" w14:textId="77777777" w:rsidTr="00941718">
        <w:trPr>
          <w:ins w:id="90" w:author="Jared Castaneda" w:date="2020-12-06T19:21:00Z"/>
        </w:trPr>
        <w:tc>
          <w:tcPr>
            <w:tcW w:w="0" w:type="auto"/>
          </w:tcPr>
          <w:p w14:paraId="00F45B52" w14:textId="4500B444" w:rsidR="00596682" w:rsidRDefault="00596682" w:rsidP="00D73986">
            <w:pPr>
              <w:rPr>
                <w:ins w:id="91" w:author="Jared Castaneda" w:date="2020-12-06T19:21:00Z"/>
                <w:color w:val="FF0000"/>
              </w:rPr>
            </w:pPr>
            <w:ins w:id="92" w:author="Jared Castaneda" w:date="2020-12-06T19:21:00Z">
              <w:r>
                <w:rPr>
                  <w:color w:val="FF0000"/>
                </w:rPr>
                <w:t>3.0</w:t>
              </w:r>
            </w:ins>
          </w:p>
        </w:tc>
        <w:tc>
          <w:tcPr>
            <w:tcW w:w="882" w:type="pct"/>
          </w:tcPr>
          <w:p w14:paraId="39601854" w14:textId="53F8FBDB" w:rsidR="00596682" w:rsidRPr="00B85639" w:rsidDel="00941718" w:rsidRDefault="00596682" w:rsidP="00D73986">
            <w:pPr>
              <w:rPr>
                <w:ins w:id="93" w:author="Jared Castaneda" w:date="2020-12-06T19:21:00Z"/>
                <w:color w:val="FF0000"/>
              </w:rPr>
            </w:pPr>
            <w:ins w:id="94" w:author="Jared Castaneda" w:date="2020-12-06T19:21:00Z">
              <w:r>
                <w:rPr>
                  <w:color w:val="FF0000"/>
                </w:rPr>
                <w:t>12/6/2020</w:t>
              </w:r>
            </w:ins>
          </w:p>
        </w:tc>
        <w:tc>
          <w:tcPr>
            <w:tcW w:w="2872" w:type="pct"/>
          </w:tcPr>
          <w:p w14:paraId="213E57C6" w14:textId="77777777" w:rsidR="00596682" w:rsidRDefault="00596682" w:rsidP="00D2139F">
            <w:pPr>
              <w:pStyle w:val="ListParagraph"/>
              <w:numPr>
                <w:ilvl w:val="0"/>
                <w:numId w:val="1"/>
              </w:numPr>
              <w:ind w:left="256" w:hanging="270"/>
              <w:rPr>
                <w:ins w:id="95" w:author="Jared Castaneda" w:date="2020-12-07T13:26:00Z"/>
                <w:color w:val="FF0000"/>
              </w:rPr>
            </w:pPr>
            <w:ins w:id="96" w:author="Jared Castaneda" w:date="2020-12-06T19:21:00Z">
              <w:r>
                <w:rPr>
                  <w:color w:val="FF0000"/>
                </w:rPr>
                <w:t>Renamed use cases to fit a goal</w:t>
              </w:r>
            </w:ins>
          </w:p>
          <w:p w14:paraId="3692298E" w14:textId="2433326B" w:rsidR="00291CD3" w:rsidRDefault="00291CD3" w:rsidP="00D2139F">
            <w:pPr>
              <w:pStyle w:val="ListParagraph"/>
              <w:numPr>
                <w:ilvl w:val="0"/>
                <w:numId w:val="1"/>
              </w:numPr>
              <w:ind w:left="256" w:hanging="270"/>
              <w:rPr>
                <w:ins w:id="97" w:author="Jared Castaneda" w:date="2020-12-06T19:21:00Z"/>
                <w:color w:val="FF0000"/>
              </w:rPr>
            </w:pPr>
            <w:ins w:id="98" w:author="Jared Castaneda" w:date="2020-12-07T13:26:00Z">
              <w:r>
                <w:rPr>
                  <w:color w:val="FF0000"/>
                </w:rPr>
                <w:t>Changed roles</w:t>
              </w:r>
            </w:ins>
          </w:p>
        </w:tc>
        <w:tc>
          <w:tcPr>
            <w:tcW w:w="830" w:type="pct"/>
          </w:tcPr>
          <w:p w14:paraId="20510621" w14:textId="15AF7604" w:rsidR="00596682" w:rsidRDefault="00D02A87" w:rsidP="00D73986">
            <w:pPr>
              <w:rPr>
                <w:ins w:id="99" w:author="Jared Castaneda" w:date="2020-12-06T19:21:00Z"/>
                <w:color w:val="FF0000"/>
              </w:rPr>
            </w:pPr>
            <w:ins w:id="100" w:author="Jared Castaneda" w:date="2020-12-06T19:22:00Z">
              <w:r>
                <w:rPr>
                  <w:color w:val="FF0000"/>
                </w:rPr>
                <w:t>Jared Castaneda</w:t>
              </w:r>
            </w:ins>
          </w:p>
        </w:tc>
      </w:tr>
      <w:tr w:rsidR="00760A8E" w:rsidDel="00941718" w14:paraId="7101D52C" w14:textId="639BE1EE" w:rsidTr="00941718">
        <w:trPr>
          <w:del w:id="101" w:author="Jared Castaneda" w:date="2020-12-03T10:54:00Z"/>
        </w:trPr>
        <w:tc>
          <w:tcPr>
            <w:tcW w:w="0" w:type="auto"/>
            <w:tcPrChange w:id="102" w:author="Jared Castaneda" w:date="2020-12-03T10:54:00Z">
              <w:tcPr>
                <w:tcW w:w="0" w:type="auto"/>
              </w:tcPr>
            </w:tcPrChange>
          </w:tcPr>
          <w:p w14:paraId="769CE55A" w14:textId="5B8433BD" w:rsidR="00760A8E" w:rsidRPr="008B38CC" w:rsidDel="00941718" w:rsidRDefault="00B85639" w:rsidP="00D73986">
            <w:pPr>
              <w:rPr>
                <w:del w:id="103" w:author="Jared Castaneda" w:date="2020-12-03T10:54:00Z"/>
                <w:color w:val="FF0000"/>
                <w:rPrChange w:id="104" w:author="Nathan" w:date="2020-09-22T18:30:00Z">
                  <w:rPr>
                    <w:del w:id="105" w:author="Jared Castaneda" w:date="2020-12-03T10:54:00Z"/>
                  </w:rPr>
                </w:rPrChange>
              </w:rPr>
            </w:pPr>
            <w:ins w:id="106" w:author="Nathan" w:date="2020-09-22T18:30:00Z">
              <w:del w:id="107" w:author="Jared Castaneda" w:date="2020-12-03T10:54:00Z">
                <w:r w:rsidRPr="008B38CC" w:rsidDel="00941718">
                  <w:rPr>
                    <w:color w:val="FF0000"/>
                    <w:rPrChange w:id="108" w:author="Nathan" w:date="2020-09-22T18:30:00Z">
                      <w:rPr/>
                    </w:rPrChange>
                  </w:rPr>
                  <w:delText>1.0</w:delText>
                </w:r>
              </w:del>
            </w:ins>
            <w:ins w:id="109" w:author="Nathan" w:date="2020-09-28T13:32:00Z">
              <w:del w:id="110" w:author="Jared Castaneda" w:date="2020-12-03T10:54:00Z">
                <w:r w:rsidR="0081143F" w:rsidDel="00941718">
                  <w:rPr>
                    <w:color w:val="FF0000"/>
                  </w:rPr>
                  <w:delText>2</w:delText>
                </w:r>
              </w:del>
            </w:ins>
          </w:p>
        </w:tc>
        <w:tc>
          <w:tcPr>
            <w:tcW w:w="882" w:type="pct"/>
            <w:tcPrChange w:id="111" w:author="Jared Castaneda" w:date="2020-12-03T10:54:00Z">
              <w:tcPr>
                <w:tcW w:w="867" w:type="pct"/>
              </w:tcPr>
            </w:tcPrChange>
          </w:tcPr>
          <w:p w14:paraId="7C17ABCC" w14:textId="79C1D2E4" w:rsidR="00760A8E" w:rsidRPr="008B38CC" w:rsidDel="00941718" w:rsidRDefault="00B85639" w:rsidP="00D73986">
            <w:pPr>
              <w:rPr>
                <w:del w:id="112" w:author="Jared Castaneda" w:date="2020-12-03T10:54:00Z"/>
                <w:color w:val="FF0000"/>
                <w:rPrChange w:id="113" w:author="Nathan" w:date="2020-09-22T18:30:00Z">
                  <w:rPr>
                    <w:del w:id="114" w:author="Jared Castaneda" w:date="2020-12-03T10:54:00Z"/>
                  </w:rPr>
                </w:rPrChange>
              </w:rPr>
            </w:pPr>
            <w:ins w:id="115" w:author="Nathan" w:date="2020-09-22T18:30:00Z">
              <w:del w:id="116" w:author="Jared Castaneda" w:date="2020-12-03T10:54:00Z">
                <w:r w:rsidRPr="008B38CC" w:rsidDel="00941718">
                  <w:rPr>
                    <w:color w:val="FF0000"/>
                    <w:rPrChange w:id="117" w:author="Nathan" w:date="2020-09-22T18:30:00Z">
                      <w:rPr/>
                    </w:rPrChange>
                  </w:rPr>
                  <w:delText>9/22/2020</w:delText>
                </w:r>
              </w:del>
            </w:ins>
          </w:p>
        </w:tc>
        <w:tc>
          <w:tcPr>
            <w:tcW w:w="2872" w:type="pct"/>
            <w:tcPrChange w:id="118" w:author="Jared Castaneda" w:date="2020-12-03T10:54:00Z">
              <w:tcPr>
                <w:tcW w:w="2961" w:type="pct"/>
                <w:gridSpan w:val="3"/>
              </w:tcPr>
            </w:tcPrChange>
          </w:tcPr>
          <w:p w14:paraId="3326A5EC" w14:textId="1BC470FD" w:rsidR="00760A8E" w:rsidRPr="008B38CC" w:rsidDel="00941718" w:rsidRDefault="00B85639" w:rsidP="00D2139F">
            <w:pPr>
              <w:pStyle w:val="ListParagraph"/>
              <w:numPr>
                <w:ilvl w:val="0"/>
                <w:numId w:val="1"/>
              </w:numPr>
              <w:ind w:left="256" w:hanging="270"/>
              <w:rPr>
                <w:del w:id="119" w:author="Jared Castaneda" w:date="2020-12-03T10:54:00Z"/>
                <w:color w:val="FF0000"/>
                <w:rPrChange w:id="120" w:author="Nathan" w:date="2020-09-22T18:30:00Z">
                  <w:rPr>
                    <w:del w:id="121" w:author="Jared Castaneda" w:date="2020-12-03T10:54:00Z"/>
                  </w:rPr>
                </w:rPrChange>
              </w:rPr>
            </w:pPr>
            <w:ins w:id="122" w:author="Nathan" w:date="2020-09-22T18:30:00Z">
              <w:del w:id="123" w:author="Jared Castaneda" w:date="2020-12-03T10:54:00Z">
                <w:r w:rsidRPr="008B38CC" w:rsidDel="00941718">
                  <w:rPr>
                    <w:color w:val="FF0000"/>
                    <w:rPrChange w:id="124" w:author="Nathan" w:date="2020-09-22T18:30:00Z">
                      <w:rPr/>
                    </w:rPrChange>
                  </w:rPr>
                  <w:delText>Added emails, logo, and general formatting</w:delText>
                </w:r>
              </w:del>
            </w:ins>
          </w:p>
        </w:tc>
        <w:tc>
          <w:tcPr>
            <w:tcW w:w="830" w:type="pct"/>
            <w:tcPrChange w:id="125" w:author="Jared Castaneda" w:date="2020-12-03T10:54:00Z">
              <w:tcPr>
                <w:tcW w:w="748" w:type="pct"/>
              </w:tcPr>
            </w:tcPrChange>
          </w:tcPr>
          <w:p w14:paraId="6CB82F77" w14:textId="5A2F4CA3" w:rsidR="00760A8E" w:rsidRPr="008B38CC" w:rsidDel="00941718" w:rsidRDefault="00B85639" w:rsidP="00D73986">
            <w:pPr>
              <w:rPr>
                <w:del w:id="126" w:author="Jared Castaneda" w:date="2020-12-03T10:54:00Z"/>
                <w:color w:val="FF0000"/>
                <w:rPrChange w:id="127" w:author="Nathan" w:date="2020-09-22T18:30:00Z">
                  <w:rPr>
                    <w:del w:id="128" w:author="Jared Castaneda" w:date="2020-12-03T10:54:00Z"/>
                  </w:rPr>
                </w:rPrChange>
              </w:rPr>
            </w:pPr>
            <w:ins w:id="129" w:author="Nathan" w:date="2020-09-22T18:30:00Z">
              <w:del w:id="130" w:author="Jared Castaneda" w:date="2020-12-03T10:54:00Z">
                <w:r w:rsidRPr="008B38CC" w:rsidDel="00941718">
                  <w:rPr>
                    <w:color w:val="FF0000"/>
                    <w:rPrChange w:id="131" w:author="Nathan" w:date="2020-09-22T18:30:00Z">
                      <w:rPr/>
                    </w:rPrChange>
                  </w:rPr>
                  <w:delText>Nathan Marcos</w:delText>
                </w:r>
              </w:del>
            </w:ins>
          </w:p>
        </w:tc>
      </w:tr>
      <w:tr w:rsidR="00760A8E" w:rsidDel="00941718" w14:paraId="7C49C45E" w14:textId="0F7E5927" w:rsidTr="00941718">
        <w:trPr>
          <w:del w:id="132" w:author="Jared Castaneda" w:date="2020-12-03T10:54:00Z"/>
        </w:trPr>
        <w:tc>
          <w:tcPr>
            <w:tcW w:w="0" w:type="auto"/>
            <w:tcPrChange w:id="133" w:author="Jared Castaneda" w:date="2020-12-03T10:54:00Z">
              <w:tcPr>
                <w:tcW w:w="0" w:type="auto"/>
              </w:tcPr>
            </w:tcPrChange>
          </w:tcPr>
          <w:p w14:paraId="5D6EE5A4" w14:textId="6E3743B2" w:rsidR="00760A8E" w:rsidDel="00941718" w:rsidRDefault="0081143F" w:rsidP="00D73986">
            <w:pPr>
              <w:rPr>
                <w:del w:id="134" w:author="Jared Castaneda" w:date="2020-12-03T10:54:00Z"/>
              </w:rPr>
            </w:pPr>
            <w:ins w:id="135" w:author="Nathan" w:date="2020-09-28T13:32:00Z">
              <w:del w:id="136" w:author="Jared Castaneda" w:date="2020-12-03T10:54:00Z">
                <w:r w:rsidDel="00941718">
                  <w:delText>3</w:delText>
                </w:r>
              </w:del>
            </w:ins>
          </w:p>
        </w:tc>
        <w:tc>
          <w:tcPr>
            <w:tcW w:w="882" w:type="pct"/>
            <w:tcPrChange w:id="137" w:author="Jared Castaneda" w:date="2020-12-03T10:54:00Z">
              <w:tcPr>
                <w:tcW w:w="867" w:type="pct"/>
              </w:tcPr>
            </w:tcPrChange>
          </w:tcPr>
          <w:p w14:paraId="026CB0C7" w14:textId="592CF481" w:rsidR="00760A8E" w:rsidDel="00941718" w:rsidRDefault="00760A8E" w:rsidP="00D73986">
            <w:pPr>
              <w:rPr>
                <w:del w:id="138" w:author="Jared Castaneda" w:date="2020-12-03T10:54:00Z"/>
              </w:rPr>
            </w:pPr>
          </w:p>
        </w:tc>
        <w:tc>
          <w:tcPr>
            <w:tcW w:w="2872" w:type="pct"/>
            <w:tcPrChange w:id="139" w:author="Jared Castaneda" w:date="2020-12-03T10:54:00Z">
              <w:tcPr>
                <w:tcW w:w="2961" w:type="pct"/>
                <w:gridSpan w:val="3"/>
              </w:tcPr>
            </w:tcPrChange>
          </w:tcPr>
          <w:p w14:paraId="1EC680DC" w14:textId="2CACE7FC" w:rsidR="00760A8E" w:rsidDel="00941718" w:rsidRDefault="00760A8E" w:rsidP="00D2139F">
            <w:pPr>
              <w:pStyle w:val="ListParagraph"/>
              <w:numPr>
                <w:ilvl w:val="0"/>
                <w:numId w:val="1"/>
              </w:numPr>
              <w:ind w:left="256" w:hanging="270"/>
              <w:rPr>
                <w:del w:id="140" w:author="Jared Castaneda" w:date="2020-12-03T10:54:00Z"/>
              </w:rPr>
            </w:pPr>
          </w:p>
        </w:tc>
        <w:tc>
          <w:tcPr>
            <w:tcW w:w="830" w:type="pct"/>
            <w:tcPrChange w:id="141" w:author="Jared Castaneda" w:date="2020-12-03T10:54:00Z">
              <w:tcPr>
                <w:tcW w:w="748" w:type="pct"/>
              </w:tcPr>
            </w:tcPrChange>
          </w:tcPr>
          <w:p w14:paraId="404A451A" w14:textId="004C7057" w:rsidR="00760A8E" w:rsidDel="00941718" w:rsidRDefault="00760A8E" w:rsidP="00D73986">
            <w:pPr>
              <w:rPr>
                <w:del w:id="142" w:author="Jared Castaneda" w:date="2020-12-03T10:54:00Z"/>
              </w:rPr>
            </w:pPr>
          </w:p>
        </w:tc>
      </w:tr>
      <w:tr w:rsidR="0081143F" w:rsidDel="00941718" w14:paraId="58BBDB99" w14:textId="408185B0" w:rsidTr="00941718">
        <w:trPr>
          <w:ins w:id="143" w:author="Nathan" w:date="2020-09-28T13:32:00Z"/>
          <w:del w:id="144" w:author="Jared Castaneda" w:date="2020-12-03T10:54:00Z"/>
        </w:trPr>
        <w:tc>
          <w:tcPr>
            <w:tcW w:w="0" w:type="auto"/>
            <w:tcPrChange w:id="145" w:author="Jared Castaneda" w:date="2020-12-03T10:54:00Z">
              <w:tcPr>
                <w:tcW w:w="0" w:type="auto"/>
              </w:tcPr>
            </w:tcPrChange>
          </w:tcPr>
          <w:p w14:paraId="44AB3302" w14:textId="7D2EF2B3" w:rsidR="0081143F" w:rsidDel="00941718" w:rsidRDefault="0081143F" w:rsidP="00D73986">
            <w:pPr>
              <w:rPr>
                <w:ins w:id="146" w:author="Nathan" w:date="2020-09-28T13:32:00Z"/>
                <w:del w:id="147" w:author="Jared Castaneda" w:date="2020-12-03T10:54:00Z"/>
              </w:rPr>
            </w:pPr>
            <w:ins w:id="148" w:author="Nathan" w:date="2020-09-28T13:32:00Z">
              <w:del w:id="149" w:author="Jared Castaneda" w:date="2020-12-03T10:54:00Z">
                <w:r w:rsidDel="00941718">
                  <w:delText>1.04</w:delText>
                </w:r>
              </w:del>
            </w:ins>
          </w:p>
        </w:tc>
        <w:tc>
          <w:tcPr>
            <w:tcW w:w="882" w:type="pct"/>
            <w:tcPrChange w:id="150" w:author="Jared Castaneda" w:date="2020-12-03T10:54:00Z">
              <w:tcPr>
                <w:tcW w:w="867" w:type="pct"/>
              </w:tcPr>
            </w:tcPrChange>
          </w:tcPr>
          <w:p w14:paraId="76D0BAFA" w14:textId="0D21BAD1" w:rsidR="0081143F" w:rsidDel="00941718" w:rsidRDefault="0081143F" w:rsidP="00D73986">
            <w:pPr>
              <w:rPr>
                <w:ins w:id="151" w:author="Nathan" w:date="2020-09-28T13:32:00Z"/>
                <w:del w:id="152" w:author="Jared Castaneda" w:date="2020-12-03T10:54:00Z"/>
              </w:rPr>
            </w:pPr>
            <w:ins w:id="153" w:author="Nathan" w:date="2020-09-28T13:32:00Z">
              <w:del w:id="154" w:author="Jared Castaneda" w:date="2020-12-03T10:54:00Z">
                <w:r w:rsidDel="00941718">
                  <w:delText>9/28/2020</w:delText>
                </w:r>
              </w:del>
            </w:ins>
          </w:p>
        </w:tc>
        <w:tc>
          <w:tcPr>
            <w:tcW w:w="2872" w:type="pct"/>
            <w:tcPrChange w:id="155" w:author="Jared Castaneda" w:date="2020-12-03T10:54:00Z">
              <w:tcPr>
                <w:tcW w:w="2961" w:type="pct"/>
                <w:gridSpan w:val="3"/>
              </w:tcPr>
            </w:tcPrChange>
          </w:tcPr>
          <w:p w14:paraId="40A1EE33" w14:textId="62089E4B" w:rsidR="0081143F" w:rsidDel="00941718" w:rsidRDefault="0081143F" w:rsidP="00D2139F">
            <w:pPr>
              <w:pStyle w:val="ListParagraph"/>
              <w:numPr>
                <w:ilvl w:val="0"/>
                <w:numId w:val="1"/>
              </w:numPr>
              <w:ind w:left="256" w:hanging="270"/>
              <w:rPr>
                <w:ins w:id="156" w:author="Nathan" w:date="2020-09-28T13:32:00Z"/>
                <w:del w:id="157" w:author="Jared Castaneda" w:date="2020-12-03T10:54:00Z"/>
              </w:rPr>
            </w:pPr>
            <w:ins w:id="158" w:author="Nathan" w:date="2020-09-28T13:32:00Z">
              <w:del w:id="159" w:author="Jared Castaneda" w:date="2020-12-03T10:54:00Z">
                <w:r w:rsidDel="00941718">
                  <w:delText>Added a Use Case Diagram</w:delText>
                </w:r>
              </w:del>
            </w:ins>
          </w:p>
        </w:tc>
        <w:tc>
          <w:tcPr>
            <w:tcW w:w="830" w:type="pct"/>
            <w:tcPrChange w:id="160" w:author="Jared Castaneda" w:date="2020-12-03T10:54:00Z">
              <w:tcPr>
                <w:tcW w:w="748" w:type="pct"/>
              </w:tcPr>
            </w:tcPrChange>
          </w:tcPr>
          <w:p w14:paraId="1F3BEB3A" w14:textId="7FAD9030" w:rsidR="0081143F" w:rsidDel="00941718" w:rsidRDefault="0081143F" w:rsidP="00D73986">
            <w:pPr>
              <w:rPr>
                <w:ins w:id="161" w:author="Nathan" w:date="2020-09-28T13:32:00Z"/>
                <w:del w:id="162" w:author="Jared Castaneda" w:date="2020-12-03T10:54:00Z"/>
              </w:rPr>
            </w:pPr>
            <w:ins w:id="163" w:author="Nathan" w:date="2020-09-28T13:32:00Z">
              <w:del w:id="164" w:author="Jared Castaneda" w:date="2020-12-03T10:54:00Z">
                <w:r w:rsidDel="00941718">
                  <w:delText>Nathan Marcos</w:delText>
                </w:r>
              </w:del>
            </w:ins>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37F3A4D7" w14:textId="1C53B52F" w:rsidR="008053E2" w:rsidRDefault="000C530D">
          <w:pPr>
            <w:pStyle w:val="TOC1"/>
            <w:rPr>
              <w:ins w:id="165" w:author="Jared Castaneda" w:date="2020-12-06T19:17:00Z"/>
              <w:rFonts w:eastAsiaTheme="minorEastAsia"/>
              <w:sz w:val="22"/>
            </w:rPr>
          </w:pPr>
          <w:r>
            <w:fldChar w:fldCharType="begin"/>
          </w:r>
          <w:r>
            <w:instrText xml:space="preserve"> TOC \o "1-4" \h \z \u </w:instrText>
          </w:r>
          <w:r>
            <w:fldChar w:fldCharType="separate"/>
          </w:r>
          <w:ins w:id="166" w:author="Jared Castaneda" w:date="2020-12-06T19:17:00Z">
            <w:r w:rsidR="008053E2" w:rsidRPr="00F45BFD">
              <w:rPr>
                <w:rStyle w:val="Hyperlink"/>
              </w:rPr>
              <w:fldChar w:fldCharType="begin"/>
            </w:r>
            <w:r w:rsidR="008053E2" w:rsidRPr="00F45BFD">
              <w:rPr>
                <w:rStyle w:val="Hyperlink"/>
              </w:rPr>
              <w:instrText xml:space="preserve"> </w:instrText>
            </w:r>
            <w:r w:rsidR="008053E2">
              <w:instrText>HYPERLINK \l "_Toc58174687"</w:instrText>
            </w:r>
            <w:r w:rsidR="008053E2" w:rsidRPr="00F45BFD">
              <w:rPr>
                <w:rStyle w:val="Hyperlink"/>
              </w:rPr>
              <w:instrText xml:space="preserve"> </w:instrText>
            </w:r>
            <w:r w:rsidR="008053E2" w:rsidRPr="00F45BFD">
              <w:rPr>
                <w:rStyle w:val="Hyperlink"/>
              </w:rPr>
              <w:fldChar w:fldCharType="separate"/>
            </w:r>
            <w:r w:rsidR="008053E2" w:rsidRPr="00F45BFD">
              <w:rPr>
                <w:rStyle w:val="Hyperlink"/>
              </w:rPr>
              <w:t>1</w:t>
            </w:r>
            <w:r w:rsidR="008053E2">
              <w:rPr>
                <w:rFonts w:eastAsiaTheme="minorEastAsia"/>
                <w:sz w:val="22"/>
              </w:rPr>
              <w:tab/>
            </w:r>
            <w:r w:rsidR="008053E2" w:rsidRPr="00F45BFD">
              <w:rPr>
                <w:rStyle w:val="Hyperlink"/>
              </w:rPr>
              <w:t>Use Case Diagram</w:t>
            </w:r>
            <w:r w:rsidR="008053E2">
              <w:rPr>
                <w:webHidden/>
              </w:rPr>
              <w:tab/>
            </w:r>
            <w:r w:rsidR="008053E2">
              <w:rPr>
                <w:webHidden/>
              </w:rPr>
              <w:fldChar w:fldCharType="begin"/>
            </w:r>
            <w:r w:rsidR="008053E2">
              <w:rPr>
                <w:webHidden/>
              </w:rPr>
              <w:instrText xml:space="preserve"> PAGEREF _Toc58174687 \h </w:instrText>
            </w:r>
          </w:ins>
          <w:r w:rsidR="008053E2">
            <w:rPr>
              <w:webHidden/>
            </w:rPr>
          </w:r>
          <w:r w:rsidR="008053E2">
            <w:rPr>
              <w:webHidden/>
            </w:rPr>
            <w:fldChar w:fldCharType="separate"/>
          </w:r>
          <w:ins w:id="167" w:author="Jared Castaneda" w:date="2020-12-06T19:17:00Z">
            <w:r w:rsidR="008053E2">
              <w:rPr>
                <w:webHidden/>
              </w:rPr>
              <w:t>1</w:t>
            </w:r>
            <w:r w:rsidR="008053E2">
              <w:rPr>
                <w:webHidden/>
              </w:rPr>
              <w:fldChar w:fldCharType="end"/>
            </w:r>
            <w:r w:rsidR="008053E2" w:rsidRPr="00F45BFD">
              <w:rPr>
                <w:rStyle w:val="Hyperlink"/>
              </w:rPr>
              <w:fldChar w:fldCharType="end"/>
            </w:r>
          </w:ins>
        </w:p>
        <w:p w14:paraId="1907AE90" w14:textId="36FD6DE3" w:rsidR="008053E2" w:rsidRDefault="008053E2">
          <w:pPr>
            <w:pStyle w:val="TOC1"/>
            <w:rPr>
              <w:ins w:id="168" w:author="Jared Castaneda" w:date="2020-12-06T19:17:00Z"/>
              <w:rFonts w:eastAsiaTheme="minorEastAsia"/>
              <w:sz w:val="22"/>
            </w:rPr>
          </w:pPr>
          <w:ins w:id="169" w:author="Jared Castaneda" w:date="2020-12-06T19:17:00Z">
            <w:r w:rsidRPr="00F45BFD">
              <w:rPr>
                <w:rStyle w:val="Hyperlink"/>
              </w:rPr>
              <w:fldChar w:fldCharType="begin"/>
            </w:r>
            <w:r w:rsidRPr="00F45BFD">
              <w:rPr>
                <w:rStyle w:val="Hyperlink"/>
              </w:rPr>
              <w:instrText xml:space="preserve"> </w:instrText>
            </w:r>
            <w:r>
              <w:instrText>HYPERLINK \l "_Toc58174688"</w:instrText>
            </w:r>
            <w:r w:rsidRPr="00F45BFD">
              <w:rPr>
                <w:rStyle w:val="Hyperlink"/>
              </w:rPr>
              <w:instrText xml:space="preserve"> </w:instrText>
            </w:r>
            <w:r w:rsidRPr="00F45BFD">
              <w:rPr>
                <w:rStyle w:val="Hyperlink"/>
              </w:rPr>
              <w:fldChar w:fldCharType="separate"/>
            </w:r>
            <w:r w:rsidRPr="00F45BFD">
              <w:rPr>
                <w:rStyle w:val="Hyperlink"/>
              </w:rPr>
              <w:t>2</w:t>
            </w:r>
            <w:r>
              <w:rPr>
                <w:rFonts w:eastAsiaTheme="minorEastAsia"/>
                <w:sz w:val="22"/>
              </w:rPr>
              <w:tab/>
            </w:r>
            <w:r w:rsidRPr="00F45BFD">
              <w:rPr>
                <w:rStyle w:val="Hyperlink"/>
              </w:rPr>
              <w:t>Use Case Brief Descriptions</w:t>
            </w:r>
            <w:r>
              <w:rPr>
                <w:webHidden/>
              </w:rPr>
              <w:tab/>
            </w:r>
            <w:r>
              <w:rPr>
                <w:webHidden/>
              </w:rPr>
              <w:fldChar w:fldCharType="begin"/>
            </w:r>
            <w:r>
              <w:rPr>
                <w:webHidden/>
              </w:rPr>
              <w:instrText xml:space="preserve"> PAGEREF _Toc58174688 \h </w:instrText>
            </w:r>
          </w:ins>
          <w:r>
            <w:rPr>
              <w:webHidden/>
            </w:rPr>
          </w:r>
          <w:r>
            <w:rPr>
              <w:webHidden/>
            </w:rPr>
            <w:fldChar w:fldCharType="separate"/>
          </w:r>
          <w:ins w:id="170" w:author="Jared Castaneda" w:date="2020-12-06T19:17:00Z">
            <w:r>
              <w:rPr>
                <w:webHidden/>
              </w:rPr>
              <w:t>2</w:t>
            </w:r>
            <w:r>
              <w:rPr>
                <w:webHidden/>
              </w:rPr>
              <w:fldChar w:fldCharType="end"/>
            </w:r>
            <w:r w:rsidRPr="00F45BFD">
              <w:rPr>
                <w:rStyle w:val="Hyperlink"/>
              </w:rPr>
              <w:fldChar w:fldCharType="end"/>
            </w:r>
          </w:ins>
        </w:p>
        <w:p w14:paraId="56C097B6" w14:textId="04530F8E" w:rsidR="008053E2" w:rsidRDefault="008053E2">
          <w:pPr>
            <w:pStyle w:val="TOC2"/>
            <w:rPr>
              <w:ins w:id="171" w:author="Jared Castaneda" w:date="2020-12-06T19:17:00Z"/>
              <w:rFonts w:eastAsiaTheme="minorEastAsia"/>
              <w:noProof/>
            </w:rPr>
          </w:pPr>
          <w:ins w:id="172" w:author="Jared Castaneda" w:date="2020-12-06T19:17:00Z">
            <w:r w:rsidRPr="00F45BFD">
              <w:rPr>
                <w:rStyle w:val="Hyperlink"/>
                <w:noProof/>
              </w:rPr>
              <w:fldChar w:fldCharType="begin"/>
            </w:r>
            <w:r w:rsidRPr="00F45BFD">
              <w:rPr>
                <w:rStyle w:val="Hyperlink"/>
                <w:noProof/>
              </w:rPr>
              <w:instrText xml:space="preserve"> </w:instrText>
            </w:r>
            <w:r>
              <w:rPr>
                <w:noProof/>
              </w:rPr>
              <w:instrText>HYPERLINK \l "_Toc58174694"</w:instrText>
            </w:r>
            <w:r w:rsidRPr="00F45BFD">
              <w:rPr>
                <w:rStyle w:val="Hyperlink"/>
                <w:noProof/>
              </w:rPr>
              <w:instrText xml:space="preserve"> </w:instrText>
            </w:r>
            <w:r w:rsidRPr="00F45BFD">
              <w:rPr>
                <w:rStyle w:val="Hyperlink"/>
                <w:noProof/>
              </w:rPr>
              <w:fldChar w:fldCharType="separate"/>
            </w:r>
            <w:r w:rsidRPr="00F45BFD">
              <w:rPr>
                <w:rStyle w:val="Hyperlink"/>
                <w:noProof/>
              </w:rPr>
              <w:t>2.1</w:t>
            </w:r>
            <w:r>
              <w:rPr>
                <w:rFonts w:eastAsiaTheme="minorEastAsia"/>
                <w:noProof/>
              </w:rPr>
              <w:tab/>
            </w:r>
            <w:r w:rsidRPr="00F45BFD">
              <w:rPr>
                <w:rStyle w:val="Hyperlink"/>
                <w:noProof/>
              </w:rPr>
              <w:t>Book Flight</w:t>
            </w:r>
            <w:r>
              <w:rPr>
                <w:noProof/>
                <w:webHidden/>
              </w:rPr>
              <w:tab/>
            </w:r>
            <w:r>
              <w:rPr>
                <w:noProof/>
                <w:webHidden/>
              </w:rPr>
              <w:fldChar w:fldCharType="begin"/>
            </w:r>
            <w:r>
              <w:rPr>
                <w:noProof/>
                <w:webHidden/>
              </w:rPr>
              <w:instrText xml:space="preserve"> PAGEREF _Toc58174694 \h </w:instrText>
            </w:r>
          </w:ins>
          <w:r>
            <w:rPr>
              <w:noProof/>
              <w:webHidden/>
            </w:rPr>
          </w:r>
          <w:r>
            <w:rPr>
              <w:noProof/>
              <w:webHidden/>
            </w:rPr>
            <w:fldChar w:fldCharType="separate"/>
          </w:r>
          <w:ins w:id="173" w:author="Jared Castaneda" w:date="2020-12-06T19:17:00Z">
            <w:r>
              <w:rPr>
                <w:noProof/>
                <w:webHidden/>
              </w:rPr>
              <w:t>2</w:t>
            </w:r>
            <w:r>
              <w:rPr>
                <w:noProof/>
                <w:webHidden/>
              </w:rPr>
              <w:fldChar w:fldCharType="end"/>
            </w:r>
            <w:r w:rsidRPr="00F45BFD">
              <w:rPr>
                <w:rStyle w:val="Hyperlink"/>
                <w:noProof/>
              </w:rPr>
              <w:fldChar w:fldCharType="end"/>
            </w:r>
          </w:ins>
        </w:p>
        <w:p w14:paraId="3589134F" w14:textId="276691DB" w:rsidR="008053E2" w:rsidRDefault="008053E2">
          <w:pPr>
            <w:pStyle w:val="TOC2"/>
            <w:rPr>
              <w:ins w:id="174" w:author="Jared Castaneda" w:date="2020-12-06T19:17:00Z"/>
              <w:rFonts w:eastAsiaTheme="minorEastAsia"/>
              <w:noProof/>
            </w:rPr>
          </w:pPr>
          <w:ins w:id="175" w:author="Jared Castaneda" w:date="2020-12-06T19:17:00Z">
            <w:r w:rsidRPr="00F45BFD">
              <w:rPr>
                <w:rStyle w:val="Hyperlink"/>
                <w:noProof/>
              </w:rPr>
              <w:fldChar w:fldCharType="begin"/>
            </w:r>
            <w:r w:rsidRPr="00F45BFD">
              <w:rPr>
                <w:rStyle w:val="Hyperlink"/>
                <w:noProof/>
              </w:rPr>
              <w:instrText xml:space="preserve"> </w:instrText>
            </w:r>
            <w:r>
              <w:rPr>
                <w:noProof/>
              </w:rPr>
              <w:instrText>HYPERLINK \l "_Toc58174695"</w:instrText>
            </w:r>
            <w:r w:rsidRPr="00F45BFD">
              <w:rPr>
                <w:rStyle w:val="Hyperlink"/>
                <w:noProof/>
              </w:rPr>
              <w:instrText xml:space="preserve"> </w:instrText>
            </w:r>
            <w:r w:rsidRPr="00F45BFD">
              <w:rPr>
                <w:rStyle w:val="Hyperlink"/>
                <w:noProof/>
              </w:rPr>
              <w:fldChar w:fldCharType="separate"/>
            </w:r>
            <w:r w:rsidRPr="00F45BFD">
              <w:rPr>
                <w:rStyle w:val="Hyperlink"/>
                <w:noProof/>
              </w:rPr>
              <w:t>2.2</w:t>
            </w:r>
            <w:r>
              <w:rPr>
                <w:rFonts w:eastAsiaTheme="minorEastAsia"/>
                <w:noProof/>
              </w:rPr>
              <w:tab/>
            </w:r>
            <w:r w:rsidRPr="00F45BFD">
              <w:rPr>
                <w:rStyle w:val="Hyperlink"/>
                <w:noProof/>
              </w:rPr>
              <w:t>Search Flight</w:t>
            </w:r>
            <w:r>
              <w:rPr>
                <w:noProof/>
                <w:webHidden/>
              </w:rPr>
              <w:tab/>
            </w:r>
            <w:r>
              <w:rPr>
                <w:noProof/>
                <w:webHidden/>
              </w:rPr>
              <w:fldChar w:fldCharType="begin"/>
            </w:r>
            <w:r>
              <w:rPr>
                <w:noProof/>
                <w:webHidden/>
              </w:rPr>
              <w:instrText xml:space="preserve"> PAGEREF _Toc58174695 \h </w:instrText>
            </w:r>
          </w:ins>
          <w:r>
            <w:rPr>
              <w:noProof/>
              <w:webHidden/>
            </w:rPr>
          </w:r>
          <w:r>
            <w:rPr>
              <w:noProof/>
              <w:webHidden/>
            </w:rPr>
            <w:fldChar w:fldCharType="separate"/>
          </w:r>
          <w:ins w:id="176" w:author="Jared Castaneda" w:date="2020-12-06T19:17:00Z">
            <w:r>
              <w:rPr>
                <w:noProof/>
                <w:webHidden/>
              </w:rPr>
              <w:t>2</w:t>
            </w:r>
            <w:r>
              <w:rPr>
                <w:noProof/>
                <w:webHidden/>
              </w:rPr>
              <w:fldChar w:fldCharType="end"/>
            </w:r>
            <w:r w:rsidRPr="00F45BFD">
              <w:rPr>
                <w:rStyle w:val="Hyperlink"/>
                <w:noProof/>
              </w:rPr>
              <w:fldChar w:fldCharType="end"/>
            </w:r>
          </w:ins>
        </w:p>
        <w:p w14:paraId="66B690A5" w14:textId="0EBA7AC3" w:rsidR="008053E2" w:rsidRDefault="008053E2">
          <w:pPr>
            <w:pStyle w:val="TOC2"/>
            <w:rPr>
              <w:ins w:id="177" w:author="Jared Castaneda" w:date="2020-12-06T19:17:00Z"/>
              <w:rFonts w:eastAsiaTheme="minorEastAsia"/>
              <w:noProof/>
            </w:rPr>
          </w:pPr>
          <w:ins w:id="178" w:author="Jared Castaneda" w:date="2020-12-06T19:17:00Z">
            <w:r w:rsidRPr="00F45BFD">
              <w:rPr>
                <w:rStyle w:val="Hyperlink"/>
                <w:noProof/>
              </w:rPr>
              <w:fldChar w:fldCharType="begin"/>
            </w:r>
            <w:r w:rsidRPr="00F45BFD">
              <w:rPr>
                <w:rStyle w:val="Hyperlink"/>
                <w:noProof/>
              </w:rPr>
              <w:instrText xml:space="preserve"> </w:instrText>
            </w:r>
            <w:r>
              <w:rPr>
                <w:noProof/>
              </w:rPr>
              <w:instrText>HYPERLINK \l "_Toc58174696"</w:instrText>
            </w:r>
            <w:r w:rsidRPr="00F45BFD">
              <w:rPr>
                <w:rStyle w:val="Hyperlink"/>
                <w:noProof/>
              </w:rPr>
              <w:instrText xml:space="preserve"> </w:instrText>
            </w:r>
            <w:r w:rsidRPr="00F45BFD">
              <w:rPr>
                <w:rStyle w:val="Hyperlink"/>
                <w:noProof/>
              </w:rPr>
              <w:fldChar w:fldCharType="separate"/>
            </w:r>
            <w:r w:rsidRPr="00F45BFD">
              <w:rPr>
                <w:rStyle w:val="Hyperlink"/>
                <w:noProof/>
              </w:rPr>
              <w:t>2.3</w:t>
            </w:r>
            <w:r>
              <w:rPr>
                <w:rFonts w:eastAsiaTheme="minorEastAsia"/>
                <w:noProof/>
              </w:rPr>
              <w:tab/>
            </w:r>
            <w:r w:rsidRPr="00F45BFD">
              <w:rPr>
                <w:rStyle w:val="Hyperlink"/>
                <w:noProof/>
              </w:rPr>
              <w:t>Cancel Flight</w:t>
            </w:r>
            <w:r>
              <w:rPr>
                <w:noProof/>
                <w:webHidden/>
              </w:rPr>
              <w:tab/>
            </w:r>
            <w:r>
              <w:rPr>
                <w:noProof/>
                <w:webHidden/>
              </w:rPr>
              <w:fldChar w:fldCharType="begin"/>
            </w:r>
            <w:r>
              <w:rPr>
                <w:noProof/>
                <w:webHidden/>
              </w:rPr>
              <w:instrText xml:space="preserve"> PAGEREF _Toc58174696 \h </w:instrText>
            </w:r>
          </w:ins>
          <w:r>
            <w:rPr>
              <w:noProof/>
              <w:webHidden/>
            </w:rPr>
          </w:r>
          <w:r>
            <w:rPr>
              <w:noProof/>
              <w:webHidden/>
            </w:rPr>
            <w:fldChar w:fldCharType="separate"/>
          </w:r>
          <w:ins w:id="179" w:author="Jared Castaneda" w:date="2020-12-06T19:17:00Z">
            <w:r>
              <w:rPr>
                <w:noProof/>
                <w:webHidden/>
              </w:rPr>
              <w:t>2</w:t>
            </w:r>
            <w:r>
              <w:rPr>
                <w:noProof/>
                <w:webHidden/>
              </w:rPr>
              <w:fldChar w:fldCharType="end"/>
            </w:r>
            <w:r w:rsidRPr="00F45BFD">
              <w:rPr>
                <w:rStyle w:val="Hyperlink"/>
                <w:noProof/>
              </w:rPr>
              <w:fldChar w:fldCharType="end"/>
            </w:r>
          </w:ins>
        </w:p>
        <w:p w14:paraId="04D7E6B5" w14:textId="00F4AEAB" w:rsidR="008053E2" w:rsidRDefault="008053E2">
          <w:pPr>
            <w:pStyle w:val="TOC2"/>
            <w:rPr>
              <w:ins w:id="180" w:author="Jared Castaneda" w:date="2020-12-06T19:17:00Z"/>
              <w:rFonts w:eastAsiaTheme="minorEastAsia"/>
              <w:noProof/>
            </w:rPr>
          </w:pPr>
          <w:ins w:id="181" w:author="Jared Castaneda" w:date="2020-12-06T19:17:00Z">
            <w:r w:rsidRPr="00F45BFD">
              <w:rPr>
                <w:rStyle w:val="Hyperlink"/>
                <w:noProof/>
              </w:rPr>
              <w:fldChar w:fldCharType="begin"/>
            </w:r>
            <w:r w:rsidRPr="00F45BFD">
              <w:rPr>
                <w:rStyle w:val="Hyperlink"/>
                <w:noProof/>
              </w:rPr>
              <w:instrText xml:space="preserve"> </w:instrText>
            </w:r>
            <w:r>
              <w:rPr>
                <w:noProof/>
              </w:rPr>
              <w:instrText>HYPERLINK \l "_Toc58174697"</w:instrText>
            </w:r>
            <w:r w:rsidRPr="00F45BFD">
              <w:rPr>
                <w:rStyle w:val="Hyperlink"/>
                <w:noProof/>
              </w:rPr>
              <w:instrText xml:space="preserve"> </w:instrText>
            </w:r>
            <w:r w:rsidRPr="00F45BFD">
              <w:rPr>
                <w:rStyle w:val="Hyperlink"/>
                <w:noProof/>
              </w:rPr>
              <w:fldChar w:fldCharType="separate"/>
            </w:r>
            <w:r w:rsidRPr="00F45BFD">
              <w:rPr>
                <w:rStyle w:val="Hyperlink"/>
                <w:noProof/>
              </w:rPr>
              <w:t>2.4</w:t>
            </w:r>
            <w:r>
              <w:rPr>
                <w:rFonts w:eastAsiaTheme="minorEastAsia"/>
                <w:noProof/>
              </w:rPr>
              <w:tab/>
            </w:r>
            <w:r w:rsidRPr="00F45BFD">
              <w:rPr>
                <w:rStyle w:val="Hyperlink"/>
                <w:noProof/>
              </w:rPr>
              <w:t>View Hotel Advertisement</w:t>
            </w:r>
            <w:r>
              <w:rPr>
                <w:noProof/>
                <w:webHidden/>
              </w:rPr>
              <w:tab/>
            </w:r>
            <w:r>
              <w:rPr>
                <w:noProof/>
                <w:webHidden/>
              </w:rPr>
              <w:fldChar w:fldCharType="begin"/>
            </w:r>
            <w:r>
              <w:rPr>
                <w:noProof/>
                <w:webHidden/>
              </w:rPr>
              <w:instrText xml:space="preserve"> PAGEREF _Toc58174697 \h </w:instrText>
            </w:r>
          </w:ins>
          <w:r>
            <w:rPr>
              <w:noProof/>
              <w:webHidden/>
            </w:rPr>
          </w:r>
          <w:r>
            <w:rPr>
              <w:noProof/>
              <w:webHidden/>
            </w:rPr>
            <w:fldChar w:fldCharType="separate"/>
          </w:r>
          <w:ins w:id="182" w:author="Jared Castaneda" w:date="2020-12-06T19:17:00Z">
            <w:r>
              <w:rPr>
                <w:noProof/>
                <w:webHidden/>
              </w:rPr>
              <w:t>2</w:t>
            </w:r>
            <w:r>
              <w:rPr>
                <w:noProof/>
                <w:webHidden/>
              </w:rPr>
              <w:fldChar w:fldCharType="end"/>
            </w:r>
            <w:r w:rsidRPr="00F45BFD">
              <w:rPr>
                <w:rStyle w:val="Hyperlink"/>
                <w:noProof/>
              </w:rPr>
              <w:fldChar w:fldCharType="end"/>
            </w:r>
          </w:ins>
        </w:p>
        <w:p w14:paraId="69BA5C48" w14:textId="1C52D178" w:rsidR="008053E2" w:rsidRDefault="008053E2">
          <w:pPr>
            <w:pStyle w:val="TOC2"/>
            <w:rPr>
              <w:ins w:id="183" w:author="Jared Castaneda" w:date="2020-12-06T19:17:00Z"/>
              <w:rFonts w:eastAsiaTheme="minorEastAsia"/>
              <w:noProof/>
            </w:rPr>
          </w:pPr>
          <w:ins w:id="184" w:author="Jared Castaneda" w:date="2020-12-06T19:17:00Z">
            <w:r w:rsidRPr="00F45BFD">
              <w:rPr>
                <w:rStyle w:val="Hyperlink"/>
                <w:noProof/>
              </w:rPr>
              <w:fldChar w:fldCharType="begin"/>
            </w:r>
            <w:r w:rsidRPr="00F45BFD">
              <w:rPr>
                <w:rStyle w:val="Hyperlink"/>
                <w:noProof/>
              </w:rPr>
              <w:instrText xml:space="preserve"> </w:instrText>
            </w:r>
            <w:r>
              <w:rPr>
                <w:noProof/>
              </w:rPr>
              <w:instrText>HYPERLINK \l "_Toc58174698"</w:instrText>
            </w:r>
            <w:r w:rsidRPr="00F45BFD">
              <w:rPr>
                <w:rStyle w:val="Hyperlink"/>
                <w:noProof/>
              </w:rPr>
              <w:instrText xml:space="preserve"> </w:instrText>
            </w:r>
            <w:r w:rsidRPr="00F45BFD">
              <w:rPr>
                <w:rStyle w:val="Hyperlink"/>
                <w:noProof/>
              </w:rPr>
              <w:fldChar w:fldCharType="separate"/>
            </w:r>
            <w:r w:rsidRPr="00F45BFD">
              <w:rPr>
                <w:rStyle w:val="Hyperlink"/>
                <w:noProof/>
              </w:rPr>
              <w:t>2.5</w:t>
            </w:r>
            <w:r>
              <w:rPr>
                <w:rFonts w:eastAsiaTheme="minorEastAsia"/>
                <w:noProof/>
              </w:rPr>
              <w:tab/>
            </w:r>
            <w:r w:rsidRPr="00F45BFD">
              <w:rPr>
                <w:rStyle w:val="Hyperlink"/>
                <w:noProof/>
              </w:rPr>
              <w:t>Accessing Purchased Tickets</w:t>
            </w:r>
            <w:r>
              <w:rPr>
                <w:noProof/>
                <w:webHidden/>
              </w:rPr>
              <w:tab/>
            </w:r>
            <w:r>
              <w:rPr>
                <w:noProof/>
                <w:webHidden/>
              </w:rPr>
              <w:fldChar w:fldCharType="begin"/>
            </w:r>
            <w:r>
              <w:rPr>
                <w:noProof/>
                <w:webHidden/>
              </w:rPr>
              <w:instrText xml:space="preserve"> PAGEREF _Toc58174698 \h </w:instrText>
            </w:r>
          </w:ins>
          <w:r>
            <w:rPr>
              <w:noProof/>
              <w:webHidden/>
            </w:rPr>
          </w:r>
          <w:r>
            <w:rPr>
              <w:noProof/>
              <w:webHidden/>
            </w:rPr>
            <w:fldChar w:fldCharType="separate"/>
          </w:r>
          <w:ins w:id="185" w:author="Jared Castaneda" w:date="2020-12-06T19:17:00Z">
            <w:r>
              <w:rPr>
                <w:noProof/>
                <w:webHidden/>
              </w:rPr>
              <w:t>2</w:t>
            </w:r>
            <w:r>
              <w:rPr>
                <w:noProof/>
                <w:webHidden/>
              </w:rPr>
              <w:fldChar w:fldCharType="end"/>
            </w:r>
            <w:r w:rsidRPr="00F45BFD">
              <w:rPr>
                <w:rStyle w:val="Hyperlink"/>
                <w:noProof/>
              </w:rPr>
              <w:fldChar w:fldCharType="end"/>
            </w:r>
          </w:ins>
        </w:p>
        <w:p w14:paraId="2D732EA4" w14:textId="3CC73CC3" w:rsidR="008053E2" w:rsidRDefault="008053E2">
          <w:pPr>
            <w:pStyle w:val="TOC2"/>
            <w:rPr>
              <w:ins w:id="186" w:author="Jared Castaneda" w:date="2020-12-06T19:17:00Z"/>
              <w:rFonts w:eastAsiaTheme="minorEastAsia"/>
              <w:noProof/>
            </w:rPr>
          </w:pPr>
          <w:ins w:id="187" w:author="Jared Castaneda" w:date="2020-12-06T19:17:00Z">
            <w:r w:rsidRPr="00F45BFD">
              <w:rPr>
                <w:rStyle w:val="Hyperlink"/>
                <w:noProof/>
              </w:rPr>
              <w:fldChar w:fldCharType="begin"/>
            </w:r>
            <w:r w:rsidRPr="00F45BFD">
              <w:rPr>
                <w:rStyle w:val="Hyperlink"/>
                <w:noProof/>
              </w:rPr>
              <w:instrText xml:space="preserve"> </w:instrText>
            </w:r>
            <w:r>
              <w:rPr>
                <w:noProof/>
              </w:rPr>
              <w:instrText>HYPERLINK \l "_Toc58174699"</w:instrText>
            </w:r>
            <w:r w:rsidRPr="00F45BFD">
              <w:rPr>
                <w:rStyle w:val="Hyperlink"/>
                <w:noProof/>
              </w:rPr>
              <w:instrText xml:space="preserve"> </w:instrText>
            </w:r>
            <w:r w:rsidRPr="00F45BFD">
              <w:rPr>
                <w:rStyle w:val="Hyperlink"/>
                <w:noProof/>
              </w:rPr>
              <w:fldChar w:fldCharType="separate"/>
            </w:r>
            <w:r w:rsidRPr="00F45BFD">
              <w:rPr>
                <w:rStyle w:val="Hyperlink"/>
                <w:noProof/>
              </w:rPr>
              <w:t>2.6</w:t>
            </w:r>
            <w:r>
              <w:rPr>
                <w:rFonts w:eastAsiaTheme="minorEastAsia"/>
                <w:noProof/>
              </w:rPr>
              <w:tab/>
            </w:r>
            <w:r w:rsidRPr="00F45BFD">
              <w:rPr>
                <w:rStyle w:val="Hyperlink"/>
                <w:noProof/>
              </w:rPr>
              <w:t>Setting a New Account</w:t>
            </w:r>
            <w:r>
              <w:rPr>
                <w:noProof/>
                <w:webHidden/>
              </w:rPr>
              <w:tab/>
            </w:r>
            <w:r>
              <w:rPr>
                <w:noProof/>
                <w:webHidden/>
              </w:rPr>
              <w:fldChar w:fldCharType="begin"/>
            </w:r>
            <w:r>
              <w:rPr>
                <w:noProof/>
                <w:webHidden/>
              </w:rPr>
              <w:instrText xml:space="preserve"> PAGEREF _Toc58174699 \h </w:instrText>
            </w:r>
          </w:ins>
          <w:r>
            <w:rPr>
              <w:noProof/>
              <w:webHidden/>
            </w:rPr>
          </w:r>
          <w:r>
            <w:rPr>
              <w:noProof/>
              <w:webHidden/>
            </w:rPr>
            <w:fldChar w:fldCharType="separate"/>
          </w:r>
          <w:ins w:id="188" w:author="Jared Castaneda" w:date="2020-12-06T19:17:00Z">
            <w:r>
              <w:rPr>
                <w:noProof/>
                <w:webHidden/>
              </w:rPr>
              <w:t>2</w:t>
            </w:r>
            <w:r>
              <w:rPr>
                <w:noProof/>
                <w:webHidden/>
              </w:rPr>
              <w:fldChar w:fldCharType="end"/>
            </w:r>
            <w:r w:rsidRPr="00F45BFD">
              <w:rPr>
                <w:rStyle w:val="Hyperlink"/>
                <w:noProof/>
              </w:rPr>
              <w:fldChar w:fldCharType="end"/>
            </w:r>
          </w:ins>
        </w:p>
        <w:p w14:paraId="36D1266A" w14:textId="484C6A98" w:rsidR="008053E2" w:rsidRDefault="008053E2">
          <w:pPr>
            <w:pStyle w:val="TOC2"/>
            <w:rPr>
              <w:ins w:id="189" w:author="Jared Castaneda" w:date="2020-12-06T19:17:00Z"/>
              <w:rFonts w:eastAsiaTheme="minorEastAsia"/>
              <w:noProof/>
            </w:rPr>
          </w:pPr>
          <w:ins w:id="190" w:author="Jared Castaneda" w:date="2020-12-06T19:17:00Z">
            <w:r w:rsidRPr="00F45BFD">
              <w:rPr>
                <w:rStyle w:val="Hyperlink"/>
                <w:noProof/>
              </w:rPr>
              <w:fldChar w:fldCharType="begin"/>
            </w:r>
            <w:r w:rsidRPr="00F45BFD">
              <w:rPr>
                <w:rStyle w:val="Hyperlink"/>
                <w:noProof/>
              </w:rPr>
              <w:instrText xml:space="preserve"> </w:instrText>
            </w:r>
            <w:r>
              <w:rPr>
                <w:noProof/>
              </w:rPr>
              <w:instrText>HYPERLINK \l "_Toc58174700"</w:instrText>
            </w:r>
            <w:r w:rsidRPr="00F45BFD">
              <w:rPr>
                <w:rStyle w:val="Hyperlink"/>
                <w:noProof/>
              </w:rPr>
              <w:instrText xml:space="preserve"> </w:instrText>
            </w:r>
            <w:r w:rsidRPr="00F45BFD">
              <w:rPr>
                <w:rStyle w:val="Hyperlink"/>
                <w:noProof/>
              </w:rPr>
              <w:fldChar w:fldCharType="separate"/>
            </w:r>
            <w:r w:rsidRPr="00F45BFD">
              <w:rPr>
                <w:rStyle w:val="Hyperlink"/>
                <w:noProof/>
              </w:rPr>
              <w:t>2.7</w:t>
            </w:r>
            <w:r>
              <w:rPr>
                <w:rFonts w:eastAsiaTheme="minorEastAsia"/>
                <w:noProof/>
              </w:rPr>
              <w:tab/>
            </w:r>
            <w:r w:rsidRPr="00F45BFD">
              <w:rPr>
                <w:rStyle w:val="Hyperlink"/>
                <w:noProof/>
              </w:rPr>
              <w:t>Approve Flight Ticket</w:t>
            </w:r>
            <w:r>
              <w:rPr>
                <w:noProof/>
                <w:webHidden/>
              </w:rPr>
              <w:tab/>
            </w:r>
            <w:r>
              <w:rPr>
                <w:noProof/>
                <w:webHidden/>
              </w:rPr>
              <w:fldChar w:fldCharType="begin"/>
            </w:r>
            <w:r>
              <w:rPr>
                <w:noProof/>
                <w:webHidden/>
              </w:rPr>
              <w:instrText xml:space="preserve"> PAGEREF _Toc58174700 \h </w:instrText>
            </w:r>
          </w:ins>
          <w:r>
            <w:rPr>
              <w:noProof/>
              <w:webHidden/>
            </w:rPr>
          </w:r>
          <w:r>
            <w:rPr>
              <w:noProof/>
              <w:webHidden/>
            </w:rPr>
            <w:fldChar w:fldCharType="separate"/>
          </w:r>
          <w:ins w:id="191" w:author="Jared Castaneda" w:date="2020-12-06T19:17:00Z">
            <w:r>
              <w:rPr>
                <w:noProof/>
                <w:webHidden/>
              </w:rPr>
              <w:t>2</w:t>
            </w:r>
            <w:r>
              <w:rPr>
                <w:noProof/>
                <w:webHidden/>
              </w:rPr>
              <w:fldChar w:fldCharType="end"/>
            </w:r>
            <w:r w:rsidRPr="00F45BFD">
              <w:rPr>
                <w:rStyle w:val="Hyperlink"/>
                <w:noProof/>
              </w:rPr>
              <w:fldChar w:fldCharType="end"/>
            </w:r>
          </w:ins>
        </w:p>
        <w:p w14:paraId="10BB8C60" w14:textId="7693DA86" w:rsidR="008053E2" w:rsidRDefault="008053E2">
          <w:pPr>
            <w:pStyle w:val="TOC2"/>
            <w:rPr>
              <w:ins w:id="192" w:author="Jared Castaneda" w:date="2020-12-06T19:17:00Z"/>
              <w:rFonts w:eastAsiaTheme="minorEastAsia"/>
              <w:noProof/>
            </w:rPr>
          </w:pPr>
          <w:ins w:id="193" w:author="Jared Castaneda" w:date="2020-12-06T19:17:00Z">
            <w:r w:rsidRPr="00F45BFD">
              <w:rPr>
                <w:rStyle w:val="Hyperlink"/>
                <w:noProof/>
              </w:rPr>
              <w:fldChar w:fldCharType="begin"/>
            </w:r>
            <w:r w:rsidRPr="00F45BFD">
              <w:rPr>
                <w:rStyle w:val="Hyperlink"/>
                <w:noProof/>
              </w:rPr>
              <w:instrText xml:space="preserve"> </w:instrText>
            </w:r>
            <w:r>
              <w:rPr>
                <w:noProof/>
              </w:rPr>
              <w:instrText>HYPERLINK \l "_Toc58174701"</w:instrText>
            </w:r>
            <w:r w:rsidRPr="00F45BFD">
              <w:rPr>
                <w:rStyle w:val="Hyperlink"/>
                <w:noProof/>
              </w:rPr>
              <w:instrText xml:space="preserve"> </w:instrText>
            </w:r>
            <w:r w:rsidRPr="00F45BFD">
              <w:rPr>
                <w:rStyle w:val="Hyperlink"/>
                <w:noProof/>
              </w:rPr>
              <w:fldChar w:fldCharType="separate"/>
            </w:r>
            <w:r w:rsidRPr="00F45BFD">
              <w:rPr>
                <w:rStyle w:val="Hyperlink"/>
                <w:noProof/>
              </w:rPr>
              <w:t>2.8</w:t>
            </w:r>
            <w:r>
              <w:rPr>
                <w:rFonts w:eastAsiaTheme="minorEastAsia"/>
                <w:noProof/>
              </w:rPr>
              <w:tab/>
            </w:r>
            <w:r w:rsidRPr="00F45BFD">
              <w:rPr>
                <w:rStyle w:val="Hyperlink"/>
                <w:noProof/>
              </w:rPr>
              <w:t>Change Password</w:t>
            </w:r>
            <w:r>
              <w:rPr>
                <w:noProof/>
                <w:webHidden/>
              </w:rPr>
              <w:tab/>
            </w:r>
            <w:r>
              <w:rPr>
                <w:noProof/>
                <w:webHidden/>
              </w:rPr>
              <w:fldChar w:fldCharType="begin"/>
            </w:r>
            <w:r>
              <w:rPr>
                <w:noProof/>
                <w:webHidden/>
              </w:rPr>
              <w:instrText xml:space="preserve"> PAGEREF _Toc58174701 \h </w:instrText>
            </w:r>
          </w:ins>
          <w:r>
            <w:rPr>
              <w:noProof/>
              <w:webHidden/>
            </w:rPr>
          </w:r>
          <w:r>
            <w:rPr>
              <w:noProof/>
              <w:webHidden/>
            </w:rPr>
            <w:fldChar w:fldCharType="separate"/>
          </w:r>
          <w:ins w:id="194" w:author="Jared Castaneda" w:date="2020-12-06T19:17:00Z">
            <w:r>
              <w:rPr>
                <w:noProof/>
                <w:webHidden/>
              </w:rPr>
              <w:t>3</w:t>
            </w:r>
            <w:r>
              <w:rPr>
                <w:noProof/>
                <w:webHidden/>
              </w:rPr>
              <w:fldChar w:fldCharType="end"/>
            </w:r>
            <w:r w:rsidRPr="00F45BFD">
              <w:rPr>
                <w:rStyle w:val="Hyperlink"/>
                <w:noProof/>
              </w:rPr>
              <w:fldChar w:fldCharType="end"/>
            </w:r>
          </w:ins>
        </w:p>
        <w:p w14:paraId="0604E684" w14:textId="424E4288" w:rsidR="008053E2" w:rsidRDefault="008053E2">
          <w:pPr>
            <w:pStyle w:val="TOC2"/>
            <w:rPr>
              <w:ins w:id="195" w:author="Jared Castaneda" w:date="2020-12-06T19:17:00Z"/>
              <w:rFonts w:eastAsiaTheme="minorEastAsia"/>
              <w:noProof/>
            </w:rPr>
          </w:pPr>
          <w:ins w:id="196" w:author="Jared Castaneda" w:date="2020-12-06T19:17:00Z">
            <w:r w:rsidRPr="00F45BFD">
              <w:rPr>
                <w:rStyle w:val="Hyperlink"/>
                <w:noProof/>
              </w:rPr>
              <w:fldChar w:fldCharType="begin"/>
            </w:r>
            <w:r w:rsidRPr="00F45BFD">
              <w:rPr>
                <w:rStyle w:val="Hyperlink"/>
                <w:noProof/>
              </w:rPr>
              <w:instrText xml:space="preserve"> </w:instrText>
            </w:r>
            <w:r>
              <w:rPr>
                <w:noProof/>
              </w:rPr>
              <w:instrText>HYPERLINK \l "_Toc58174702"</w:instrText>
            </w:r>
            <w:r w:rsidRPr="00F45BFD">
              <w:rPr>
                <w:rStyle w:val="Hyperlink"/>
                <w:noProof/>
              </w:rPr>
              <w:instrText xml:space="preserve"> </w:instrText>
            </w:r>
            <w:r w:rsidRPr="00F45BFD">
              <w:rPr>
                <w:rStyle w:val="Hyperlink"/>
                <w:noProof/>
              </w:rPr>
              <w:fldChar w:fldCharType="separate"/>
            </w:r>
            <w:r w:rsidRPr="00F45BFD">
              <w:rPr>
                <w:rStyle w:val="Hyperlink"/>
                <w:noProof/>
              </w:rPr>
              <w:t>2.9</w:t>
            </w:r>
            <w:r>
              <w:rPr>
                <w:rFonts w:eastAsiaTheme="minorEastAsia"/>
                <w:noProof/>
              </w:rPr>
              <w:tab/>
            </w:r>
            <w:r w:rsidRPr="00F45BFD">
              <w:rPr>
                <w:rStyle w:val="Hyperlink"/>
                <w:noProof/>
              </w:rPr>
              <w:t>Update Flights</w:t>
            </w:r>
            <w:r>
              <w:rPr>
                <w:noProof/>
                <w:webHidden/>
              </w:rPr>
              <w:tab/>
            </w:r>
            <w:r>
              <w:rPr>
                <w:noProof/>
                <w:webHidden/>
              </w:rPr>
              <w:fldChar w:fldCharType="begin"/>
            </w:r>
            <w:r>
              <w:rPr>
                <w:noProof/>
                <w:webHidden/>
              </w:rPr>
              <w:instrText xml:space="preserve"> PAGEREF _Toc58174702 \h </w:instrText>
            </w:r>
          </w:ins>
          <w:r>
            <w:rPr>
              <w:noProof/>
              <w:webHidden/>
            </w:rPr>
          </w:r>
          <w:r>
            <w:rPr>
              <w:noProof/>
              <w:webHidden/>
            </w:rPr>
            <w:fldChar w:fldCharType="separate"/>
          </w:r>
          <w:ins w:id="197" w:author="Jared Castaneda" w:date="2020-12-06T19:17:00Z">
            <w:r>
              <w:rPr>
                <w:noProof/>
                <w:webHidden/>
              </w:rPr>
              <w:t>3</w:t>
            </w:r>
            <w:r>
              <w:rPr>
                <w:noProof/>
                <w:webHidden/>
              </w:rPr>
              <w:fldChar w:fldCharType="end"/>
            </w:r>
            <w:r w:rsidRPr="00F45BFD">
              <w:rPr>
                <w:rStyle w:val="Hyperlink"/>
                <w:noProof/>
              </w:rPr>
              <w:fldChar w:fldCharType="end"/>
            </w:r>
          </w:ins>
        </w:p>
        <w:p w14:paraId="24083F17" w14:textId="78364DA5" w:rsidR="0047298E" w:rsidDel="0099233A" w:rsidRDefault="00A4534D">
          <w:pPr>
            <w:pStyle w:val="TOC1"/>
            <w:rPr>
              <w:del w:id="198" w:author="Jared Castaneda" w:date="2020-12-03T18:55:00Z"/>
              <w:rFonts w:eastAsiaTheme="minorEastAsia"/>
              <w:sz w:val="22"/>
            </w:rPr>
          </w:pPr>
          <w:del w:id="199" w:author="Jared Castaneda" w:date="2020-12-03T18:55:00Z">
            <w:r w:rsidDel="0099233A">
              <w:fldChar w:fldCharType="begin"/>
            </w:r>
            <w:r w:rsidDel="0099233A">
              <w:delInstrText xml:space="preserve"> HYPERLINK \l "_Toc50202383" </w:delInstrText>
            </w:r>
            <w:r w:rsidDel="0099233A">
              <w:fldChar w:fldCharType="separate"/>
            </w:r>
          </w:del>
          <w:ins w:id="200" w:author="Jared Castaneda" w:date="2020-12-06T19:17:00Z">
            <w:r w:rsidR="008053E2">
              <w:rPr>
                <w:b/>
                <w:bCs/>
              </w:rPr>
              <w:t>Error! Hyperlink reference not valid.</w:t>
            </w:r>
          </w:ins>
          <w:del w:id="201" w:author="Jared Castaneda" w:date="2020-12-03T18:55:00Z">
            <w:r w:rsidR="0047298E" w:rsidRPr="00F2084B" w:rsidDel="0099233A">
              <w:rPr>
                <w:rStyle w:val="Hyperlink"/>
              </w:rPr>
              <w:delText>1</w:delText>
            </w:r>
            <w:r w:rsidR="0047298E" w:rsidDel="0099233A">
              <w:rPr>
                <w:rFonts w:eastAsiaTheme="minorEastAsia"/>
                <w:sz w:val="22"/>
              </w:rPr>
              <w:tab/>
            </w:r>
            <w:r w:rsidR="0047298E" w:rsidRPr="00F2084B" w:rsidDel="0099233A">
              <w:rPr>
                <w:rStyle w:val="Hyperlink"/>
              </w:rPr>
              <w:delText>Use Case Diagram</w:delText>
            </w:r>
            <w:r w:rsidR="0047298E" w:rsidDel="0099233A">
              <w:rPr>
                <w:webHidden/>
              </w:rPr>
              <w:tab/>
            </w:r>
            <w:r w:rsidR="0047298E" w:rsidDel="0099233A">
              <w:rPr>
                <w:webHidden/>
              </w:rPr>
              <w:fldChar w:fldCharType="begin"/>
            </w:r>
            <w:r w:rsidR="0047298E" w:rsidDel="0099233A">
              <w:rPr>
                <w:webHidden/>
              </w:rPr>
              <w:delInstrText xml:space="preserve"> PAGEREF _Toc50202383 \h </w:delInstrText>
            </w:r>
            <w:r w:rsidR="0047298E" w:rsidDel="0099233A">
              <w:rPr>
                <w:webHidden/>
              </w:rPr>
            </w:r>
            <w:r w:rsidR="0047298E" w:rsidDel="0099233A">
              <w:rPr>
                <w:webHidden/>
              </w:rPr>
              <w:fldChar w:fldCharType="separate"/>
            </w:r>
            <w:r w:rsidR="00985E79" w:rsidDel="0099233A">
              <w:rPr>
                <w:webHidden/>
              </w:rPr>
              <w:delText>1</w:delText>
            </w:r>
            <w:r w:rsidR="0047298E" w:rsidDel="0099233A">
              <w:rPr>
                <w:webHidden/>
              </w:rPr>
              <w:fldChar w:fldCharType="end"/>
            </w:r>
            <w:r w:rsidDel="0099233A">
              <w:fldChar w:fldCharType="end"/>
            </w:r>
          </w:del>
        </w:p>
        <w:p w14:paraId="6B6926A6" w14:textId="7A3B0E16" w:rsidR="0047298E" w:rsidDel="0099233A" w:rsidRDefault="00A4534D">
          <w:pPr>
            <w:pStyle w:val="TOC1"/>
            <w:rPr>
              <w:del w:id="202" w:author="Jared Castaneda" w:date="2020-12-03T18:55:00Z"/>
              <w:rFonts w:eastAsiaTheme="minorEastAsia"/>
              <w:sz w:val="22"/>
            </w:rPr>
          </w:pPr>
          <w:del w:id="203" w:author="Jared Castaneda" w:date="2020-12-03T18:55:00Z">
            <w:r w:rsidDel="0099233A">
              <w:fldChar w:fldCharType="begin"/>
            </w:r>
            <w:r w:rsidDel="0099233A">
              <w:delInstrText xml:space="preserve"> HYPERLINK \l "_Toc50202384" </w:delInstrText>
            </w:r>
            <w:r w:rsidDel="0099233A">
              <w:fldChar w:fldCharType="separate"/>
            </w:r>
          </w:del>
          <w:ins w:id="204" w:author="Jared Castaneda" w:date="2020-12-06T19:17:00Z">
            <w:r w:rsidR="008053E2">
              <w:rPr>
                <w:b/>
                <w:bCs/>
              </w:rPr>
              <w:t>Error! Hyperlink reference not valid.</w:t>
            </w:r>
          </w:ins>
          <w:del w:id="205" w:author="Jared Castaneda" w:date="2020-12-03T18:55:00Z">
            <w:r w:rsidR="0047298E" w:rsidRPr="00F2084B" w:rsidDel="0099233A">
              <w:rPr>
                <w:rStyle w:val="Hyperlink"/>
              </w:rPr>
              <w:delText>2</w:delText>
            </w:r>
            <w:r w:rsidR="0047298E" w:rsidDel="0099233A">
              <w:rPr>
                <w:rFonts w:eastAsiaTheme="minorEastAsia"/>
                <w:sz w:val="22"/>
              </w:rPr>
              <w:tab/>
            </w:r>
            <w:r w:rsidR="0047298E" w:rsidRPr="00F2084B" w:rsidDel="0099233A">
              <w:rPr>
                <w:rStyle w:val="Hyperlink"/>
              </w:rPr>
              <w:delText>Use Case Brief Descriptions</w:delText>
            </w:r>
            <w:r w:rsidR="0047298E" w:rsidDel="0099233A">
              <w:rPr>
                <w:webHidden/>
              </w:rPr>
              <w:tab/>
            </w:r>
            <w:r w:rsidR="0047298E" w:rsidDel="0099233A">
              <w:rPr>
                <w:webHidden/>
              </w:rPr>
              <w:fldChar w:fldCharType="begin"/>
            </w:r>
            <w:r w:rsidR="0047298E" w:rsidDel="0099233A">
              <w:rPr>
                <w:webHidden/>
              </w:rPr>
              <w:delInstrText xml:space="preserve"> PAGEREF _Toc50202384 \h </w:delInstrText>
            </w:r>
            <w:r w:rsidR="0047298E" w:rsidDel="0099233A">
              <w:rPr>
                <w:webHidden/>
              </w:rPr>
            </w:r>
            <w:r w:rsidR="0047298E" w:rsidDel="0099233A">
              <w:rPr>
                <w:webHidden/>
              </w:rPr>
              <w:fldChar w:fldCharType="separate"/>
            </w:r>
            <w:r w:rsidR="00985E79" w:rsidDel="0099233A">
              <w:rPr>
                <w:webHidden/>
              </w:rPr>
              <w:delText>2</w:delText>
            </w:r>
            <w:r w:rsidR="0047298E" w:rsidDel="0099233A">
              <w:rPr>
                <w:webHidden/>
              </w:rPr>
              <w:fldChar w:fldCharType="end"/>
            </w:r>
            <w:r w:rsidDel="0099233A">
              <w:fldChar w:fldCharType="end"/>
            </w:r>
          </w:del>
        </w:p>
        <w:p w14:paraId="3BFCB194" w14:textId="5ED68BAA" w:rsidR="0047298E" w:rsidDel="0099233A" w:rsidRDefault="00BE4DFC">
          <w:pPr>
            <w:pStyle w:val="TOC2"/>
            <w:rPr>
              <w:del w:id="206" w:author="Jared Castaneda" w:date="2020-12-03T18:55:00Z"/>
              <w:rFonts w:eastAsiaTheme="minorEastAsia"/>
              <w:noProof/>
            </w:rPr>
          </w:pPr>
          <w:del w:id="207" w:author="Jared Castaneda" w:date="2020-12-03T18:55:00Z">
            <w:r w:rsidDel="0099233A">
              <w:rPr>
                <w:noProof/>
              </w:rPr>
              <w:fldChar w:fldCharType="begin"/>
            </w:r>
            <w:r w:rsidDel="0099233A">
              <w:rPr>
                <w:noProof/>
              </w:rPr>
              <w:delInstrText xml:space="preserve"> HYPERLINK \l "_Toc50202385" </w:delInstrText>
            </w:r>
            <w:r w:rsidDel="0099233A">
              <w:rPr>
                <w:noProof/>
              </w:rPr>
              <w:fldChar w:fldCharType="separate"/>
            </w:r>
          </w:del>
          <w:ins w:id="208" w:author="Jared Castaneda" w:date="2020-12-06T19:17:00Z">
            <w:r w:rsidR="008053E2">
              <w:rPr>
                <w:b/>
                <w:bCs/>
                <w:noProof/>
              </w:rPr>
              <w:t>Error! Hyperlink reference not valid.</w:t>
            </w:r>
          </w:ins>
          <w:del w:id="209" w:author="Jared Castaneda" w:date="2020-12-03T18:55:00Z">
            <w:r w:rsidR="0047298E" w:rsidRPr="00F2084B" w:rsidDel="0099233A">
              <w:rPr>
                <w:rStyle w:val="Hyperlink"/>
                <w:noProof/>
              </w:rPr>
              <w:delText>2.1</w:delText>
            </w:r>
            <w:r w:rsidR="0047298E" w:rsidDel="0099233A">
              <w:rPr>
                <w:rFonts w:eastAsiaTheme="minorEastAsia"/>
                <w:noProof/>
              </w:rPr>
              <w:tab/>
            </w:r>
            <w:r w:rsidR="0047298E" w:rsidRPr="00F2084B" w:rsidDel="0099233A">
              <w:rPr>
                <w:rStyle w:val="Hyperlink"/>
                <w:noProof/>
              </w:rPr>
              <w:delText>&lt;</w:delText>
            </w:r>
          </w:del>
          <w:ins w:id="210" w:author="Nathan" w:date="2020-09-21T18:55:00Z">
            <w:del w:id="211" w:author="Jared Castaneda" w:date="2020-12-03T18:55:00Z">
              <w:r w:rsidR="00D33C15" w:rsidDel="0099233A">
                <w:rPr>
                  <w:rStyle w:val="Hyperlink"/>
                  <w:noProof/>
                </w:rPr>
                <w:delText>Book Flight</w:delText>
              </w:r>
            </w:del>
          </w:ins>
          <w:del w:id="212" w:author="Jared Castaneda" w:date="2020-12-03T18:55:00Z">
            <w:r w:rsidR="0047298E" w:rsidRPr="00F2084B" w:rsidDel="0099233A">
              <w:rPr>
                <w:rStyle w:val="Hyperlink"/>
                <w:noProof/>
              </w:rPr>
              <w:delText>UC 1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_Toc50202385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68355D98" w14:textId="3CC0F7B9" w:rsidR="0047298E" w:rsidDel="0099233A" w:rsidRDefault="00912B66">
          <w:pPr>
            <w:pStyle w:val="TOC2"/>
            <w:rPr>
              <w:del w:id="213" w:author="Jared Castaneda" w:date="2020-12-03T18:55:00Z"/>
              <w:rFonts w:eastAsiaTheme="minorEastAsia"/>
              <w:noProof/>
            </w:rPr>
          </w:pPr>
          <w:del w:id="214" w:author="Jared Castaneda" w:date="2020-12-03T18:55:00Z">
            <w:r w:rsidDel="0099233A">
              <w:rPr>
                <w:noProof/>
              </w:rPr>
              <w:fldChar w:fldCharType="begin"/>
            </w:r>
            <w:r w:rsidDel="0099233A">
              <w:rPr>
                <w:noProof/>
              </w:rPr>
              <w:delInstrText xml:space="preserve"> HYPERLINK \l "_Toc50202386" </w:delInstrText>
            </w:r>
            <w:r w:rsidDel="0099233A">
              <w:rPr>
                <w:noProof/>
              </w:rPr>
              <w:fldChar w:fldCharType="separate"/>
            </w:r>
          </w:del>
          <w:ins w:id="215" w:author="Jared Castaneda" w:date="2020-12-06T19:17:00Z">
            <w:r w:rsidR="008053E2">
              <w:rPr>
                <w:b/>
                <w:bCs/>
                <w:noProof/>
              </w:rPr>
              <w:t>Error! Hyperlink reference not valid.</w:t>
            </w:r>
          </w:ins>
          <w:del w:id="216" w:author="Jared Castaneda" w:date="2020-12-03T18:55:00Z">
            <w:r w:rsidR="0047298E" w:rsidRPr="00F2084B" w:rsidDel="0099233A">
              <w:rPr>
                <w:rStyle w:val="Hyperlink"/>
                <w:noProof/>
              </w:rPr>
              <w:delText>2.2</w:delText>
            </w:r>
            <w:r w:rsidR="0047298E" w:rsidDel="0099233A">
              <w:rPr>
                <w:rFonts w:eastAsiaTheme="minorEastAsia"/>
                <w:noProof/>
              </w:rPr>
              <w:tab/>
            </w:r>
            <w:r w:rsidR="0047298E" w:rsidRPr="00F2084B" w:rsidDel="0099233A">
              <w:rPr>
                <w:rStyle w:val="Hyperlink"/>
                <w:noProof/>
              </w:rPr>
              <w:delText>&lt;</w:delText>
            </w:r>
          </w:del>
          <w:ins w:id="217" w:author="Nathan" w:date="2020-09-21T17:21:00Z">
            <w:del w:id="218" w:author="Jared Castaneda" w:date="2020-12-03T18:55:00Z">
              <w:r w:rsidR="00A00699" w:rsidDel="0099233A">
                <w:rPr>
                  <w:rStyle w:val="Hyperlink"/>
                  <w:noProof/>
                </w:rPr>
                <w:delText>Search</w:delText>
              </w:r>
            </w:del>
          </w:ins>
          <w:ins w:id="219" w:author="Nathan" w:date="2020-09-21T18:55:00Z">
            <w:del w:id="220" w:author="Jared Castaneda" w:date="2020-12-03T18:55:00Z">
              <w:r w:rsidR="00D33C15" w:rsidDel="0099233A">
                <w:rPr>
                  <w:rStyle w:val="Hyperlink"/>
                  <w:noProof/>
                </w:rPr>
                <w:delText xml:space="preserve"> Flight</w:delText>
              </w:r>
            </w:del>
          </w:ins>
          <w:del w:id="221" w:author="Jared Castaneda" w:date="2020-12-03T18:55:00Z">
            <w:r w:rsidR="0047298E" w:rsidRPr="00F2084B" w:rsidDel="0099233A">
              <w:rPr>
                <w:rStyle w:val="Hyperlink"/>
                <w:noProof/>
              </w:rPr>
              <w:delText>UC 2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_Toc50202386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62548076" w14:textId="7097DE3F" w:rsidR="0047298E" w:rsidDel="0099233A" w:rsidRDefault="00912B66">
          <w:pPr>
            <w:pStyle w:val="TOC2"/>
            <w:rPr>
              <w:del w:id="222" w:author="Jared Castaneda" w:date="2020-12-03T18:55:00Z"/>
              <w:rFonts w:eastAsiaTheme="minorEastAsia"/>
              <w:noProof/>
            </w:rPr>
          </w:pPr>
          <w:del w:id="223" w:author="Jared Castaneda" w:date="2020-12-03T18:55:00Z">
            <w:r w:rsidDel="0099233A">
              <w:rPr>
                <w:noProof/>
              </w:rPr>
              <w:fldChar w:fldCharType="begin"/>
            </w:r>
            <w:r w:rsidDel="0099233A">
              <w:rPr>
                <w:noProof/>
              </w:rPr>
              <w:delInstrText xml:space="preserve"> HYPERLINK \l "_Toc50202387" </w:delInstrText>
            </w:r>
            <w:r w:rsidDel="0099233A">
              <w:rPr>
                <w:noProof/>
              </w:rPr>
              <w:fldChar w:fldCharType="separate"/>
            </w:r>
          </w:del>
          <w:ins w:id="224" w:author="Jared Castaneda" w:date="2020-12-06T19:17:00Z">
            <w:r w:rsidR="008053E2">
              <w:rPr>
                <w:b/>
                <w:bCs/>
                <w:noProof/>
              </w:rPr>
              <w:t>Error! Hyperlink reference not valid.</w:t>
            </w:r>
          </w:ins>
          <w:del w:id="225" w:author="Jared Castaneda" w:date="2020-12-03T18:55:00Z">
            <w:r w:rsidR="0047298E" w:rsidRPr="00F2084B" w:rsidDel="0099233A">
              <w:rPr>
                <w:rStyle w:val="Hyperlink"/>
                <w:noProof/>
              </w:rPr>
              <w:delText>2.3</w:delText>
            </w:r>
            <w:r w:rsidR="0047298E" w:rsidDel="0099233A">
              <w:rPr>
                <w:rFonts w:eastAsiaTheme="minorEastAsia"/>
                <w:noProof/>
              </w:rPr>
              <w:tab/>
            </w:r>
            <w:r w:rsidR="0047298E" w:rsidRPr="00F2084B" w:rsidDel="0099233A">
              <w:rPr>
                <w:rStyle w:val="Hyperlink"/>
                <w:noProof/>
              </w:rPr>
              <w:delText>&lt;</w:delText>
            </w:r>
          </w:del>
          <w:ins w:id="226" w:author="Nathan" w:date="2020-09-21T17:22:00Z">
            <w:del w:id="227" w:author="Jared Castaneda" w:date="2020-12-03T18:55:00Z">
              <w:r w:rsidR="00A00699" w:rsidDel="0099233A">
                <w:rPr>
                  <w:rStyle w:val="Hyperlink"/>
                  <w:noProof/>
                </w:rPr>
                <w:delText>Cancel</w:delText>
              </w:r>
            </w:del>
          </w:ins>
          <w:ins w:id="228" w:author="Nathan" w:date="2020-09-21T18:56:00Z">
            <w:del w:id="229" w:author="Jared Castaneda" w:date="2020-12-03T18:55:00Z">
              <w:r w:rsidR="00D33C15" w:rsidDel="0099233A">
                <w:rPr>
                  <w:rStyle w:val="Hyperlink"/>
                  <w:noProof/>
                </w:rPr>
                <w:delText xml:space="preserve"> Flight</w:delText>
              </w:r>
            </w:del>
          </w:ins>
          <w:del w:id="230" w:author="Jared Castaneda" w:date="2020-12-03T18:55:00Z">
            <w:r w:rsidR="0047298E" w:rsidRPr="00F2084B" w:rsidDel="0099233A">
              <w:rPr>
                <w:rStyle w:val="Hyperlink"/>
                <w:noProof/>
              </w:rPr>
              <w:delText>UC 3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_Toc50202387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5ED10C73" w14:textId="6C1B61F7" w:rsidR="0047298E" w:rsidDel="0099233A" w:rsidRDefault="00912B66">
          <w:pPr>
            <w:pStyle w:val="TOC2"/>
            <w:rPr>
              <w:del w:id="231" w:author="Jared Castaneda" w:date="2020-12-03T18:55:00Z"/>
              <w:rFonts w:eastAsiaTheme="minorEastAsia"/>
              <w:noProof/>
            </w:rPr>
          </w:pPr>
          <w:del w:id="232" w:author="Jared Castaneda" w:date="2020-12-03T18:55:00Z">
            <w:r w:rsidDel="0099233A">
              <w:rPr>
                <w:noProof/>
              </w:rPr>
              <w:fldChar w:fldCharType="begin"/>
            </w:r>
            <w:r w:rsidDel="0099233A">
              <w:rPr>
                <w:noProof/>
              </w:rPr>
              <w:delInstrText xml:space="preserve"> HYPERLINK \l "_Toc50202388" </w:delInstrText>
            </w:r>
            <w:r w:rsidDel="0099233A">
              <w:rPr>
                <w:noProof/>
              </w:rPr>
              <w:fldChar w:fldCharType="separate"/>
            </w:r>
          </w:del>
          <w:ins w:id="233" w:author="Jared Castaneda" w:date="2020-12-06T19:17:00Z">
            <w:r w:rsidR="008053E2">
              <w:rPr>
                <w:b/>
                <w:bCs/>
                <w:noProof/>
              </w:rPr>
              <w:t>Error! Hyperlink reference not valid.</w:t>
            </w:r>
          </w:ins>
          <w:del w:id="234" w:author="Jared Castaneda" w:date="2020-12-03T18:55:00Z">
            <w:r w:rsidR="0047298E" w:rsidRPr="00F2084B" w:rsidDel="0099233A">
              <w:rPr>
                <w:rStyle w:val="Hyperlink"/>
                <w:noProof/>
              </w:rPr>
              <w:delText>2.4</w:delText>
            </w:r>
            <w:r w:rsidR="0047298E" w:rsidDel="0099233A">
              <w:rPr>
                <w:rFonts w:eastAsiaTheme="minorEastAsia"/>
                <w:noProof/>
              </w:rPr>
              <w:tab/>
            </w:r>
            <w:r w:rsidR="0047298E" w:rsidRPr="00F2084B" w:rsidDel="0099233A">
              <w:rPr>
                <w:rStyle w:val="Hyperlink"/>
                <w:noProof/>
              </w:rPr>
              <w:delText>&lt;</w:delText>
            </w:r>
          </w:del>
          <w:ins w:id="235" w:author="Nathan" w:date="2020-09-23T15:22:00Z">
            <w:del w:id="236" w:author="Jared Castaneda" w:date="2020-12-03T18:55:00Z">
              <w:r w:rsidR="00FC719B" w:rsidDel="0099233A">
                <w:rPr>
                  <w:rStyle w:val="Hyperlink"/>
                  <w:noProof/>
                </w:rPr>
                <w:delText>View Hotel Advertisement</w:delText>
              </w:r>
            </w:del>
          </w:ins>
          <w:del w:id="237" w:author="Jared Castaneda" w:date="2020-12-03T18:55:00Z">
            <w:r w:rsidR="0047298E" w:rsidRPr="00F2084B" w:rsidDel="0099233A">
              <w:rPr>
                <w:rStyle w:val="Hyperlink"/>
                <w:noProof/>
              </w:rPr>
              <w:delText>UC 4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_Toc50202388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14D792F6" w14:textId="5B97346F" w:rsidR="0047298E" w:rsidDel="0099233A" w:rsidRDefault="00912B66">
          <w:pPr>
            <w:pStyle w:val="TOC2"/>
            <w:rPr>
              <w:del w:id="238" w:author="Jared Castaneda" w:date="2020-12-03T18:55:00Z"/>
              <w:rFonts w:eastAsiaTheme="minorEastAsia"/>
              <w:noProof/>
            </w:rPr>
          </w:pPr>
          <w:del w:id="239" w:author="Jared Castaneda" w:date="2020-12-03T18:55:00Z">
            <w:r w:rsidDel="0099233A">
              <w:rPr>
                <w:noProof/>
              </w:rPr>
              <w:fldChar w:fldCharType="begin"/>
            </w:r>
            <w:r w:rsidDel="0099233A">
              <w:rPr>
                <w:noProof/>
              </w:rPr>
              <w:delInstrText xml:space="preserve"> HYPERLINK \l "_Toc50202389" </w:delInstrText>
            </w:r>
            <w:r w:rsidDel="0099233A">
              <w:rPr>
                <w:noProof/>
              </w:rPr>
              <w:fldChar w:fldCharType="separate"/>
            </w:r>
          </w:del>
          <w:ins w:id="240" w:author="Jared Castaneda" w:date="2020-12-06T19:17:00Z">
            <w:r w:rsidR="008053E2">
              <w:rPr>
                <w:b/>
                <w:bCs/>
                <w:noProof/>
              </w:rPr>
              <w:t>Error! Hyperlink reference not valid.</w:t>
            </w:r>
          </w:ins>
          <w:del w:id="241" w:author="Jared Castaneda" w:date="2020-12-03T18:55:00Z">
            <w:r w:rsidR="0047298E" w:rsidRPr="00F2084B" w:rsidDel="0099233A">
              <w:rPr>
                <w:rStyle w:val="Hyperlink"/>
                <w:noProof/>
              </w:rPr>
              <w:delText>2.5</w:delText>
            </w:r>
            <w:r w:rsidR="0047298E" w:rsidDel="0099233A">
              <w:rPr>
                <w:rFonts w:eastAsiaTheme="minorEastAsia"/>
                <w:noProof/>
              </w:rPr>
              <w:tab/>
            </w:r>
          </w:del>
          <w:ins w:id="242" w:author="Nathan" w:date="2020-09-28T13:20:00Z">
            <w:del w:id="243" w:author="Jared Castaneda" w:date="2020-12-03T18:55:00Z">
              <w:r w:rsidR="00D94683" w:rsidDel="0099233A">
                <w:rPr>
                  <w:rStyle w:val="Hyperlink"/>
                  <w:noProof/>
                </w:rPr>
                <w:delText xml:space="preserve">Accessing </w:delText>
              </w:r>
            </w:del>
          </w:ins>
          <w:ins w:id="244" w:author="Nathan" w:date="2020-09-28T13:21:00Z">
            <w:del w:id="245" w:author="Jared Castaneda" w:date="2020-12-03T18:55:00Z">
              <w:r w:rsidR="00D94683" w:rsidDel="0099233A">
                <w:rPr>
                  <w:rStyle w:val="Hyperlink"/>
                  <w:noProof/>
                </w:rPr>
                <w:delText>P</w:delText>
              </w:r>
            </w:del>
          </w:ins>
          <w:ins w:id="246" w:author="Nathan" w:date="2020-09-28T13:20:00Z">
            <w:del w:id="247" w:author="Jared Castaneda" w:date="2020-12-03T18:55:00Z">
              <w:r w:rsidR="00D94683" w:rsidDel="0099233A">
                <w:rPr>
                  <w:rStyle w:val="Hyperlink"/>
                  <w:noProof/>
                </w:rPr>
                <w:delText xml:space="preserve">urchased </w:delText>
              </w:r>
            </w:del>
          </w:ins>
          <w:ins w:id="248" w:author="Nathan" w:date="2020-09-28T13:21:00Z">
            <w:del w:id="249" w:author="Jared Castaneda" w:date="2020-12-03T18:55:00Z">
              <w:r w:rsidR="00D94683" w:rsidDel="0099233A">
                <w:rPr>
                  <w:rStyle w:val="Hyperlink"/>
                  <w:noProof/>
                </w:rPr>
                <w:delText>T</w:delText>
              </w:r>
            </w:del>
          </w:ins>
          <w:ins w:id="250" w:author="Nathan" w:date="2020-09-28T13:20:00Z">
            <w:del w:id="251" w:author="Jared Castaneda" w:date="2020-12-03T18:55:00Z">
              <w:r w:rsidR="00D94683" w:rsidDel="0099233A">
                <w:rPr>
                  <w:rStyle w:val="Hyperlink"/>
                  <w:noProof/>
                </w:rPr>
                <w:delText>ickets</w:delText>
              </w:r>
            </w:del>
          </w:ins>
          <w:del w:id="252" w:author="Jared Castaneda" w:date="2020-12-03T18:55:00Z">
            <w:r w:rsidR="0047298E" w:rsidRPr="00F2084B" w:rsidDel="0099233A">
              <w:rPr>
                <w:rStyle w:val="Hyperlink"/>
                <w:noProof/>
              </w:rPr>
              <w:delText>&lt;UC 5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_Toc50202389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2D2DB286" w14:textId="30634DDB" w:rsidR="0047298E" w:rsidDel="0099233A" w:rsidRDefault="00912B66">
          <w:pPr>
            <w:pStyle w:val="TOC2"/>
            <w:rPr>
              <w:del w:id="253" w:author="Jared Castaneda" w:date="2020-12-03T18:55:00Z"/>
              <w:rFonts w:eastAsiaTheme="minorEastAsia"/>
              <w:noProof/>
            </w:rPr>
          </w:pPr>
          <w:del w:id="254" w:author="Jared Castaneda" w:date="2020-12-03T18:55:00Z">
            <w:r w:rsidDel="0099233A">
              <w:rPr>
                <w:noProof/>
              </w:rPr>
              <w:fldChar w:fldCharType="begin"/>
            </w:r>
            <w:r w:rsidDel="0099233A">
              <w:rPr>
                <w:noProof/>
              </w:rPr>
              <w:delInstrText xml:space="preserve"> HYPERLINK \l "_Toc50202390" </w:delInstrText>
            </w:r>
            <w:r w:rsidDel="0099233A">
              <w:rPr>
                <w:noProof/>
              </w:rPr>
              <w:fldChar w:fldCharType="separate"/>
            </w:r>
          </w:del>
          <w:ins w:id="255" w:author="Jared Castaneda" w:date="2020-12-06T19:17:00Z">
            <w:r w:rsidR="008053E2">
              <w:rPr>
                <w:b/>
                <w:bCs/>
                <w:noProof/>
              </w:rPr>
              <w:t>Error! Hyperlink reference not valid.</w:t>
            </w:r>
          </w:ins>
          <w:del w:id="256" w:author="Jared Castaneda" w:date="2020-12-03T18:55:00Z">
            <w:r w:rsidR="0047298E" w:rsidRPr="00F2084B" w:rsidDel="0099233A">
              <w:rPr>
                <w:rStyle w:val="Hyperlink"/>
                <w:noProof/>
              </w:rPr>
              <w:delText>2.6</w:delText>
            </w:r>
            <w:r w:rsidR="0047298E" w:rsidDel="0099233A">
              <w:rPr>
                <w:rFonts w:eastAsiaTheme="minorEastAsia"/>
                <w:noProof/>
              </w:rPr>
              <w:tab/>
            </w:r>
          </w:del>
          <w:ins w:id="257" w:author="Nathan" w:date="2020-09-28T13:21:00Z">
            <w:del w:id="258" w:author="Jared Castaneda" w:date="2020-12-03T18:55:00Z">
              <w:r w:rsidR="00D94683" w:rsidDel="0099233A">
                <w:rPr>
                  <w:rStyle w:val="Hyperlink"/>
                  <w:noProof/>
                </w:rPr>
                <w:delText>Setting a New Account</w:delText>
              </w:r>
            </w:del>
          </w:ins>
          <w:del w:id="259" w:author="Jared Castaneda" w:date="2020-12-03T18:55:00Z">
            <w:r w:rsidR="0047298E" w:rsidRPr="00F2084B" w:rsidDel="0099233A">
              <w:rPr>
                <w:rStyle w:val="Hyperlink"/>
                <w:noProof/>
              </w:rPr>
              <w:delText>&lt;UC 6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_Toc50202390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4D267946" w14:textId="023EF63B" w:rsidR="0047298E" w:rsidDel="0099233A" w:rsidRDefault="00912B66">
          <w:pPr>
            <w:pStyle w:val="TOC2"/>
            <w:rPr>
              <w:del w:id="260" w:author="Jared Castaneda" w:date="2020-12-03T18:55:00Z"/>
              <w:rFonts w:eastAsiaTheme="minorEastAsia"/>
              <w:noProof/>
            </w:rPr>
          </w:pPr>
          <w:del w:id="261" w:author="Jared Castaneda" w:date="2020-12-03T18:55:00Z">
            <w:r w:rsidDel="0099233A">
              <w:rPr>
                <w:noProof/>
              </w:rPr>
              <w:fldChar w:fldCharType="begin"/>
            </w:r>
            <w:r w:rsidDel="0099233A">
              <w:rPr>
                <w:noProof/>
              </w:rPr>
              <w:delInstrText xml:space="preserve"> HYPERLINK \l "_Toc50202391" </w:delInstrText>
            </w:r>
            <w:r w:rsidDel="0099233A">
              <w:rPr>
                <w:noProof/>
              </w:rPr>
              <w:fldChar w:fldCharType="separate"/>
            </w:r>
          </w:del>
          <w:ins w:id="262" w:author="Jared Castaneda" w:date="2020-12-06T19:17:00Z">
            <w:r w:rsidR="008053E2">
              <w:rPr>
                <w:b/>
                <w:bCs/>
                <w:noProof/>
              </w:rPr>
              <w:t>Error! Hyperlink reference not valid.</w:t>
            </w:r>
          </w:ins>
          <w:del w:id="263" w:author="Jared Castaneda" w:date="2020-12-03T18:55:00Z">
            <w:r w:rsidR="0047298E" w:rsidRPr="00F2084B" w:rsidDel="0099233A">
              <w:rPr>
                <w:rStyle w:val="Hyperlink"/>
                <w:noProof/>
              </w:rPr>
              <w:delText>2.7</w:delText>
            </w:r>
            <w:r w:rsidR="0047298E" w:rsidDel="0099233A">
              <w:rPr>
                <w:rFonts w:eastAsiaTheme="minorEastAsia"/>
                <w:noProof/>
              </w:rPr>
              <w:tab/>
            </w:r>
            <w:r w:rsidR="0047298E" w:rsidRPr="00F2084B" w:rsidDel="0099233A">
              <w:rPr>
                <w:rStyle w:val="Hyperlink"/>
                <w:noProof/>
              </w:rPr>
              <w:delText>&lt;</w:delText>
            </w:r>
          </w:del>
          <w:ins w:id="264" w:author="Nathan" w:date="2020-09-21T17:23:00Z">
            <w:del w:id="265" w:author="Jared Castaneda" w:date="2020-12-03T18:55:00Z">
              <w:r w:rsidR="00A00699" w:rsidDel="0099233A">
                <w:rPr>
                  <w:rStyle w:val="Hyperlink"/>
                  <w:noProof/>
                </w:rPr>
                <w:delText>Ticket Scan</w:delText>
              </w:r>
            </w:del>
          </w:ins>
          <w:del w:id="266" w:author="Jared Castaneda" w:date="2020-12-03T18:55:00Z">
            <w:r w:rsidR="0047298E" w:rsidRPr="00F2084B" w:rsidDel="0099233A">
              <w:rPr>
                <w:rStyle w:val="Hyperlink"/>
                <w:noProof/>
              </w:rPr>
              <w:delText>UC 7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_Toc50202391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58074DEA" w14:textId="6ECDF5D5" w:rsidR="0047298E" w:rsidDel="0099233A" w:rsidRDefault="00912B66">
          <w:pPr>
            <w:pStyle w:val="TOC2"/>
            <w:rPr>
              <w:del w:id="267" w:author="Jared Castaneda" w:date="2020-12-03T18:55:00Z"/>
              <w:rFonts w:eastAsiaTheme="minorEastAsia"/>
              <w:noProof/>
            </w:rPr>
          </w:pPr>
          <w:del w:id="268" w:author="Jared Castaneda" w:date="2020-12-03T18:55:00Z">
            <w:r w:rsidDel="0099233A">
              <w:rPr>
                <w:noProof/>
              </w:rPr>
              <w:fldChar w:fldCharType="begin"/>
            </w:r>
            <w:r w:rsidDel="0099233A">
              <w:rPr>
                <w:noProof/>
              </w:rPr>
              <w:delInstrText xml:space="preserve"> HYPERLINK \l "_Toc50202392" </w:delInstrText>
            </w:r>
            <w:r w:rsidDel="0099233A">
              <w:rPr>
                <w:noProof/>
              </w:rPr>
              <w:fldChar w:fldCharType="separate"/>
            </w:r>
          </w:del>
          <w:ins w:id="269" w:author="Jared Castaneda" w:date="2020-12-06T19:17:00Z">
            <w:r w:rsidR="008053E2">
              <w:rPr>
                <w:b/>
                <w:bCs/>
                <w:noProof/>
              </w:rPr>
              <w:t>Error! Hyperlink reference not valid.</w:t>
            </w:r>
          </w:ins>
          <w:del w:id="270" w:author="Jared Castaneda" w:date="2020-12-03T18:55:00Z">
            <w:r w:rsidR="0047298E" w:rsidRPr="00F2084B" w:rsidDel="0099233A">
              <w:rPr>
                <w:rStyle w:val="Hyperlink"/>
                <w:noProof/>
              </w:rPr>
              <w:delText>2.8</w:delText>
            </w:r>
            <w:r w:rsidR="0047298E" w:rsidDel="0099233A">
              <w:rPr>
                <w:rFonts w:eastAsiaTheme="minorEastAsia"/>
                <w:noProof/>
              </w:rPr>
              <w:tab/>
            </w:r>
            <w:r w:rsidR="0047298E" w:rsidRPr="00F2084B" w:rsidDel="0099233A">
              <w:rPr>
                <w:rStyle w:val="Hyperlink"/>
                <w:noProof/>
              </w:rPr>
              <w:delText>&lt;</w:delText>
            </w:r>
          </w:del>
          <w:ins w:id="271" w:author="Nathan" w:date="2020-09-21T17:23:00Z">
            <w:del w:id="272" w:author="Jared Castaneda" w:date="2020-12-03T18:55:00Z">
              <w:r w:rsidR="00A00699" w:rsidDel="0099233A">
                <w:rPr>
                  <w:rStyle w:val="Hyperlink"/>
                  <w:noProof/>
                </w:rPr>
                <w:delText>Password Change</w:delText>
              </w:r>
            </w:del>
          </w:ins>
          <w:del w:id="273" w:author="Jared Castaneda" w:date="2020-12-03T18:55:00Z">
            <w:r w:rsidR="0047298E" w:rsidRPr="00F2084B" w:rsidDel="0099233A">
              <w:rPr>
                <w:rStyle w:val="Hyperlink"/>
                <w:noProof/>
              </w:rPr>
              <w:delText>UC 8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_Toc50202392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2B4501E5" w14:textId="7B605F28" w:rsidR="0047298E" w:rsidDel="0099233A" w:rsidRDefault="00912B66">
          <w:pPr>
            <w:pStyle w:val="TOC2"/>
            <w:rPr>
              <w:del w:id="274" w:author="Jared Castaneda" w:date="2020-12-03T18:55:00Z"/>
              <w:rFonts w:eastAsiaTheme="minorEastAsia"/>
              <w:noProof/>
            </w:rPr>
          </w:pPr>
          <w:del w:id="275" w:author="Jared Castaneda" w:date="2020-12-03T18:55:00Z">
            <w:r w:rsidDel="0099233A">
              <w:rPr>
                <w:noProof/>
              </w:rPr>
              <w:fldChar w:fldCharType="begin"/>
            </w:r>
            <w:r w:rsidDel="0099233A">
              <w:rPr>
                <w:noProof/>
              </w:rPr>
              <w:delInstrText xml:space="preserve"> HYPERLINK \l "_Toc50202393" </w:delInstrText>
            </w:r>
            <w:r w:rsidDel="0099233A">
              <w:rPr>
                <w:noProof/>
              </w:rPr>
              <w:fldChar w:fldCharType="separate"/>
            </w:r>
          </w:del>
          <w:ins w:id="276" w:author="Jared Castaneda" w:date="2020-12-06T19:17:00Z">
            <w:r w:rsidR="008053E2">
              <w:rPr>
                <w:b/>
                <w:bCs/>
                <w:noProof/>
              </w:rPr>
              <w:t>Error! Hyperlink reference not valid.</w:t>
            </w:r>
          </w:ins>
          <w:del w:id="277" w:author="Jared Castaneda" w:date="2020-12-03T18:55:00Z">
            <w:r w:rsidR="0047298E" w:rsidRPr="00F2084B" w:rsidDel="0099233A">
              <w:rPr>
                <w:rStyle w:val="Hyperlink"/>
                <w:noProof/>
              </w:rPr>
              <w:delText>2.9</w:delText>
            </w:r>
            <w:r w:rsidR="0047298E" w:rsidDel="0099233A">
              <w:rPr>
                <w:rFonts w:eastAsiaTheme="minorEastAsia"/>
                <w:noProof/>
              </w:rPr>
              <w:tab/>
            </w:r>
            <w:r w:rsidR="0047298E" w:rsidRPr="00F2084B" w:rsidDel="0099233A">
              <w:rPr>
                <w:rStyle w:val="Hyperlink"/>
                <w:noProof/>
              </w:rPr>
              <w:delText>&lt;</w:delText>
            </w:r>
          </w:del>
          <w:ins w:id="278" w:author="Nathan" w:date="2020-09-21T17:23:00Z">
            <w:del w:id="279" w:author="Jared Castaneda" w:date="2020-12-03T18:55:00Z">
              <w:r w:rsidR="00A00699" w:rsidDel="0099233A">
                <w:rPr>
                  <w:rStyle w:val="Hyperlink"/>
                  <w:noProof/>
                </w:rPr>
                <w:delText>Update Flights</w:delText>
              </w:r>
            </w:del>
          </w:ins>
          <w:del w:id="280" w:author="Jared Castaneda" w:date="2020-12-03T18:55:00Z">
            <w:r w:rsidR="0047298E" w:rsidRPr="00F2084B" w:rsidDel="0099233A">
              <w:rPr>
                <w:rStyle w:val="Hyperlink"/>
                <w:noProof/>
              </w:rPr>
              <w:delText>UC 9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_Toc50202393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116679A6" w14:textId="24F9046E" w:rsidR="0047298E" w:rsidDel="0099233A" w:rsidRDefault="00912B66">
          <w:pPr>
            <w:pStyle w:val="TOC2"/>
            <w:rPr>
              <w:del w:id="281" w:author="Jared Castaneda" w:date="2020-12-03T18:55:00Z"/>
              <w:rFonts w:eastAsiaTheme="minorEastAsia"/>
              <w:noProof/>
            </w:rPr>
          </w:pPr>
          <w:del w:id="282" w:author="Jared Castaneda" w:date="2020-12-03T18:55:00Z">
            <w:r w:rsidDel="0099233A">
              <w:rPr>
                <w:noProof/>
              </w:rPr>
              <w:fldChar w:fldCharType="begin"/>
            </w:r>
            <w:r w:rsidDel="0099233A">
              <w:rPr>
                <w:noProof/>
              </w:rPr>
              <w:delInstrText xml:space="preserve"> HYPERLINK \l "_Toc50202394" </w:delInstrText>
            </w:r>
            <w:r w:rsidDel="0099233A">
              <w:rPr>
                <w:noProof/>
              </w:rPr>
              <w:fldChar w:fldCharType="separate"/>
            </w:r>
          </w:del>
          <w:ins w:id="283" w:author="Jared Castaneda" w:date="2020-12-06T19:17:00Z">
            <w:r w:rsidR="008053E2">
              <w:rPr>
                <w:b/>
                <w:bCs/>
                <w:noProof/>
              </w:rPr>
              <w:t>Error! Hyperlink reference not valid.</w:t>
            </w:r>
          </w:ins>
          <w:del w:id="284" w:author="Jared Castaneda" w:date="2020-12-03T18:55:00Z">
            <w:r w:rsidR="0047298E" w:rsidRPr="00F2084B" w:rsidDel="0099233A">
              <w:rPr>
                <w:rStyle w:val="Hyperlink"/>
                <w:noProof/>
              </w:rPr>
              <w:delText>2.10</w:delText>
            </w:r>
            <w:r w:rsidR="0047298E" w:rsidDel="0099233A">
              <w:rPr>
                <w:rFonts w:eastAsiaTheme="minorEastAsia"/>
                <w:noProof/>
              </w:rPr>
              <w:tab/>
            </w:r>
            <w:r w:rsidR="0047298E" w:rsidRPr="00F2084B" w:rsidDel="0099233A">
              <w:rPr>
                <w:rStyle w:val="Hyperlink"/>
                <w:noProof/>
              </w:rPr>
              <w:delText>&lt;UC 10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_Toc50202394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23558569" w14:textId="284BCD47" w:rsidR="0047298E" w:rsidDel="0099233A" w:rsidRDefault="00912B66">
          <w:pPr>
            <w:pStyle w:val="TOC2"/>
            <w:rPr>
              <w:del w:id="285" w:author="Jared Castaneda" w:date="2020-12-03T18:55:00Z"/>
              <w:rFonts w:eastAsiaTheme="minorEastAsia"/>
              <w:noProof/>
            </w:rPr>
          </w:pPr>
          <w:del w:id="286" w:author="Jared Castaneda" w:date="2020-12-03T18:55:00Z">
            <w:r w:rsidDel="0099233A">
              <w:rPr>
                <w:noProof/>
              </w:rPr>
              <w:fldChar w:fldCharType="begin"/>
            </w:r>
            <w:r w:rsidDel="0099233A">
              <w:rPr>
                <w:noProof/>
              </w:rPr>
              <w:delInstrText xml:space="preserve"> HYPERLINK \l "_Toc50202395" </w:delInstrText>
            </w:r>
            <w:r w:rsidDel="0099233A">
              <w:rPr>
                <w:noProof/>
              </w:rPr>
              <w:fldChar w:fldCharType="separate"/>
            </w:r>
          </w:del>
          <w:ins w:id="287" w:author="Jared Castaneda" w:date="2020-12-06T19:17:00Z">
            <w:r w:rsidR="008053E2">
              <w:rPr>
                <w:b/>
                <w:bCs/>
                <w:noProof/>
              </w:rPr>
              <w:t>Error! Hyperlink reference not valid.</w:t>
            </w:r>
          </w:ins>
          <w:del w:id="288" w:author="Jared Castaneda" w:date="2020-12-03T18:55:00Z">
            <w:r w:rsidR="0047298E" w:rsidRPr="00F2084B" w:rsidDel="0099233A">
              <w:rPr>
                <w:rStyle w:val="Hyperlink"/>
                <w:noProof/>
              </w:rPr>
              <w:delText>2.11</w:delText>
            </w:r>
            <w:r w:rsidR="0047298E" w:rsidDel="0099233A">
              <w:rPr>
                <w:rFonts w:eastAsiaTheme="minorEastAsia"/>
                <w:noProof/>
              </w:rPr>
              <w:tab/>
            </w:r>
            <w:r w:rsidR="0047298E" w:rsidRPr="00F2084B" w:rsidDel="0099233A">
              <w:rPr>
                <w:rStyle w:val="Hyperlink"/>
                <w:noProof/>
              </w:rPr>
              <w:delText>&lt;UC 11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_Toc50202395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22EBD826" w14:textId="7C3263BE" w:rsidR="0047298E" w:rsidDel="0099233A" w:rsidRDefault="00912B66">
          <w:pPr>
            <w:pStyle w:val="TOC2"/>
            <w:rPr>
              <w:del w:id="289" w:author="Jared Castaneda" w:date="2020-12-03T18:55:00Z"/>
              <w:rFonts w:eastAsiaTheme="minorEastAsia"/>
              <w:noProof/>
            </w:rPr>
          </w:pPr>
          <w:del w:id="290" w:author="Jared Castaneda" w:date="2020-12-03T18:55:00Z">
            <w:r w:rsidDel="0099233A">
              <w:rPr>
                <w:noProof/>
              </w:rPr>
              <w:fldChar w:fldCharType="begin"/>
            </w:r>
            <w:r w:rsidDel="0099233A">
              <w:rPr>
                <w:noProof/>
              </w:rPr>
              <w:delInstrText xml:space="preserve"> HYPERLINK \l "_Toc50202396" </w:delInstrText>
            </w:r>
            <w:r w:rsidDel="0099233A">
              <w:rPr>
                <w:noProof/>
              </w:rPr>
              <w:fldChar w:fldCharType="separate"/>
            </w:r>
          </w:del>
          <w:ins w:id="291" w:author="Jared Castaneda" w:date="2020-12-06T19:17:00Z">
            <w:r w:rsidR="008053E2">
              <w:rPr>
                <w:b/>
                <w:bCs/>
                <w:noProof/>
              </w:rPr>
              <w:t>Error! Hyperlink reference not valid.</w:t>
            </w:r>
          </w:ins>
          <w:del w:id="292" w:author="Jared Castaneda" w:date="2020-12-03T18:55:00Z">
            <w:r w:rsidR="0047298E" w:rsidRPr="00F2084B" w:rsidDel="0099233A">
              <w:rPr>
                <w:rStyle w:val="Hyperlink"/>
                <w:noProof/>
              </w:rPr>
              <w:delText>2.12</w:delText>
            </w:r>
            <w:r w:rsidR="0047298E" w:rsidDel="0099233A">
              <w:rPr>
                <w:rFonts w:eastAsiaTheme="minorEastAsia"/>
                <w:noProof/>
              </w:rPr>
              <w:tab/>
            </w:r>
            <w:r w:rsidR="0047298E" w:rsidRPr="00F2084B" w:rsidDel="0099233A">
              <w:rPr>
                <w:rStyle w:val="Hyperlink"/>
                <w:noProof/>
              </w:rPr>
              <w:delText>&lt;UC 12 Title&gt;</w:delText>
            </w:r>
            <w:r w:rsidR="0047298E" w:rsidDel="0099233A">
              <w:rPr>
                <w:noProof/>
                <w:webHidden/>
              </w:rPr>
              <w:tab/>
            </w:r>
            <w:r w:rsidR="0047298E" w:rsidDel="0099233A">
              <w:rPr>
                <w:noProof/>
                <w:webHidden/>
              </w:rPr>
              <w:fldChar w:fldCharType="begin"/>
            </w:r>
            <w:r w:rsidR="0047298E" w:rsidDel="0099233A">
              <w:rPr>
                <w:noProof/>
                <w:webHidden/>
              </w:rPr>
              <w:delInstrText xml:space="preserve"> PAGEREF _Toc50202396 \h </w:delInstrText>
            </w:r>
            <w:r w:rsidR="0047298E" w:rsidDel="0099233A">
              <w:rPr>
                <w:noProof/>
                <w:webHidden/>
              </w:rPr>
            </w:r>
            <w:r w:rsidR="0047298E" w:rsidDel="0099233A">
              <w:rPr>
                <w:noProof/>
                <w:webHidden/>
              </w:rPr>
              <w:fldChar w:fldCharType="separate"/>
            </w:r>
            <w:r w:rsidR="00985E79" w:rsidDel="0099233A">
              <w:rPr>
                <w:noProof/>
                <w:webHidden/>
              </w:rPr>
              <w:delText>2</w:delText>
            </w:r>
            <w:r w:rsidR="0047298E" w:rsidDel="0099233A">
              <w:rPr>
                <w:noProof/>
                <w:webHidden/>
              </w:rPr>
              <w:fldChar w:fldCharType="end"/>
            </w:r>
            <w:r w:rsidDel="0099233A">
              <w:rPr>
                <w:noProof/>
              </w:rPr>
              <w:fldChar w:fldCharType="end"/>
            </w:r>
          </w:del>
        </w:p>
        <w:p w14:paraId="1EFE7559" w14:textId="4CCFFCD3" w:rsidR="00C20764" w:rsidRDefault="000C530D">
          <w:pPr>
            <w:pStyle w:val="TOC2"/>
            <w:pPrChange w:id="293" w:author="Nathan" w:date="2020-09-21T17:28:00Z">
              <w:pPr/>
            </w:pPrChange>
          </w:pPr>
          <w:r>
            <w:fldChar w:fldCharType="end"/>
          </w:r>
        </w:p>
      </w:sdtContent>
    </w:sdt>
    <w:p w14:paraId="559FCBAD" w14:textId="77777777" w:rsidR="00FF4070" w:rsidRPr="00656E0B" w:rsidRDefault="00FF4070" w:rsidP="00656E0B">
      <w:pPr>
        <w:spacing w:after="0"/>
        <w:rPr>
          <w:sz w:val="16"/>
          <w:szCs w:val="16"/>
        </w:rPr>
      </w:pPr>
      <w:bookmarkStart w:id="294" w:name="EndOfTOC"/>
    </w:p>
    <w:p w14:paraId="5055C55E" w14:textId="4FCBC54E" w:rsidR="00FF4070" w:rsidRPr="00656E0B" w:rsidRDefault="00FF4070" w:rsidP="00656E0B">
      <w:pPr>
        <w:spacing w:after="0"/>
        <w:rPr>
          <w:sz w:val="16"/>
          <w:szCs w:val="16"/>
        </w:rPr>
        <w:sectPr w:rsidR="00FF4070" w:rsidRPr="00656E0B" w:rsidSect="000246CF">
          <w:headerReference w:type="default" r:id="rId13"/>
          <w:footerReference w:type="default" r:id="rId14"/>
          <w:headerReference w:type="first" r:id="rId15"/>
          <w:type w:val="oddPage"/>
          <w:pgSz w:w="12240" w:h="15840"/>
          <w:pgMar w:top="720" w:right="720" w:bottom="720" w:left="720" w:header="360" w:footer="360" w:gutter="0"/>
          <w:pgNumType w:start="1"/>
          <w:cols w:space="720"/>
          <w:docGrid w:linePitch="360"/>
        </w:sectPr>
      </w:pPr>
    </w:p>
    <w:bookmarkEnd w:id="294"/>
    <w:p w14:paraId="52D8DA31" w14:textId="16C64BC7" w:rsidR="00EA16FE" w:rsidRPr="005C2960" w:rsidRDefault="00EA16FE" w:rsidP="00D73986"/>
    <w:p w14:paraId="42A0AE17" w14:textId="76A1509A" w:rsidR="00866B44" w:rsidDel="0081143F" w:rsidRDefault="00396D65" w:rsidP="00866B44">
      <w:pPr>
        <w:spacing w:after="0"/>
        <w:rPr>
          <w:del w:id="303" w:author="Nathan" w:date="2020-09-28T13:32:00Z"/>
          <w:highlight w:val="yellow"/>
        </w:rPr>
      </w:pPr>
      <w:del w:id="304" w:author="Nathan" w:date="2020-09-28T13:32:00Z">
        <w:r w:rsidRPr="00AA538F" w:rsidDel="0081143F">
          <w:rPr>
            <w:highlight w:val="yellow"/>
          </w:rPr>
          <w:delText xml:space="preserve">NOTE TO STUDENTS:  </w:delText>
        </w:r>
        <w:bookmarkStart w:id="305" w:name="_Toc57914153"/>
        <w:bookmarkStart w:id="306" w:name="_Toc58095442"/>
        <w:bookmarkStart w:id="307" w:name="_Toc58174684"/>
        <w:bookmarkEnd w:id="305"/>
        <w:bookmarkEnd w:id="306"/>
        <w:bookmarkEnd w:id="307"/>
      </w:del>
    </w:p>
    <w:p w14:paraId="3D0E8597" w14:textId="6A8DC0AF" w:rsidR="00866B44" w:rsidRPr="00866B44" w:rsidDel="0081143F" w:rsidRDefault="00396D65" w:rsidP="00866B44">
      <w:pPr>
        <w:pStyle w:val="ListParagraph"/>
        <w:numPr>
          <w:ilvl w:val="0"/>
          <w:numId w:val="5"/>
        </w:numPr>
        <w:rPr>
          <w:del w:id="308" w:author="Nathan" w:date="2020-09-28T13:32:00Z"/>
        </w:rPr>
      </w:pPr>
      <w:del w:id="309" w:author="Nathan" w:date="2020-09-28T13:32:00Z">
        <w:r w:rsidRPr="00866B44" w:rsidDel="0081143F">
          <w:rPr>
            <w:highlight w:val="yellow"/>
          </w:rPr>
          <w:delText xml:space="preserve">See </w:delText>
        </w:r>
        <w:r w:rsidRPr="003D6E3D" w:rsidDel="0081143F">
          <w:rPr>
            <w:highlight w:val="yellow"/>
          </w:rPr>
          <w:delText xml:space="preserve">Larman </w:delText>
        </w:r>
        <w:r w:rsidRPr="003D6E3D" w:rsidDel="0081143F">
          <w:rPr>
            <w:rFonts w:cstheme="minorHAnsi"/>
            <w:highlight w:val="yellow"/>
          </w:rPr>
          <w:delText>§</w:delText>
        </w:r>
        <w:r w:rsidR="003D6E3D" w:rsidRPr="003D6E3D" w:rsidDel="0081143F">
          <w:rPr>
            <w:highlight w:val="yellow"/>
          </w:rPr>
          <w:delText>6.17 Applying UML: Use Case Diagrams</w:delText>
        </w:r>
        <w:bookmarkStart w:id="310" w:name="_Toc57914154"/>
        <w:bookmarkStart w:id="311" w:name="_Toc58095443"/>
        <w:bookmarkStart w:id="312" w:name="_Toc58174685"/>
        <w:bookmarkEnd w:id="310"/>
        <w:bookmarkEnd w:id="311"/>
        <w:bookmarkEnd w:id="312"/>
      </w:del>
    </w:p>
    <w:p w14:paraId="6105232D" w14:textId="0E8DE7F9" w:rsidR="00396D65" w:rsidDel="0081143F" w:rsidRDefault="00866B44" w:rsidP="00866B44">
      <w:pPr>
        <w:pStyle w:val="ListParagraph"/>
        <w:numPr>
          <w:ilvl w:val="0"/>
          <w:numId w:val="5"/>
        </w:numPr>
        <w:rPr>
          <w:del w:id="313" w:author="Nathan" w:date="2020-09-28T13:32:00Z"/>
        </w:rPr>
      </w:pPr>
      <w:del w:id="314" w:author="Nathan" w:date="2020-09-28T13:32:00Z">
        <w:r w:rsidDel="0081143F">
          <w:rPr>
            <w:highlight w:val="yellow"/>
          </w:rPr>
          <w:delText>D</w:delText>
        </w:r>
        <w:r w:rsidR="00AA538F" w:rsidRPr="00866B44" w:rsidDel="0081143F">
          <w:rPr>
            <w:highlight w:val="yellow"/>
          </w:rPr>
          <w:delText xml:space="preserve">elete this </w:delText>
        </w:r>
        <w:r w:rsidDel="0081143F">
          <w:rPr>
            <w:highlight w:val="yellow"/>
          </w:rPr>
          <w:delText xml:space="preserve">NOTE </w:delText>
        </w:r>
        <w:r w:rsidR="00AA538F" w:rsidRPr="00866B44" w:rsidDel="0081143F">
          <w:rPr>
            <w:highlight w:val="yellow"/>
          </w:rPr>
          <w:delText>before you deliver</w:delText>
        </w:r>
        <w:bookmarkStart w:id="315" w:name="_Toc57914155"/>
        <w:bookmarkStart w:id="316" w:name="_Toc58095444"/>
        <w:bookmarkStart w:id="317" w:name="_Toc58174686"/>
        <w:bookmarkEnd w:id="315"/>
        <w:bookmarkEnd w:id="316"/>
        <w:bookmarkEnd w:id="317"/>
      </w:del>
    </w:p>
    <w:p w14:paraId="06F0D418" w14:textId="7C8562A4" w:rsidR="00C73210" w:rsidRDefault="00C73210" w:rsidP="00C73210">
      <w:pPr>
        <w:pStyle w:val="Heading1"/>
      </w:pPr>
      <w:bookmarkStart w:id="318" w:name="_Toc58174687"/>
      <w:r>
        <w:t>Use Case Diagram</w:t>
      </w:r>
      <w:bookmarkEnd w:id="318"/>
    </w:p>
    <w:p w14:paraId="242638A6" w14:textId="0308850F" w:rsidR="00BB5443" w:rsidRPr="00BB5443" w:rsidRDefault="00244BAF" w:rsidP="00BB5443">
      <w:pPr>
        <w:pStyle w:val="NormalL1"/>
      </w:pPr>
      <w:ins w:id="319" w:author="Jared Castaneda" w:date="2020-12-06T19:24:00Z">
        <w:r>
          <w:rPr>
            <w:noProof/>
          </w:rPr>
          <w:drawing>
            <wp:inline distT="0" distB="0" distL="0" distR="0" wp14:anchorId="0C71C7D7" wp14:editId="74EB5428">
              <wp:extent cx="5705475" cy="7639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7639050"/>
                      </a:xfrm>
                      <a:prstGeom prst="rect">
                        <a:avLst/>
                      </a:prstGeom>
                      <a:noFill/>
                      <a:ln>
                        <a:noFill/>
                      </a:ln>
                    </pic:spPr>
                  </pic:pic>
                </a:graphicData>
              </a:graphic>
            </wp:inline>
          </w:drawing>
        </w:r>
      </w:ins>
      <w:ins w:id="320" w:author="Nathan" w:date="2020-09-28T13:33:00Z">
        <w:del w:id="321" w:author="Jared Castaneda" w:date="2020-12-06T19:23:00Z">
          <w:r w:rsidR="0081143F" w:rsidDel="004A288B">
            <w:rPr>
              <w:noProof/>
            </w:rPr>
            <w:drawing>
              <wp:inline distT="0" distB="0" distL="0" distR="0" wp14:anchorId="377BB59C" wp14:editId="39B80D9F">
                <wp:extent cx="5703570" cy="7637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570" cy="7637780"/>
                        </a:xfrm>
                        <a:prstGeom prst="rect">
                          <a:avLst/>
                        </a:prstGeom>
                        <a:noFill/>
                        <a:ln>
                          <a:noFill/>
                        </a:ln>
                      </pic:spPr>
                    </pic:pic>
                  </a:graphicData>
                </a:graphic>
              </wp:inline>
            </w:drawing>
          </w:r>
        </w:del>
      </w:ins>
      <w:del w:id="322" w:author="Nathan" w:date="2020-09-28T13:33:00Z">
        <w:r w:rsidR="00BB5443" w:rsidDel="0081143F">
          <w:delText>…</w:delText>
        </w:r>
      </w:del>
    </w:p>
    <w:p w14:paraId="510A54B9" w14:textId="3851EAAC" w:rsidR="00C73210" w:rsidRDefault="00C73210" w:rsidP="00BB5443">
      <w:pPr>
        <w:pStyle w:val="Heading1"/>
        <w:pageBreakBefore/>
      </w:pPr>
      <w:bookmarkStart w:id="323" w:name="_Toc58174688"/>
      <w:r>
        <w:lastRenderedPageBreak/>
        <w:t>Use Case Brief Descriptions</w:t>
      </w:r>
      <w:bookmarkEnd w:id="323"/>
    </w:p>
    <w:p w14:paraId="0DA1D169" w14:textId="64AE9F83" w:rsidR="00116932" w:rsidDel="006B2E93" w:rsidRDefault="00116932" w:rsidP="00116932">
      <w:pPr>
        <w:spacing w:after="0"/>
        <w:rPr>
          <w:del w:id="324" w:author="Nathan" w:date="2020-09-26T13:49:00Z"/>
          <w:highlight w:val="yellow"/>
        </w:rPr>
      </w:pPr>
      <w:del w:id="325" w:author="Nathan" w:date="2020-09-26T13:49:00Z">
        <w:r w:rsidRPr="00AA538F" w:rsidDel="006B2E93">
          <w:rPr>
            <w:highlight w:val="yellow"/>
          </w:rPr>
          <w:delText xml:space="preserve">NOTE TO STUDENTS:  </w:delText>
        </w:r>
        <w:bookmarkStart w:id="326" w:name="_Toc57914158"/>
        <w:bookmarkStart w:id="327" w:name="_Toc58095447"/>
        <w:bookmarkStart w:id="328" w:name="_Toc58174689"/>
        <w:bookmarkEnd w:id="326"/>
        <w:bookmarkEnd w:id="327"/>
        <w:bookmarkEnd w:id="328"/>
      </w:del>
    </w:p>
    <w:p w14:paraId="71A59C67" w14:textId="05F74B88" w:rsidR="00621A7F" w:rsidRPr="00621A7F" w:rsidDel="006B2E93" w:rsidRDefault="00116932" w:rsidP="00116932">
      <w:pPr>
        <w:pStyle w:val="ListParagraph"/>
        <w:numPr>
          <w:ilvl w:val="0"/>
          <w:numId w:val="6"/>
        </w:numPr>
        <w:rPr>
          <w:del w:id="329" w:author="Nathan" w:date="2020-09-26T13:49:00Z"/>
        </w:rPr>
      </w:pPr>
      <w:del w:id="330" w:author="Nathan" w:date="2020-09-26T13:49:00Z">
        <w:r w:rsidRPr="00621A7F" w:rsidDel="006B2E93">
          <w:rPr>
            <w:highlight w:val="yellow"/>
          </w:rPr>
          <w:delText xml:space="preserve">See Larman </w:delText>
        </w:r>
        <w:r w:rsidRPr="00621A7F" w:rsidDel="006B2E93">
          <w:rPr>
            <w:rFonts w:cstheme="minorHAnsi"/>
            <w:highlight w:val="yellow"/>
          </w:rPr>
          <w:delText>§</w:delText>
        </w:r>
        <w:r w:rsidR="00621A7F" w:rsidRPr="00621A7F" w:rsidDel="006B2E93">
          <w:rPr>
            <w:rFonts w:cstheme="minorHAnsi"/>
            <w:highlight w:val="yellow"/>
          </w:rPr>
          <w:delText>6.1 Example, §6.7 Notation, §6.21 Process</w:delText>
        </w:r>
        <w:bookmarkStart w:id="331" w:name="_Toc57914159"/>
        <w:bookmarkStart w:id="332" w:name="_Toc58095448"/>
        <w:bookmarkStart w:id="333" w:name="_Toc58174690"/>
        <w:bookmarkEnd w:id="331"/>
        <w:bookmarkEnd w:id="332"/>
        <w:bookmarkEnd w:id="333"/>
      </w:del>
    </w:p>
    <w:p w14:paraId="13EB5CFF" w14:textId="1EFAE0AF" w:rsidR="00116932" w:rsidDel="006B2E93" w:rsidRDefault="00621A7F" w:rsidP="00116932">
      <w:pPr>
        <w:pStyle w:val="ListParagraph"/>
        <w:numPr>
          <w:ilvl w:val="0"/>
          <w:numId w:val="6"/>
        </w:numPr>
        <w:rPr>
          <w:del w:id="334" w:author="Nathan" w:date="2020-09-26T13:49:00Z"/>
        </w:rPr>
      </w:pPr>
      <w:del w:id="335" w:author="Nathan" w:date="2020-09-26T13:49:00Z">
        <w:r w:rsidDel="006B2E93">
          <w:rPr>
            <w:rFonts w:cstheme="minorHAnsi"/>
            <w:highlight w:val="yellow"/>
          </w:rPr>
          <w:delText>Each Undergraduate team member write</w:delText>
        </w:r>
        <w:r w:rsidR="00B17620" w:rsidDel="006B2E93">
          <w:rPr>
            <w:rFonts w:cstheme="minorHAnsi"/>
            <w:highlight w:val="yellow"/>
          </w:rPr>
          <w:delText>s</w:delText>
        </w:r>
        <w:r w:rsidDel="006B2E93">
          <w:rPr>
            <w:rFonts w:cstheme="minorHAnsi"/>
            <w:highlight w:val="yellow"/>
          </w:rPr>
          <w:delText xml:space="preserve"> 3 brief Use Cases</w:delText>
        </w:r>
        <w:r w:rsidR="00116932" w:rsidRPr="00866B44" w:rsidDel="006B2E93">
          <w:rPr>
            <w:highlight w:val="yellow"/>
          </w:rPr>
          <w:delText xml:space="preserve"> </w:delText>
        </w:r>
        <w:bookmarkStart w:id="336" w:name="_Toc57914160"/>
        <w:bookmarkStart w:id="337" w:name="_Toc58095449"/>
        <w:bookmarkStart w:id="338" w:name="_Toc58174691"/>
        <w:bookmarkEnd w:id="336"/>
        <w:bookmarkEnd w:id="337"/>
        <w:bookmarkEnd w:id="338"/>
      </w:del>
    </w:p>
    <w:p w14:paraId="4E024971" w14:textId="779A6361" w:rsidR="00621A7F" w:rsidRPr="00866B44" w:rsidDel="006B2E93" w:rsidRDefault="00621A7F" w:rsidP="00116932">
      <w:pPr>
        <w:pStyle w:val="ListParagraph"/>
        <w:numPr>
          <w:ilvl w:val="0"/>
          <w:numId w:val="6"/>
        </w:numPr>
        <w:rPr>
          <w:del w:id="339" w:author="Nathan" w:date="2020-09-26T13:49:00Z"/>
        </w:rPr>
      </w:pPr>
      <w:del w:id="340" w:author="Nathan" w:date="2020-09-26T13:49:00Z">
        <w:r w:rsidRPr="00621A7F" w:rsidDel="006B2E93">
          <w:rPr>
            <w:highlight w:val="yellow"/>
          </w:rPr>
          <w:delText>Each Graduate team member write</w:delText>
        </w:r>
        <w:r w:rsidR="00B17620" w:rsidDel="006B2E93">
          <w:rPr>
            <w:highlight w:val="yellow"/>
          </w:rPr>
          <w:delText>s</w:delText>
        </w:r>
        <w:r w:rsidRPr="00621A7F" w:rsidDel="006B2E93">
          <w:rPr>
            <w:highlight w:val="yellow"/>
          </w:rPr>
          <w:delText xml:space="preserve"> 4 brief Use Cases</w:delText>
        </w:r>
        <w:bookmarkStart w:id="341" w:name="_Toc57914161"/>
        <w:bookmarkStart w:id="342" w:name="_Toc58095450"/>
        <w:bookmarkStart w:id="343" w:name="_Toc58174692"/>
        <w:bookmarkEnd w:id="341"/>
        <w:bookmarkEnd w:id="342"/>
        <w:bookmarkEnd w:id="343"/>
      </w:del>
    </w:p>
    <w:p w14:paraId="39A4895F" w14:textId="11FE5822" w:rsidR="00116932" w:rsidRPr="00116932" w:rsidDel="006B2E93" w:rsidRDefault="00116932" w:rsidP="00116932">
      <w:pPr>
        <w:pStyle w:val="ListParagraph"/>
        <w:numPr>
          <w:ilvl w:val="0"/>
          <w:numId w:val="6"/>
        </w:numPr>
        <w:rPr>
          <w:del w:id="344" w:author="Nathan" w:date="2020-09-26T13:49:00Z"/>
        </w:rPr>
      </w:pPr>
      <w:del w:id="345" w:author="Nathan" w:date="2020-09-26T13:49:00Z">
        <w:r w:rsidDel="006B2E93">
          <w:rPr>
            <w:highlight w:val="yellow"/>
          </w:rPr>
          <w:delText>D</w:delText>
        </w:r>
        <w:r w:rsidRPr="00866B44" w:rsidDel="006B2E93">
          <w:rPr>
            <w:highlight w:val="yellow"/>
          </w:rPr>
          <w:delText xml:space="preserve">elete this </w:delText>
        </w:r>
        <w:r w:rsidDel="006B2E93">
          <w:rPr>
            <w:highlight w:val="yellow"/>
          </w:rPr>
          <w:delText xml:space="preserve">NOTE </w:delText>
        </w:r>
        <w:r w:rsidRPr="00866B44" w:rsidDel="006B2E93">
          <w:rPr>
            <w:highlight w:val="yellow"/>
          </w:rPr>
          <w:delText>before you deliver</w:delText>
        </w:r>
        <w:bookmarkStart w:id="346" w:name="_Toc57914162"/>
        <w:bookmarkStart w:id="347" w:name="_Toc58095451"/>
        <w:bookmarkStart w:id="348" w:name="_Toc58174693"/>
        <w:bookmarkEnd w:id="346"/>
        <w:bookmarkEnd w:id="347"/>
        <w:bookmarkEnd w:id="348"/>
      </w:del>
    </w:p>
    <w:p w14:paraId="5F2AE134" w14:textId="0C2A02C1" w:rsidR="00C73210" w:rsidRDefault="00D33C15" w:rsidP="00C73210">
      <w:pPr>
        <w:pStyle w:val="Heading2"/>
      </w:pPr>
      <w:bookmarkStart w:id="349" w:name="_Toc58174694"/>
      <w:ins w:id="350" w:author="Nathan" w:date="2020-09-21T18:55:00Z">
        <w:r>
          <w:t>Book Flight</w:t>
        </w:r>
      </w:ins>
      <w:bookmarkEnd w:id="349"/>
      <w:del w:id="351" w:author="Nathan" w:date="2020-09-21T17:29:00Z">
        <w:r w:rsidR="00C73210" w:rsidDel="00BC7813">
          <w:delText>&lt;</w:delText>
        </w:r>
      </w:del>
      <w:del w:id="352" w:author="Nathan" w:date="2020-09-21T16:42:00Z">
        <w:r w:rsidR="00C73210" w:rsidDel="005025E2">
          <w:delText>UC 1 Title</w:delText>
        </w:r>
      </w:del>
      <w:del w:id="353" w:author="Nathan" w:date="2020-09-21T17:07:00Z">
        <w:r w:rsidR="00C73210" w:rsidDel="00912B66">
          <w:delText>&gt;</w:delText>
        </w:r>
      </w:del>
    </w:p>
    <w:p w14:paraId="70C465BA" w14:textId="4C2CD18D" w:rsidR="00C73210" w:rsidRDefault="00912B66" w:rsidP="00912B66">
      <w:pPr>
        <w:pStyle w:val="NormalL2"/>
      </w:pPr>
      <w:ins w:id="354" w:author="Nathan" w:date="2020-09-21T17:08:00Z">
        <w:r>
          <w:t xml:space="preserve">A customer </w:t>
        </w:r>
      </w:ins>
      <w:ins w:id="355" w:author="Nathan" w:date="2020-09-21T17:13:00Z">
        <w:r>
          <w:t xml:space="preserve">requests </w:t>
        </w:r>
      </w:ins>
      <w:ins w:id="356" w:author="Nathan" w:date="2020-09-21T17:14:00Z">
        <w:r>
          <w:t>to log into</w:t>
        </w:r>
      </w:ins>
      <w:ins w:id="357" w:author="Nathan" w:date="2020-09-21T17:08:00Z">
        <w:r>
          <w:t xml:space="preserve"> the system</w:t>
        </w:r>
      </w:ins>
      <w:ins w:id="358" w:author="Nathan" w:date="2020-09-21T17:14:00Z">
        <w:r>
          <w:t>. The system authenticates and gives flight option</w:t>
        </w:r>
      </w:ins>
      <w:ins w:id="359" w:author="Nathan" w:date="2020-09-21T18:49:00Z">
        <w:r w:rsidR="00641415">
          <w:t>s</w:t>
        </w:r>
      </w:ins>
      <w:ins w:id="360" w:author="Nathan" w:date="2020-09-21T20:13:00Z">
        <w:r w:rsidR="0076222F">
          <w:t>.</w:t>
        </w:r>
      </w:ins>
      <w:ins w:id="361" w:author="Nathan" w:date="2020-09-21T17:14:00Z">
        <w:r>
          <w:t xml:space="preserve"> The customer chooses desired flight. </w:t>
        </w:r>
      </w:ins>
      <w:ins w:id="362" w:author="Nathan" w:date="2020-09-21T17:13:00Z">
        <w:r>
          <w:t xml:space="preserve">The system </w:t>
        </w:r>
      </w:ins>
      <w:ins w:id="363" w:author="Nathan" w:date="2020-09-21T17:14:00Z">
        <w:r>
          <w:t xml:space="preserve">gives a running total and </w:t>
        </w:r>
      </w:ins>
      <w:ins w:id="364" w:author="Nathan" w:date="2020-09-21T17:13:00Z">
        <w:r>
          <w:t>requests payment information. The customer enters payment information</w:t>
        </w:r>
      </w:ins>
      <w:ins w:id="365" w:author="Nathan" w:date="2020-09-21T17:14:00Z">
        <w:r>
          <w:t>.</w:t>
        </w:r>
      </w:ins>
      <w:ins w:id="366" w:author="Nathan" w:date="2020-09-21T17:15:00Z">
        <w:r>
          <w:t xml:space="preserve"> The system validates and records. The system updates the flight reservation log</w:t>
        </w:r>
      </w:ins>
      <w:ins w:id="367" w:author="Nathan" w:date="2020-09-21T17:20:00Z">
        <w:r w:rsidR="00A00699">
          <w:t xml:space="preserve"> and sends currency to the banking system</w:t>
        </w:r>
      </w:ins>
      <w:ins w:id="368" w:author="Nathan" w:date="2020-09-21T17:15:00Z">
        <w:r>
          <w:t>.</w:t>
        </w:r>
      </w:ins>
      <w:ins w:id="369" w:author="Nathan" w:date="2020-09-21T18:46:00Z">
        <w:r w:rsidR="002B22C0">
          <w:t xml:space="preserve"> </w:t>
        </w:r>
      </w:ins>
      <w:ins w:id="370" w:author="Nathan" w:date="2020-09-21T17:15:00Z">
        <w:r>
          <w:t>The customer receives a receipt a</w:t>
        </w:r>
      </w:ins>
      <w:ins w:id="371" w:author="Nathan" w:date="2020-09-21T17:16:00Z">
        <w:r>
          <w:t xml:space="preserve">nd a digital </w:t>
        </w:r>
      </w:ins>
      <w:ins w:id="372" w:author="Nathan" w:date="2020-09-21T18:50:00Z">
        <w:r w:rsidR="00641415">
          <w:t xml:space="preserve">plane </w:t>
        </w:r>
      </w:ins>
      <w:ins w:id="373" w:author="Nathan" w:date="2020-09-21T17:16:00Z">
        <w:r>
          <w:t>ticket from the system that can be used digitally or printed.</w:t>
        </w:r>
      </w:ins>
      <w:del w:id="374" w:author="Nathan" w:date="2020-09-21T16:42:00Z">
        <w:r w:rsidR="00C73210" w:rsidDel="005025E2">
          <w:delText xml:space="preserve">&lt;UC 1 </w:delText>
        </w:r>
        <w:r w:rsidR="00BB5443" w:rsidDel="005025E2">
          <w:delText xml:space="preserve">brief </w:delText>
        </w:r>
        <w:r w:rsidR="00C73210" w:rsidDel="005025E2">
          <w:delText>description&gt;</w:delText>
        </w:r>
      </w:del>
    </w:p>
    <w:p w14:paraId="27D37883" w14:textId="68A73C88" w:rsidR="00C73210" w:rsidRDefault="00C73210" w:rsidP="00C73210">
      <w:pPr>
        <w:pStyle w:val="Heading2"/>
      </w:pPr>
      <w:del w:id="375" w:author="Nathan" w:date="2020-09-21T17:29:00Z">
        <w:r w:rsidDel="00BC7813">
          <w:delText>&lt;</w:delText>
        </w:r>
      </w:del>
      <w:bookmarkStart w:id="376" w:name="_Toc58174695"/>
      <w:ins w:id="377" w:author="Nathan" w:date="2020-09-21T17:09:00Z">
        <w:r w:rsidR="00912B66">
          <w:t>Search</w:t>
        </w:r>
      </w:ins>
      <w:ins w:id="378" w:author="Nathan" w:date="2020-09-21T18:55:00Z">
        <w:r w:rsidR="00D33C15">
          <w:t xml:space="preserve"> Flight</w:t>
        </w:r>
      </w:ins>
      <w:bookmarkEnd w:id="376"/>
      <w:del w:id="379" w:author="Nathan" w:date="2020-09-21T16:43:00Z">
        <w:r w:rsidDel="001353E7">
          <w:delText>UC 2 Title</w:delText>
        </w:r>
      </w:del>
      <w:del w:id="380" w:author="Nathan" w:date="2020-09-21T17:29:00Z">
        <w:r w:rsidDel="00BC7813">
          <w:delText>&gt;</w:delText>
        </w:r>
      </w:del>
    </w:p>
    <w:p w14:paraId="76C2F9A7" w14:textId="3FAC9C22" w:rsidR="00C73210" w:rsidRPr="00C73210" w:rsidRDefault="00912B66">
      <w:pPr>
        <w:pStyle w:val="NormalL2"/>
      </w:pPr>
      <w:ins w:id="381" w:author="Nathan" w:date="2020-09-21T17:16:00Z">
        <w:r>
          <w:t xml:space="preserve">A customer requests to log into the system. The system authenticates and gives flight options. The customer enters </w:t>
        </w:r>
      </w:ins>
      <w:ins w:id="382" w:author="Nathan" w:date="2020-09-21T17:17:00Z">
        <w:r>
          <w:t xml:space="preserve">flight </w:t>
        </w:r>
        <w:r w:rsidR="00A00699">
          <w:t xml:space="preserve">airline, </w:t>
        </w:r>
        <w:r>
          <w:t>date, location,</w:t>
        </w:r>
        <w:r w:rsidR="00A00699">
          <w:t xml:space="preserve"> flight number, or flight price. The system responds with a catalog for the customer to view.</w:t>
        </w:r>
      </w:ins>
      <w:del w:id="383" w:author="Nathan" w:date="2020-09-21T16:43:00Z">
        <w:r w:rsidR="00C73210" w:rsidDel="001353E7">
          <w:delText xml:space="preserve">&lt;UC 2 </w:delText>
        </w:r>
        <w:r w:rsidR="00BB5443" w:rsidDel="001353E7">
          <w:delText xml:space="preserve">brief </w:delText>
        </w:r>
        <w:r w:rsidR="00C73210" w:rsidDel="001353E7">
          <w:delText>description&gt;</w:delText>
        </w:r>
      </w:del>
    </w:p>
    <w:p w14:paraId="290251F5" w14:textId="160BD2F8" w:rsidR="00C73210" w:rsidRDefault="00C73210" w:rsidP="00C73210">
      <w:pPr>
        <w:pStyle w:val="Heading2"/>
      </w:pPr>
      <w:del w:id="384" w:author="Nathan" w:date="2020-09-21T17:29:00Z">
        <w:r w:rsidDel="00BC7813">
          <w:delText>&lt;</w:delText>
        </w:r>
      </w:del>
      <w:bookmarkStart w:id="385" w:name="_Toc58174696"/>
      <w:ins w:id="386" w:author="Nathan" w:date="2020-09-21T18:55:00Z">
        <w:r w:rsidR="00D33C15">
          <w:t>Cancel Flight</w:t>
        </w:r>
      </w:ins>
      <w:bookmarkEnd w:id="385"/>
      <w:del w:id="387" w:author="Nathan" w:date="2020-09-21T16:45:00Z">
        <w:r w:rsidDel="00BE4DFC">
          <w:delText>UC 3 Title</w:delText>
        </w:r>
      </w:del>
      <w:del w:id="388" w:author="Nathan" w:date="2020-09-21T17:29:00Z">
        <w:r w:rsidDel="00BC7813">
          <w:delText>&gt;</w:delText>
        </w:r>
      </w:del>
    </w:p>
    <w:p w14:paraId="590EE052" w14:textId="704C5476" w:rsidR="00C73210" w:rsidRPr="00C73210" w:rsidRDefault="00A00699" w:rsidP="00C73210">
      <w:pPr>
        <w:pStyle w:val="NormalL2"/>
      </w:pPr>
      <w:ins w:id="389" w:author="Nathan" w:date="2020-09-21T17:17:00Z">
        <w:r>
          <w:t xml:space="preserve">A customer </w:t>
        </w:r>
      </w:ins>
      <w:ins w:id="390" w:author="Nathan" w:date="2020-09-21T17:18:00Z">
        <w:r>
          <w:t xml:space="preserve">with a purchased ticket </w:t>
        </w:r>
      </w:ins>
      <w:ins w:id="391" w:author="Nathan" w:date="2020-09-21T17:17:00Z">
        <w:r>
          <w:t>requests</w:t>
        </w:r>
      </w:ins>
      <w:ins w:id="392" w:author="Nathan" w:date="2020-09-21T17:18:00Z">
        <w:r>
          <w:t xml:space="preserve"> to log into the system. The system authenticates and </w:t>
        </w:r>
      </w:ins>
      <w:ins w:id="393" w:author="Nathan" w:date="2020-09-21T17:19:00Z">
        <w:r>
          <w:t>allows the customer to manage</w:t>
        </w:r>
      </w:ins>
      <w:ins w:id="394" w:author="Nathan" w:date="2020-09-21T17:18:00Z">
        <w:r>
          <w:t xml:space="preserve"> purchased tickets. The </w:t>
        </w:r>
      </w:ins>
      <w:ins w:id="395" w:author="Nathan" w:date="2020-09-21T17:19:00Z">
        <w:r>
          <w:t>customer requests for desired flight reservation to be cancelled. The system validates and records</w:t>
        </w:r>
      </w:ins>
      <w:ins w:id="396" w:author="Nathan" w:date="2020-09-21T17:20:00Z">
        <w:r>
          <w:t>. The system updates the flight reservation log and returns currency from the banking system to the customer. The customer receives a return receipt.</w:t>
        </w:r>
      </w:ins>
      <w:del w:id="397" w:author="Nathan" w:date="2020-09-21T17:17:00Z">
        <w:r w:rsidR="00C73210" w:rsidDel="00A00699">
          <w:delText xml:space="preserve">&lt;UC 3 </w:delText>
        </w:r>
        <w:r w:rsidR="00BB5443" w:rsidDel="00A00699">
          <w:delText xml:space="preserve">brief </w:delText>
        </w:r>
        <w:r w:rsidR="00C73210" w:rsidDel="00A00699">
          <w:delText>description&gt;</w:delText>
        </w:r>
      </w:del>
    </w:p>
    <w:p w14:paraId="28EA9601" w14:textId="75973149" w:rsidR="00C73210" w:rsidRDefault="00C73210" w:rsidP="00C73210">
      <w:pPr>
        <w:pStyle w:val="Heading2"/>
      </w:pPr>
      <w:del w:id="398" w:author="Nathan" w:date="2020-09-23T15:07:00Z">
        <w:r w:rsidDel="00B229EE">
          <w:delText>&lt;</w:delText>
        </w:r>
      </w:del>
      <w:bookmarkStart w:id="399" w:name="_Toc58174697"/>
      <w:ins w:id="400" w:author="Nathan" w:date="2020-09-23T15:06:00Z">
        <w:del w:id="401" w:author="Jared Castaneda" w:date="2020-12-06T19:23:00Z">
          <w:r w:rsidR="00B229EE" w:rsidDel="004A288B">
            <w:delText>View Hotel Advertisement</w:delText>
          </w:r>
        </w:del>
      </w:ins>
      <w:bookmarkEnd w:id="399"/>
      <w:ins w:id="402" w:author="Jared Castaneda" w:date="2020-12-06T19:23:00Z">
        <w:r w:rsidR="004A288B">
          <w:t>Retrieve Hotel Recommendation</w:t>
        </w:r>
      </w:ins>
      <w:ins w:id="403" w:author="Nathan" w:date="2020-09-21T16:46:00Z">
        <w:r w:rsidR="00BE4DFC">
          <w:t xml:space="preserve"> </w:t>
        </w:r>
      </w:ins>
      <w:del w:id="404" w:author="Nathan" w:date="2020-09-21T16:46:00Z">
        <w:r w:rsidDel="00BE4DFC">
          <w:delText>UC 4 Title</w:delText>
        </w:r>
      </w:del>
      <w:del w:id="405" w:author="Nathan" w:date="2020-09-23T15:08:00Z">
        <w:r w:rsidDel="00B229EE">
          <w:delText>&gt;</w:delText>
        </w:r>
      </w:del>
    </w:p>
    <w:p w14:paraId="1486110C" w14:textId="709A711E" w:rsidR="00B229EE" w:rsidRDefault="00B229EE" w:rsidP="00B229EE">
      <w:pPr>
        <w:pStyle w:val="NormalL2"/>
        <w:rPr>
          <w:ins w:id="406" w:author="Nathan" w:date="2020-09-23T15:06:00Z"/>
        </w:rPr>
      </w:pPr>
      <w:ins w:id="407" w:author="Nathan" w:date="2020-09-23T15:06:00Z">
        <w:r>
          <w:t>A customer requests to log into the system. The system authenticates and gives flight options. The customer chooses desired flight. The system gives a running total and requests payment information. The customer enters payment information. The system validates and records. The system updates the flight reservation log and sends currency to the banking system. The customer rec</w:t>
        </w:r>
      </w:ins>
      <w:ins w:id="408" w:author="Nathan" w:date="2020-09-23T15:08:00Z">
        <w:r>
          <w:t xml:space="preserve">eives an advertisement for a hotel based on the flight destination. </w:t>
        </w:r>
      </w:ins>
      <w:ins w:id="409" w:author="Nathan" w:date="2020-09-23T15:17:00Z">
        <w:r w:rsidR="00DE7CAB">
          <w:t>The customer reserves a hotel room</w:t>
        </w:r>
      </w:ins>
      <w:ins w:id="410" w:author="Nathan" w:date="2020-09-23T15:21:00Z">
        <w:r w:rsidR="00DE7CAB">
          <w:t xml:space="preserve"> and receives a receipt from the 3</w:t>
        </w:r>
        <w:r w:rsidR="00DE7CAB" w:rsidRPr="00DE7CAB">
          <w:rPr>
            <w:vertAlign w:val="superscript"/>
            <w:rPrChange w:id="411" w:author="Nathan" w:date="2020-09-23T15:21:00Z">
              <w:rPr/>
            </w:rPrChange>
          </w:rPr>
          <w:t>rd</w:t>
        </w:r>
        <w:r w:rsidR="00DE7CAB">
          <w:t xml:space="preserve"> party hotel system. </w:t>
        </w:r>
      </w:ins>
      <w:ins w:id="412" w:author="Nathan" w:date="2020-09-23T15:06:00Z">
        <w:r>
          <w:t>The customer receives a receipt and a digital plane ticket from the system that can be used digitally or printed.</w:t>
        </w:r>
      </w:ins>
      <w:ins w:id="413" w:author="Nathan" w:date="2020-09-23T15:23:00Z">
        <w:r w:rsidR="003F1751">
          <w:t xml:space="preserve"> The customer </w:t>
        </w:r>
      </w:ins>
    </w:p>
    <w:p w14:paraId="4A896E9E" w14:textId="7FDB20CB" w:rsidR="00C73210" w:rsidRPr="00C73210" w:rsidDel="00B229EE" w:rsidRDefault="00C73210" w:rsidP="00C73210">
      <w:pPr>
        <w:pStyle w:val="NormalL2"/>
        <w:rPr>
          <w:del w:id="414" w:author="Nathan" w:date="2020-09-23T15:06:00Z"/>
        </w:rPr>
      </w:pPr>
      <w:del w:id="415" w:author="Nathan" w:date="2020-09-23T15:06:00Z">
        <w:r w:rsidDel="00B229EE">
          <w:delText>&lt;UC 4</w:delText>
        </w:r>
        <w:r w:rsidR="00BB5443" w:rsidRPr="00BB5443" w:rsidDel="00B229EE">
          <w:delText xml:space="preserve"> </w:delText>
        </w:r>
        <w:r w:rsidR="00BB5443" w:rsidDel="00B229EE">
          <w:delText>brief</w:delText>
        </w:r>
        <w:r w:rsidDel="00B229EE">
          <w:delText xml:space="preserve"> description&gt;</w:delText>
        </w:r>
      </w:del>
    </w:p>
    <w:p w14:paraId="37F07FA9" w14:textId="70C14FD7" w:rsidR="00C73210" w:rsidRDefault="00C73210">
      <w:pPr>
        <w:pStyle w:val="Heading2"/>
        <w:numPr>
          <w:ilvl w:val="0"/>
          <w:numId w:val="0"/>
        </w:numPr>
        <w:pPrChange w:id="416" w:author="jawad swed" w:date="2020-09-24T11:07:00Z">
          <w:pPr>
            <w:pStyle w:val="Heading2"/>
          </w:pPr>
        </w:pPrChange>
      </w:pPr>
      <w:del w:id="417" w:author="jawad swed" w:date="2020-09-24T11:07:00Z">
        <w:r w:rsidDel="00665151">
          <w:delText>&lt;</w:delText>
        </w:r>
      </w:del>
      <w:ins w:id="418" w:author="Nathan" w:date="2020-09-21T20:11:00Z">
        <w:del w:id="419" w:author="jawad swed" w:date="2020-09-24T11:07:00Z">
          <w:r w:rsidR="00CE6607" w:rsidDel="00665151">
            <w:delText>UC 5</w:delText>
          </w:r>
        </w:del>
      </w:ins>
      <w:del w:id="420" w:author="Nathan" w:date="2020-09-21T16:46:00Z">
        <w:r w:rsidDel="00BE4DFC">
          <w:delText>UC 5 Title</w:delText>
        </w:r>
      </w:del>
      <w:del w:id="421" w:author="jawad swed" w:date="2020-09-24T11:07:00Z">
        <w:r w:rsidDel="00665151">
          <w:delText>&gt;</w:delText>
        </w:r>
      </w:del>
    </w:p>
    <w:p w14:paraId="205E3BA1" w14:textId="1DEB86DF" w:rsidR="00C73210" w:rsidRDefault="00C73210" w:rsidP="00665151">
      <w:pPr>
        <w:pStyle w:val="Heading2"/>
        <w:ind w:left="720" w:hanging="720"/>
        <w:rPr>
          <w:ins w:id="422" w:author="jawad swed" w:date="2020-09-24T11:07:00Z"/>
        </w:rPr>
      </w:pPr>
      <w:del w:id="423" w:author="jawad swed" w:date="2020-09-24T11:06:00Z">
        <w:r w:rsidDel="00665151">
          <w:delText xml:space="preserve">&lt;UC 5 </w:delText>
        </w:r>
        <w:r w:rsidR="00BB5443" w:rsidDel="00665151">
          <w:delText xml:space="preserve">brief </w:delText>
        </w:r>
        <w:r w:rsidDel="00665151">
          <w:delText>description&gt;</w:delText>
        </w:r>
      </w:del>
      <w:bookmarkStart w:id="424" w:name="_Toc58174698"/>
      <w:ins w:id="425" w:author="jawad swed" w:date="2020-09-24T11:07:00Z">
        <w:del w:id="426" w:author="Jared Castaneda" w:date="2020-12-06T19:18:00Z">
          <w:r w:rsidR="00665151" w:rsidDel="008053E2">
            <w:delText>A</w:delText>
          </w:r>
        </w:del>
      </w:ins>
      <w:ins w:id="427" w:author="jawad swed" w:date="2020-09-24T11:06:00Z">
        <w:del w:id="428" w:author="Jared Castaneda" w:date="2020-12-06T19:18:00Z">
          <w:r w:rsidR="00665151" w:rsidDel="008053E2">
            <w:delText xml:space="preserve">ccessing </w:delText>
          </w:r>
        </w:del>
      </w:ins>
      <w:ins w:id="429" w:author="Nathan" w:date="2020-09-28T13:20:00Z">
        <w:del w:id="430" w:author="Jared Castaneda" w:date="2020-12-06T19:18:00Z">
          <w:r w:rsidR="00D94683" w:rsidDel="008053E2">
            <w:delText>P</w:delText>
          </w:r>
        </w:del>
      </w:ins>
      <w:ins w:id="431" w:author="jawad swed" w:date="2020-09-24T11:06:00Z">
        <w:del w:id="432" w:author="Jared Castaneda" w:date="2020-12-06T19:18:00Z">
          <w:r w:rsidR="00665151" w:rsidDel="008053E2">
            <w:delText xml:space="preserve">purchased </w:delText>
          </w:r>
        </w:del>
      </w:ins>
      <w:ins w:id="433" w:author="Nathan" w:date="2020-09-28T13:20:00Z">
        <w:del w:id="434" w:author="Jared Castaneda" w:date="2020-12-06T19:18:00Z">
          <w:r w:rsidR="00D94683" w:rsidDel="008053E2">
            <w:delText>T</w:delText>
          </w:r>
        </w:del>
      </w:ins>
      <w:ins w:id="435" w:author="jawad swed" w:date="2020-09-24T11:06:00Z">
        <w:del w:id="436" w:author="Jared Castaneda" w:date="2020-12-06T19:18:00Z">
          <w:r w:rsidR="00665151" w:rsidDel="008053E2">
            <w:delText>tickets</w:delText>
          </w:r>
        </w:del>
      </w:ins>
      <w:bookmarkEnd w:id="424"/>
      <w:ins w:id="437" w:author="Jared Castaneda" w:date="2020-12-06T19:18:00Z">
        <w:r w:rsidR="008053E2">
          <w:t>Retrieve Ticket to Bo</w:t>
        </w:r>
      </w:ins>
      <w:ins w:id="438" w:author="Jared Castaneda" w:date="2020-12-06T19:19:00Z">
        <w:r w:rsidR="008053E2">
          <w:t>ard Flight</w:t>
        </w:r>
      </w:ins>
    </w:p>
    <w:p w14:paraId="62B21713" w14:textId="57D0BB37" w:rsidR="00665151" w:rsidRDefault="00665151">
      <w:pPr>
        <w:pStyle w:val="NormalL2"/>
        <w:rPr>
          <w:ins w:id="439" w:author="jawad swed" w:date="2020-09-24T11:08:00Z"/>
        </w:rPr>
        <w:pPrChange w:id="440" w:author="jawad swed" w:date="2020-09-24T11:09:00Z">
          <w:pPr>
            <w:pStyle w:val="NormalL2"/>
            <w:numPr>
              <w:numId w:val="11"/>
            </w:numPr>
            <w:ind w:left="1440" w:hanging="360"/>
          </w:pPr>
        </w:pPrChange>
      </w:pPr>
      <w:ins w:id="441" w:author="jawad swed" w:date="2020-09-24T11:08:00Z">
        <w:r>
          <w:t xml:space="preserve">Customer logs into the system. Customer asks the system to display </w:t>
        </w:r>
        <w:del w:id="442" w:author="Jared Castaneda" w:date="2020-12-06T19:19:00Z">
          <w:r w:rsidDel="00E45DEE">
            <w:delText>his</w:delText>
          </w:r>
        </w:del>
      </w:ins>
      <w:ins w:id="443" w:author="Jared Castaneda" w:date="2020-12-06T19:19:00Z">
        <w:r w:rsidR="00E45DEE">
          <w:t>their</w:t>
        </w:r>
      </w:ins>
      <w:ins w:id="444" w:author="jawad swed" w:date="2020-09-24T11:08:00Z">
        <w:r>
          <w:t xml:space="preserve"> purchased flights. System database populates the customer purchased flights</w:t>
        </w:r>
      </w:ins>
      <w:ins w:id="445" w:author="jawad swed" w:date="2020-09-24T11:09:00Z">
        <w:r>
          <w:t xml:space="preserve">. </w:t>
        </w:r>
      </w:ins>
      <w:ins w:id="446" w:author="jawad swed" w:date="2020-09-24T11:08:00Z">
        <w:r>
          <w:t>Customer selects the desired flight for more information</w:t>
        </w:r>
      </w:ins>
      <w:ins w:id="447" w:author="jawad swed" w:date="2020-09-24T11:09:00Z">
        <w:r>
          <w:t xml:space="preserve">. </w:t>
        </w:r>
      </w:ins>
      <w:ins w:id="448" w:author="jawad swed" w:date="2020-09-24T11:08:00Z">
        <w:r>
          <w:t xml:space="preserve">System shows the customer </w:t>
        </w:r>
      </w:ins>
      <w:ins w:id="449" w:author="Jared Castaneda" w:date="2020-12-06T19:19:00Z">
        <w:r w:rsidR="00E45DEE" w:rsidRPr="00E45DEE">
          <w:t xml:space="preserve">their </w:t>
        </w:r>
      </w:ins>
      <w:ins w:id="450" w:author="jawad swed" w:date="2020-09-24T11:08:00Z">
        <w:del w:id="451" w:author="Jared Castaneda" w:date="2020-12-06T19:19:00Z">
          <w:r w:rsidDel="00E45DEE">
            <w:delText xml:space="preserve">his </w:delText>
          </w:r>
        </w:del>
        <w:r>
          <w:t>flight details, receipt, and flight ticket.</w:t>
        </w:r>
      </w:ins>
      <w:ins w:id="452" w:author="jawad swed" w:date="2020-09-24T11:09:00Z">
        <w:r>
          <w:t xml:space="preserve"> </w:t>
        </w:r>
      </w:ins>
      <w:ins w:id="453" w:author="jawad swed" w:date="2020-09-24T11:08:00Z">
        <w:r>
          <w:t>Customer asks the system to show the flight ticket</w:t>
        </w:r>
      </w:ins>
      <w:ins w:id="454" w:author="jawad swed" w:date="2020-09-24T11:09:00Z">
        <w:r>
          <w:t xml:space="preserve">. </w:t>
        </w:r>
      </w:ins>
      <w:ins w:id="455" w:author="jawad swed" w:date="2020-09-24T11:08:00Z">
        <w:r>
          <w:t>System retrieves the flight ticket form the database</w:t>
        </w:r>
      </w:ins>
      <w:ins w:id="456" w:author="jawad swed" w:date="2020-09-24T11:09:00Z">
        <w:r>
          <w:t xml:space="preserve">. </w:t>
        </w:r>
      </w:ins>
      <w:ins w:id="457" w:author="jawad swed" w:date="2020-09-24T11:08:00Z">
        <w:r>
          <w:t xml:space="preserve">System presents the user with </w:t>
        </w:r>
      </w:ins>
      <w:ins w:id="458" w:author="Jared Castaneda" w:date="2020-12-06T19:19:00Z">
        <w:r w:rsidR="00E45DEE" w:rsidRPr="00E45DEE">
          <w:t xml:space="preserve">their </w:t>
        </w:r>
      </w:ins>
      <w:ins w:id="459" w:author="jawad swed" w:date="2020-09-24T11:08:00Z">
        <w:del w:id="460" w:author="Jared Castaneda" w:date="2020-12-06T19:19:00Z">
          <w:r w:rsidDel="00E45DEE">
            <w:delText xml:space="preserve">his </w:delText>
          </w:r>
        </w:del>
        <w:r>
          <w:t>flight ticket</w:t>
        </w:r>
      </w:ins>
      <w:ins w:id="461" w:author="jawad swed" w:date="2020-09-24T11:09:00Z">
        <w:r>
          <w:t xml:space="preserve">. </w:t>
        </w:r>
      </w:ins>
      <w:ins w:id="462" w:author="jawad swed" w:date="2020-09-24T11:08:00Z">
        <w:r>
          <w:t>Customer request to log out of the system</w:t>
        </w:r>
      </w:ins>
      <w:ins w:id="463" w:author="jawad swed" w:date="2020-09-24T11:09:00Z">
        <w:r>
          <w:t xml:space="preserve">. </w:t>
        </w:r>
      </w:ins>
      <w:ins w:id="464" w:author="jawad swed" w:date="2020-09-24T11:08:00Z">
        <w:r>
          <w:t>System logs customer out</w:t>
        </w:r>
      </w:ins>
      <w:ins w:id="465" w:author="jawad swed" w:date="2020-09-24T11:09:00Z">
        <w:r>
          <w:t>.</w:t>
        </w:r>
      </w:ins>
    </w:p>
    <w:p w14:paraId="5A389630" w14:textId="652C154F" w:rsidR="00665151" w:rsidRPr="00665151" w:rsidRDefault="00665151">
      <w:pPr>
        <w:pStyle w:val="NormalL2"/>
      </w:pPr>
    </w:p>
    <w:p w14:paraId="3EB38C79" w14:textId="5ABDB7AD" w:rsidR="00C73210" w:rsidRDefault="00C73210" w:rsidP="00C73210">
      <w:pPr>
        <w:pStyle w:val="Heading2"/>
      </w:pPr>
      <w:del w:id="466" w:author="jawad swed" w:date="2020-09-24T11:24:00Z">
        <w:r w:rsidDel="003C35DB">
          <w:delText>&lt;</w:delText>
        </w:r>
      </w:del>
      <w:ins w:id="467" w:author="Nathan" w:date="2020-09-21T20:11:00Z">
        <w:del w:id="468" w:author="jawad swed" w:date="2020-09-24T11:24:00Z">
          <w:r w:rsidR="00CE6607" w:rsidDel="003C35DB">
            <w:delText>UC 6</w:delText>
          </w:r>
        </w:del>
      </w:ins>
      <w:del w:id="469" w:author="jawad swed" w:date="2020-09-24T11:24:00Z">
        <w:r w:rsidDel="003C35DB">
          <w:delText>UC 6 Title&gt;</w:delText>
        </w:r>
      </w:del>
      <w:bookmarkStart w:id="470" w:name="_Toc58174699"/>
      <w:ins w:id="471" w:author="jawad swed" w:date="2020-09-24T11:24:00Z">
        <w:r w:rsidR="003C35DB">
          <w:t xml:space="preserve">Setting a </w:t>
        </w:r>
      </w:ins>
      <w:ins w:id="472" w:author="Nathan" w:date="2020-09-28T13:20:00Z">
        <w:r w:rsidR="00D94683">
          <w:t>N</w:t>
        </w:r>
      </w:ins>
      <w:ins w:id="473" w:author="jawad swed" w:date="2020-09-24T11:24:00Z">
        <w:del w:id="474" w:author="Nathan" w:date="2020-09-28T13:20:00Z">
          <w:r w:rsidR="003C35DB" w:rsidDel="00D94683">
            <w:delText>n</w:delText>
          </w:r>
        </w:del>
        <w:r w:rsidR="003C35DB">
          <w:t xml:space="preserve">ew </w:t>
        </w:r>
      </w:ins>
      <w:ins w:id="475" w:author="Nathan" w:date="2020-09-28T13:20:00Z">
        <w:r w:rsidR="00D94683">
          <w:t>A</w:t>
        </w:r>
      </w:ins>
      <w:ins w:id="476" w:author="jawad swed" w:date="2020-09-24T11:24:00Z">
        <w:del w:id="477" w:author="Nathan" w:date="2020-09-28T13:20:00Z">
          <w:r w:rsidR="003C35DB" w:rsidDel="00D94683">
            <w:delText>a</w:delText>
          </w:r>
        </w:del>
        <w:r w:rsidR="003C35DB">
          <w:t>ccount</w:t>
        </w:r>
      </w:ins>
      <w:bookmarkEnd w:id="470"/>
    </w:p>
    <w:p w14:paraId="0920DC38" w14:textId="6FB162CA" w:rsidR="00C73210" w:rsidRPr="00C73210" w:rsidRDefault="003C35DB" w:rsidP="00C73210">
      <w:pPr>
        <w:pStyle w:val="NormalL2"/>
      </w:pPr>
      <w:ins w:id="478" w:author="jawad swed" w:date="2020-09-24T11:25:00Z">
        <w:r>
          <w:t xml:space="preserve">Customer is using the system for the first time. System ask the customer to set up a new account. Customer input </w:t>
        </w:r>
      </w:ins>
      <w:ins w:id="479" w:author="Jared Castaneda" w:date="2020-12-06T19:19:00Z">
        <w:r w:rsidR="00E45DEE" w:rsidRPr="00E45DEE">
          <w:t xml:space="preserve">their </w:t>
        </w:r>
      </w:ins>
      <w:ins w:id="480" w:author="jawad swed" w:date="2020-09-24T11:25:00Z">
        <w:del w:id="481" w:author="Jared Castaneda" w:date="2020-12-06T19:19:00Z">
          <w:r w:rsidDel="00E45DEE">
            <w:delText xml:space="preserve">his </w:delText>
          </w:r>
        </w:del>
        <w:r>
          <w:t xml:space="preserve">email and </w:t>
        </w:r>
      </w:ins>
      <w:ins w:id="482" w:author="jawad swed" w:date="2020-09-24T11:26:00Z">
        <w:r>
          <w:t>desired password. System sends the customer an email that has a co</w:t>
        </w:r>
      </w:ins>
      <w:ins w:id="483" w:author="jawad swed" w:date="2020-09-24T11:27:00Z">
        <w:r>
          <w:t xml:space="preserve">de. System prompt the customer to enter the code. If the customer enters the code correctly then the system </w:t>
        </w:r>
      </w:ins>
      <w:ins w:id="484" w:author="jawad swed" w:date="2020-09-24T11:29:00Z">
        <w:r>
          <w:t xml:space="preserve">creates a new profile and </w:t>
        </w:r>
      </w:ins>
      <w:ins w:id="485" w:author="jawad swed" w:date="2020-09-24T11:27:00Z">
        <w:r>
          <w:t>saves the customer login information in the</w:t>
        </w:r>
      </w:ins>
      <w:ins w:id="486" w:author="jawad swed" w:date="2020-09-24T11:28:00Z">
        <w:r>
          <w:t xml:space="preserve"> database</w:t>
        </w:r>
      </w:ins>
      <w:ins w:id="487" w:author="jawad swed" w:date="2020-09-24T11:29:00Z">
        <w:r>
          <w:t>.</w:t>
        </w:r>
      </w:ins>
      <w:del w:id="488" w:author="jawad swed" w:date="2020-09-24T11:24:00Z">
        <w:r w:rsidR="00C73210" w:rsidDel="003C35DB">
          <w:delText xml:space="preserve">&lt;UC 6 </w:delText>
        </w:r>
        <w:r w:rsidR="00BB5443" w:rsidDel="003C35DB">
          <w:delText xml:space="preserve">brief </w:delText>
        </w:r>
        <w:r w:rsidR="00C73210" w:rsidDel="003C35DB">
          <w:delText>description&gt;</w:delText>
        </w:r>
      </w:del>
    </w:p>
    <w:p w14:paraId="1E8E8D7B" w14:textId="6F1ECEC2" w:rsidR="00C73210" w:rsidRDefault="00C73210" w:rsidP="00C73210">
      <w:pPr>
        <w:pStyle w:val="Heading2"/>
      </w:pPr>
      <w:del w:id="489" w:author="Jared Castaneda" w:date="2020-09-23T15:46:00Z">
        <w:r w:rsidDel="008939AA">
          <w:delText>&lt;</w:delText>
        </w:r>
      </w:del>
      <w:ins w:id="490" w:author="Nathan" w:date="2020-09-21T17:10:00Z">
        <w:del w:id="491" w:author="Jared Castaneda" w:date="2020-09-23T15:46:00Z">
          <w:r w:rsidR="00912B66" w:rsidDel="008939AA">
            <w:delText>Ticket Scan</w:delText>
          </w:r>
        </w:del>
      </w:ins>
      <w:del w:id="492" w:author="Jared Castaneda" w:date="2020-09-23T15:46:00Z">
        <w:r w:rsidDel="008939AA">
          <w:delText>UC 7 Title&gt;</w:delText>
        </w:r>
      </w:del>
      <w:ins w:id="493" w:author="Jared Castaneda" w:date="2020-12-06T19:20:00Z">
        <w:r w:rsidR="00E45DEE">
          <w:t>Scan Ticket to Approve for Flight</w:t>
        </w:r>
      </w:ins>
      <w:ins w:id="494" w:author="Jared Castaneda" w:date="2020-12-03T11:07:00Z">
        <w:r w:rsidR="00FE4C1B">
          <w:t xml:space="preserve"> </w:t>
        </w:r>
      </w:ins>
    </w:p>
    <w:p w14:paraId="5DD65A7C" w14:textId="4EA5D6C9" w:rsidR="00C73210" w:rsidRPr="00C73210" w:rsidRDefault="008939AA" w:rsidP="00C73210">
      <w:pPr>
        <w:pStyle w:val="NormalL2"/>
      </w:pPr>
      <w:ins w:id="495" w:author="Jared Castaneda" w:date="2020-09-23T15:46:00Z">
        <w:r>
          <w:t xml:space="preserve">The system provides the </w:t>
        </w:r>
      </w:ins>
      <w:ins w:id="496" w:author="Jared Castaneda" w:date="2020-12-03T11:07:00Z">
        <w:r w:rsidR="004C3953">
          <w:t>C</w:t>
        </w:r>
      </w:ins>
      <w:ins w:id="497" w:author="Jared Castaneda" w:date="2020-09-23T15:46:00Z">
        <w:r>
          <w:t xml:space="preserve">ustomer with their ticket. </w:t>
        </w:r>
      </w:ins>
      <w:del w:id="498" w:author="Jared Castaneda" w:date="2020-09-23T15:46:00Z">
        <w:r w:rsidR="00C73210" w:rsidDel="008939AA">
          <w:delText xml:space="preserve">&lt;UC 7 </w:delText>
        </w:r>
        <w:r w:rsidR="00BB5443" w:rsidDel="008939AA">
          <w:delText xml:space="preserve">brief </w:delText>
        </w:r>
        <w:r w:rsidR="00C73210" w:rsidDel="008939AA">
          <w:delText>description</w:delText>
        </w:r>
      </w:del>
      <w:ins w:id="499" w:author="Nathan" w:date="2020-09-21T17:10:00Z">
        <w:del w:id="500" w:author="Jared Castaneda" w:date="2020-09-23T15:46:00Z">
          <w:r w:rsidR="00912B66" w:rsidDel="008939AA">
            <w:delText xml:space="preserve">Ticket agent scans ticket, allows customer </w:delText>
          </w:r>
        </w:del>
      </w:ins>
      <w:ins w:id="501" w:author="Nathan" w:date="2020-09-21T17:11:00Z">
        <w:del w:id="502" w:author="Jared Castaneda" w:date="2020-09-23T15:46:00Z">
          <w:r w:rsidR="00912B66" w:rsidDel="008939AA">
            <w:delText>in...</w:delText>
          </w:r>
        </w:del>
      </w:ins>
      <w:del w:id="503" w:author="Jared Castaneda" w:date="2020-09-23T15:46:00Z">
        <w:r w:rsidR="00C73210" w:rsidDel="008939AA">
          <w:delText>&gt;</w:delText>
        </w:r>
      </w:del>
      <w:ins w:id="504" w:author="Jared Castaneda" w:date="2020-09-23T15:46:00Z">
        <w:r>
          <w:t>This is through a printed PDF, a printed email, or on their smartphone. A customer shows th</w:t>
        </w:r>
      </w:ins>
      <w:ins w:id="505" w:author="Jared Castaneda" w:date="2020-09-23T15:47:00Z">
        <w:r>
          <w:t xml:space="preserve">eir ticket in one of the three ways listed to the ticket agent. </w:t>
        </w:r>
      </w:ins>
      <w:ins w:id="506" w:author="Jared Castaneda" w:date="2020-09-23T15:49:00Z">
        <w:r>
          <w:t>The ticket agent</w:t>
        </w:r>
      </w:ins>
      <w:ins w:id="507" w:author="Jared Castaneda" w:date="2020-12-03T11:08:00Z">
        <w:r w:rsidR="00FE5E70">
          <w:t xml:space="preserve"> requests to</w:t>
        </w:r>
      </w:ins>
      <w:ins w:id="508" w:author="Jared Castaneda" w:date="2020-09-23T15:49:00Z">
        <w:r>
          <w:t xml:space="preserve"> scan the ticket provided. The system</w:t>
        </w:r>
      </w:ins>
      <w:ins w:id="509" w:author="Jared Castaneda" w:date="2020-12-03T11:06:00Z">
        <w:r w:rsidR="004C3953">
          <w:t xml:space="preserve"> responds with</w:t>
        </w:r>
      </w:ins>
      <w:ins w:id="510" w:author="Jared Castaneda" w:date="2020-09-23T15:49:00Z">
        <w:r>
          <w:t xml:space="preserve"> </w:t>
        </w:r>
      </w:ins>
      <w:ins w:id="511" w:author="Jared Castaneda" w:date="2020-12-03T11:08:00Z">
        <w:r w:rsidR="00176AF2">
          <w:t xml:space="preserve">the new ticket status of “Used,” </w:t>
        </w:r>
      </w:ins>
      <w:ins w:id="512" w:author="Jared Castaneda" w:date="2020-09-23T15:49:00Z">
        <w:r>
          <w:t xml:space="preserve">user </w:t>
        </w:r>
      </w:ins>
      <w:ins w:id="513" w:author="Jared Castaneda" w:date="2020-12-03T11:06:00Z">
        <w:r w:rsidR="004C3953">
          <w:t xml:space="preserve">verification </w:t>
        </w:r>
      </w:ins>
      <w:ins w:id="514" w:author="Jared Castaneda" w:date="2020-09-23T15:49:00Z">
        <w:r>
          <w:t>and confirm</w:t>
        </w:r>
      </w:ins>
      <w:ins w:id="515" w:author="Jared Castaneda" w:date="2020-12-03T11:06:00Z">
        <w:r w:rsidR="004C3953">
          <w:t xml:space="preserve">ation </w:t>
        </w:r>
      </w:ins>
      <w:ins w:id="516" w:author="Jared Castaneda" w:date="2020-09-23T15:49:00Z">
        <w:r>
          <w:t xml:space="preserve">that the scanned ticket belongs to </w:t>
        </w:r>
      </w:ins>
      <w:ins w:id="517" w:author="Jared Castaneda" w:date="2020-12-03T11:07:00Z">
        <w:r w:rsidR="004C3953">
          <w:t xml:space="preserve">the Customer’s </w:t>
        </w:r>
      </w:ins>
      <w:ins w:id="518" w:author="Jared Castaneda" w:date="2020-09-23T15:49:00Z">
        <w:r>
          <w:t>account.</w:t>
        </w:r>
      </w:ins>
      <w:ins w:id="519" w:author="Jared Castaneda" w:date="2020-09-23T15:50:00Z">
        <w:r>
          <w:t xml:space="preserve"> The ticket agent allows the customer to board the flight. </w:t>
        </w:r>
      </w:ins>
    </w:p>
    <w:p w14:paraId="7CCE68B1" w14:textId="6B7C934D" w:rsidR="00C73210" w:rsidRDefault="00C73210" w:rsidP="00C73210">
      <w:pPr>
        <w:pStyle w:val="Heading2"/>
      </w:pPr>
      <w:del w:id="520" w:author="Jared Castaneda" w:date="2020-09-23T15:52:00Z">
        <w:r w:rsidDel="004F1B09">
          <w:lastRenderedPageBreak/>
          <w:delText>&lt;</w:delText>
        </w:r>
      </w:del>
      <w:ins w:id="521" w:author="Nathan" w:date="2020-09-21T17:11:00Z">
        <w:del w:id="522" w:author="Jared Castaneda" w:date="2020-09-23T15:52:00Z">
          <w:r w:rsidR="00912B66" w:rsidDel="004F1B09">
            <w:delText>Password Change</w:delText>
          </w:r>
        </w:del>
      </w:ins>
      <w:del w:id="523" w:author="Jared Castaneda" w:date="2020-09-23T15:52:00Z">
        <w:r w:rsidDel="004F1B09">
          <w:delText>UC 8 Title&gt;</w:delText>
        </w:r>
      </w:del>
      <w:bookmarkStart w:id="524" w:name="_Toc58174701"/>
      <w:ins w:id="525" w:author="Jared Castaneda" w:date="2020-09-23T15:52:00Z">
        <w:r w:rsidR="004F1B09">
          <w:t>Change</w:t>
        </w:r>
      </w:ins>
      <w:ins w:id="526" w:author="Jared Castaneda" w:date="2020-09-23T16:13:00Z">
        <w:r w:rsidR="0024151F">
          <w:t xml:space="preserve"> Password</w:t>
        </w:r>
      </w:ins>
      <w:bookmarkEnd w:id="524"/>
    </w:p>
    <w:p w14:paraId="15933CE6" w14:textId="4CA3F3D6" w:rsidR="00C73210" w:rsidRPr="00C73210" w:rsidRDefault="00C73210" w:rsidP="00C73210">
      <w:pPr>
        <w:pStyle w:val="NormalL2"/>
      </w:pPr>
      <w:del w:id="527" w:author="Jared Castaneda" w:date="2020-09-23T15:52:00Z">
        <w:r w:rsidDel="004F1B09">
          <w:delText xml:space="preserve">&lt;UC 8 </w:delText>
        </w:r>
        <w:r w:rsidR="00BB5443" w:rsidDel="004F1B09">
          <w:delText xml:space="preserve">brief </w:delText>
        </w:r>
        <w:r w:rsidDel="004F1B09">
          <w:delText>description</w:delText>
        </w:r>
      </w:del>
      <w:ins w:id="528" w:author="Nathan" w:date="2020-09-21T17:11:00Z">
        <w:del w:id="529" w:author="Jared Castaneda" w:date="2020-09-23T15:52:00Z">
          <w:r w:rsidR="00912B66" w:rsidDel="004F1B09">
            <w:delText>Customer can change password...</w:delText>
          </w:r>
        </w:del>
      </w:ins>
      <w:del w:id="530" w:author="Jared Castaneda" w:date="2020-09-23T15:52:00Z">
        <w:r w:rsidDel="004F1B09">
          <w:delText>&gt;</w:delText>
        </w:r>
      </w:del>
      <w:ins w:id="531" w:author="Jared Castaneda" w:date="2020-09-23T15:52:00Z">
        <w:r w:rsidR="004F1B09">
          <w:t xml:space="preserve">User decides they </w:t>
        </w:r>
      </w:ins>
      <w:ins w:id="532" w:author="Jared Castaneda" w:date="2020-09-23T15:53:00Z">
        <w:r w:rsidR="004F1B09">
          <w:t xml:space="preserve">want to change their password. User goes into their account settings. The user provides their own password to verify their account before making any account changes. The system asks for two factor </w:t>
        </w:r>
        <w:proofErr w:type="gramStart"/>
        <w:r w:rsidR="004F1B09">
          <w:t>authentication</w:t>
        </w:r>
        <w:proofErr w:type="gramEnd"/>
        <w:r w:rsidR="004F1B09">
          <w:t xml:space="preserve"> if it is set up.</w:t>
        </w:r>
      </w:ins>
      <w:ins w:id="533" w:author="Jared Castaneda" w:date="2020-09-23T15:54:00Z">
        <w:r w:rsidR="004F1B09">
          <w:t xml:space="preserve"> T</w:t>
        </w:r>
        <w:r w:rsidR="004F1B09" w:rsidRPr="004F1B09">
          <w:t>he user decides on a new password that fits the proper criteria</w:t>
        </w:r>
        <w:r w:rsidR="004F1B09">
          <w:t xml:space="preserve"> and inputs it twice</w:t>
        </w:r>
        <w:r w:rsidR="004F1B09" w:rsidRPr="004F1B09">
          <w:t>.</w:t>
        </w:r>
        <w:r w:rsidR="004F1B09">
          <w:t xml:space="preserve"> The system processes the newly selected password</w:t>
        </w:r>
      </w:ins>
      <w:ins w:id="534" w:author="Jared Castaneda" w:date="2020-09-23T15:58:00Z">
        <w:r w:rsidR="004F1B09">
          <w:t xml:space="preserve"> and updates the user’s stored security info inside the databas</w:t>
        </w:r>
      </w:ins>
      <w:ins w:id="535" w:author="Jared Castaneda" w:date="2020-09-23T15:59:00Z">
        <w:r w:rsidR="004F1B09">
          <w:t>e.</w:t>
        </w:r>
      </w:ins>
    </w:p>
    <w:p w14:paraId="57411E4C" w14:textId="0C4A3847" w:rsidR="00C73210" w:rsidRDefault="00C73210" w:rsidP="00C73210">
      <w:pPr>
        <w:pStyle w:val="Heading2"/>
      </w:pPr>
      <w:del w:id="536" w:author="Jared Castaneda" w:date="2020-09-23T16:01:00Z">
        <w:r w:rsidDel="009D6272">
          <w:delText>&lt;</w:delText>
        </w:r>
      </w:del>
      <w:ins w:id="537" w:author="Nathan" w:date="2020-09-21T17:11:00Z">
        <w:del w:id="538" w:author="Jared Castaneda" w:date="2020-09-23T16:01:00Z">
          <w:r w:rsidR="00912B66" w:rsidDel="009D6272">
            <w:delText>Update Flights</w:delText>
          </w:r>
        </w:del>
      </w:ins>
      <w:del w:id="539" w:author="Jared Castaneda" w:date="2020-09-23T16:01:00Z">
        <w:r w:rsidDel="009D6272">
          <w:delText>UC 9 Title&gt;</w:delText>
        </w:r>
      </w:del>
      <w:bookmarkStart w:id="540" w:name="_Toc58174702"/>
      <w:ins w:id="541" w:author="Jared Castaneda" w:date="2020-09-23T16:01:00Z">
        <w:r w:rsidR="009D6272">
          <w:t>Update Flights</w:t>
        </w:r>
      </w:ins>
      <w:bookmarkEnd w:id="540"/>
    </w:p>
    <w:p w14:paraId="78342698" w14:textId="1C8AD82B" w:rsidR="00C73210" w:rsidRPr="00C73210" w:rsidDel="00583A71" w:rsidRDefault="00C73210" w:rsidP="00C73210">
      <w:pPr>
        <w:pStyle w:val="NormalL2"/>
        <w:rPr>
          <w:del w:id="542" w:author="Nathan" w:date="2020-09-21T17:23:00Z"/>
        </w:rPr>
      </w:pPr>
      <w:del w:id="543" w:author="Jared Castaneda" w:date="2020-09-23T16:05:00Z">
        <w:r w:rsidDel="00290B06">
          <w:delText>&lt;</w:delText>
        </w:r>
      </w:del>
      <w:del w:id="544" w:author="Nathan" w:date="2020-09-21T17:11:00Z">
        <w:r w:rsidDel="00912B66">
          <w:delText>UC 9</w:delText>
        </w:r>
        <w:r w:rsidR="00BB5443" w:rsidRPr="00BB5443" w:rsidDel="00912B66">
          <w:delText xml:space="preserve"> </w:delText>
        </w:r>
        <w:r w:rsidR="00BB5443" w:rsidDel="00912B66">
          <w:delText>brief</w:delText>
        </w:r>
        <w:r w:rsidDel="00912B66">
          <w:delText xml:space="preserve"> descri</w:delText>
        </w:r>
      </w:del>
      <w:ins w:id="545" w:author="Jared Castaneda" w:date="2020-09-23T16:05:00Z">
        <w:r w:rsidR="00290B06">
          <w:t xml:space="preserve">IT manager wants to add flights to the </w:t>
        </w:r>
      </w:ins>
      <w:ins w:id="546" w:author="Jared Castaneda" w:date="2020-09-23T16:10:00Z">
        <w:r w:rsidR="00D67C9A">
          <w:t>System</w:t>
        </w:r>
      </w:ins>
      <w:ins w:id="547" w:author="Jared Castaneda" w:date="2020-09-23T16:05:00Z">
        <w:r w:rsidR="00290B06">
          <w:t xml:space="preserve">. </w:t>
        </w:r>
      </w:ins>
      <w:ins w:id="548" w:author="Jared Castaneda" w:date="2020-09-23T16:09:00Z">
        <w:r w:rsidR="00D32A5B">
          <w:t xml:space="preserve">System asks IT manager </w:t>
        </w:r>
      </w:ins>
      <w:ins w:id="549" w:author="Jared Castaneda" w:date="2020-09-23T16:10:00Z">
        <w:r w:rsidR="002929C0">
          <w:t xml:space="preserve">for </w:t>
        </w:r>
      </w:ins>
      <w:ins w:id="550" w:author="Jared Castaneda" w:date="2020-09-23T16:09:00Z">
        <w:r w:rsidR="00D32A5B">
          <w:t>the info regarding the flights, such as origin, departure, number of seats, meals, and more. IT Manager confirms everything with the system. The system updates the fligh</w:t>
        </w:r>
      </w:ins>
      <w:ins w:id="551" w:author="Jared Castaneda" w:date="2020-09-23T16:10:00Z">
        <w:r w:rsidR="00D32A5B">
          <w:t xml:space="preserve">t database to display the new flight under proper search conditions. </w:t>
        </w:r>
      </w:ins>
      <w:del w:id="552" w:author="Nathan" w:date="2020-09-21T17:11:00Z">
        <w:r w:rsidDel="00912B66">
          <w:delText>ption</w:delText>
        </w:r>
      </w:del>
      <w:ins w:id="553" w:author="Nathan" w:date="2020-09-21T17:11:00Z">
        <w:del w:id="554" w:author="Jared Castaneda" w:date="2020-09-23T16:05:00Z">
          <w:r w:rsidR="00912B66" w:rsidDel="00290B06">
            <w:delText>IT Manager adds or removes flights...</w:delText>
          </w:r>
        </w:del>
      </w:ins>
      <w:del w:id="555" w:author="Jared Castaneda" w:date="2020-09-23T16:05:00Z">
        <w:r w:rsidDel="00290B06">
          <w:delText>&gt;</w:delText>
        </w:r>
      </w:del>
    </w:p>
    <w:p w14:paraId="67635EA9" w14:textId="1DA8D4A5" w:rsidR="00C73210" w:rsidDel="00583A71" w:rsidRDefault="00C73210">
      <w:pPr>
        <w:pStyle w:val="Heading2"/>
        <w:ind w:left="0"/>
        <w:rPr>
          <w:del w:id="556" w:author="Nathan" w:date="2020-09-21T17:23:00Z"/>
        </w:rPr>
        <w:pPrChange w:id="557" w:author="Nathan" w:date="2020-09-21T17:23:00Z">
          <w:pPr>
            <w:pStyle w:val="Heading2"/>
          </w:pPr>
        </w:pPrChange>
      </w:pPr>
      <w:del w:id="558" w:author="Nathan" w:date="2020-09-21T17:23:00Z">
        <w:r w:rsidDel="00583A71">
          <w:delText>&lt;UC 10 Title&gt;</w:delText>
        </w:r>
      </w:del>
    </w:p>
    <w:p w14:paraId="6A336DFB" w14:textId="5E2398C5" w:rsidR="00C73210" w:rsidRPr="00C73210" w:rsidDel="00583A71" w:rsidRDefault="00C73210">
      <w:pPr>
        <w:pStyle w:val="NormalL2"/>
        <w:ind w:left="0"/>
        <w:rPr>
          <w:del w:id="559" w:author="Nathan" w:date="2020-09-21T17:23:00Z"/>
        </w:rPr>
        <w:pPrChange w:id="560" w:author="Nathan" w:date="2020-09-21T17:23:00Z">
          <w:pPr>
            <w:pStyle w:val="NormalL2"/>
          </w:pPr>
        </w:pPrChange>
      </w:pPr>
      <w:del w:id="561" w:author="Nathan" w:date="2020-09-21T17:23:00Z">
        <w:r w:rsidDel="00583A71">
          <w:delText xml:space="preserve">&lt;UC 10 </w:delText>
        </w:r>
        <w:r w:rsidR="00BB5443" w:rsidDel="00583A71">
          <w:delText xml:space="preserve">brief </w:delText>
        </w:r>
        <w:r w:rsidDel="00583A71">
          <w:delText>description&gt;</w:delText>
        </w:r>
      </w:del>
    </w:p>
    <w:p w14:paraId="16EC74F3" w14:textId="0F841471" w:rsidR="00C73210" w:rsidDel="00583A71" w:rsidRDefault="00C73210">
      <w:pPr>
        <w:pStyle w:val="Heading2"/>
        <w:ind w:left="0"/>
        <w:rPr>
          <w:del w:id="562" w:author="Nathan" w:date="2020-09-21T17:23:00Z"/>
        </w:rPr>
        <w:pPrChange w:id="563" w:author="Nathan" w:date="2020-09-21T17:23:00Z">
          <w:pPr>
            <w:pStyle w:val="Heading2"/>
          </w:pPr>
        </w:pPrChange>
      </w:pPr>
      <w:del w:id="564" w:author="Nathan" w:date="2020-09-21T17:23:00Z">
        <w:r w:rsidDel="00583A71">
          <w:delText>&lt;UC 11 Title&gt;</w:delText>
        </w:r>
      </w:del>
    </w:p>
    <w:p w14:paraId="084F4414" w14:textId="624E0128" w:rsidR="00C73210" w:rsidRPr="00C73210" w:rsidDel="00583A71" w:rsidRDefault="00C73210">
      <w:pPr>
        <w:pStyle w:val="NormalL2"/>
        <w:ind w:left="0"/>
        <w:rPr>
          <w:del w:id="565" w:author="Nathan" w:date="2020-09-21T17:23:00Z"/>
        </w:rPr>
        <w:pPrChange w:id="566" w:author="Nathan" w:date="2020-09-21T17:23:00Z">
          <w:pPr>
            <w:pStyle w:val="NormalL2"/>
          </w:pPr>
        </w:pPrChange>
      </w:pPr>
      <w:del w:id="567" w:author="Nathan" w:date="2020-09-21T17:23:00Z">
        <w:r w:rsidDel="00583A71">
          <w:delText xml:space="preserve">&lt;UC 11 </w:delText>
        </w:r>
        <w:r w:rsidR="00BB5443" w:rsidDel="00583A71">
          <w:delText xml:space="preserve">brief </w:delText>
        </w:r>
        <w:r w:rsidDel="00583A71">
          <w:delText>description&gt;</w:delText>
        </w:r>
      </w:del>
    </w:p>
    <w:p w14:paraId="45E17DBF" w14:textId="54C2DE59" w:rsidR="00C73210" w:rsidDel="00583A71" w:rsidRDefault="00C73210">
      <w:pPr>
        <w:pStyle w:val="Heading2"/>
        <w:ind w:left="0"/>
        <w:rPr>
          <w:del w:id="568" w:author="Nathan" w:date="2020-09-21T17:23:00Z"/>
        </w:rPr>
        <w:pPrChange w:id="569" w:author="Nathan" w:date="2020-09-21T17:23:00Z">
          <w:pPr>
            <w:pStyle w:val="Heading2"/>
          </w:pPr>
        </w:pPrChange>
      </w:pPr>
      <w:del w:id="570" w:author="Nathan" w:date="2020-09-21T17:23:00Z">
        <w:r w:rsidDel="00583A71">
          <w:delText>&lt;UC 12 Title&gt;</w:delText>
        </w:r>
      </w:del>
    </w:p>
    <w:p w14:paraId="76A1E85E" w14:textId="1CDFDD19" w:rsidR="00C73210" w:rsidRPr="00C73210" w:rsidDel="00583A71" w:rsidRDefault="00C73210">
      <w:pPr>
        <w:pStyle w:val="NormalL2"/>
        <w:ind w:left="0"/>
        <w:rPr>
          <w:del w:id="571" w:author="Nathan" w:date="2020-09-21T17:23:00Z"/>
        </w:rPr>
        <w:pPrChange w:id="572" w:author="Nathan" w:date="2020-09-21T17:23:00Z">
          <w:pPr>
            <w:pStyle w:val="NormalL2"/>
          </w:pPr>
        </w:pPrChange>
      </w:pPr>
      <w:del w:id="573" w:author="Nathan" w:date="2020-09-21T17:23:00Z">
        <w:r w:rsidDel="00583A71">
          <w:delText xml:space="preserve">&lt;UC 12 </w:delText>
        </w:r>
        <w:r w:rsidR="00BB5443" w:rsidDel="00583A71">
          <w:delText xml:space="preserve">brief </w:delText>
        </w:r>
        <w:r w:rsidDel="00583A71">
          <w:delText>description&gt;</w:delText>
        </w:r>
      </w:del>
    </w:p>
    <w:p w14:paraId="2519C575" w14:textId="77777777" w:rsidR="00C73210" w:rsidRPr="00C73210" w:rsidRDefault="00C73210">
      <w:pPr>
        <w:pStyle w:val="NormalL2"/>
      </w:pPr>
    </w:p>
    <w:sectPr w:rsidR="00C73210" w:rsidRPr="00C73210" w:rsidSect="00372871">
      <w:headerReference w:type="default" r:id="rId18"/>
      <w:footerReference w:type="default" r:id="rId19"/>
      <w:type w:val="oddPage"/>
      <w:pgSz w:w="12240" w:h="15840"/>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FBF51" w14:textId="77777777" w:rsidR="000A4D73" w:rsidRDefault="000A4D73" w:rsidP="00D73986">
      <w:r>
        <w:separator/>
      </w:r>
    </w:p>
  </w:endnote>
  <w:endnote w:type="continuationSeparator" w:id="0">
    <w:p w14:paraId="05BA1733" w14:textId="77777777" w:rsidR="000A4D73" w:rsidRDefault="000A4D73"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43A49" w14:textId="77777777" w:rsidR="00912B66" w:rsidRDefault="00912B66" w:rsidP="009652AC">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66127A69" w:rsidR="00912B66" w:rsidRPr="00E11F13" w:rsidRDefault="008E4B23" w:rsidP="00985E79">
    <w:pPr>
      <w:pStyle w:val="Footer"/>
      <w:pBdr>
        <w:top w:val="thickThinMediumGap" w:sz="4" w:space="1" w:color="auto"/>
      </w:pBdr>
    </w:pPr>
    <w:proofErr w:type="spellStart"/>
    <w:ins w:id="301" w:author="Nathan" w:date="2020-09-21T18:52:00Z">
      <w:r>
        <w:t>Tuffy</w:t>
      </w:r>
      <w:proofErr w:type="spellEnd"/>
      <w:r>
        <w:t xml:space="preserve"> Flights</w:t>
      </w:r>
    </w:ins>
    <w:r w:rsidR="00912B66" w:rsidRPr="00E11F13">
      <w:fldChar w:fldCharType="begin"/>
    </w:r>
    <w:r w:rsidR="00912B66" w:rsidRPr="00E11F13">
      <w:instrText xml:space="preserve"> REF ProjectName \h  \* MERGEFORMAT </w:instrText>
    </w:r>
    <w:r w:rsidR="00912B66" w:rsidRPr="00E11F13">
      <w:fldChar w:fldCharType="separate"/>
    </w:r>
    <w:del w:id="302" w:author="Nathan" w:date="2020-09-21T18:52:00Z">
      <w:r w:rsidR="00912B66" w:rsidRPr="00EC7326" w:rsidDel="008E4B23">
        <w:delText>&lt;Your Project Title here</w:delText>
      </w:r>
      <w:r w:rsidR="00912B66" w:rsidDel="008E4B23">
        <w:delText>&gt;</w:delText>
      </w:r>
    </w:del>
    <w:r w:rsidR="00912B66">
      <w:t xml:space="preserve"> </w:t>
    </w:r>
    <w:r w:rsidR="00912B66" w:rsidRPr="00E11F13">
      <w:fldChar w:fldCharType="end"/>
    </w:r>
    <w:r w:rsidR="00912B66" w:rsidRPr="00E11F13">
      <w:tab/>
    </w:r>
    <w:r w:rsidR="00912B66" w:rsidRPr="00E11F13">
      <w:tab/>
      <w:t xml:space="preserve">Page </w:t>
    </w:r>
    <w:r w:rsidR="00912B66" w:rsidRPr="00E11F13">
      <w:fldChar w:fldCharType="begin"/>
    </w:r>
    <w:r w:rsidR="00912B66" w:rsidRPr="00E11F13">
      <w:instrText xml:space="preserve"> PAGE  \* roman  \* MERGEFORMAT </w:instrText>
    </w:r>
    <w:r w:rsidR="00912B66" w:rsidRPr="00E11F13">
      <w:fldChar w:fldCharType="separate"/>
    </w:r>
    <w:proofErr w:type="spellStart"/>
    <w:r w:rsidR="00912B66" w:rsidRPr="00E11F13">
      <w:t>i</w:t>
    </w:r>
    <w:proofErr w:type="spellEnd"/>
    <w:r w:rsidR="00912B66" w:rsidRPr="00E11F13">
      <w:fldChar w:fldCharType="end"/>
    </w:r>
    <w:r w:rsidR="00912B66" w:rsidRPr="00E11F13">
      <w:t xml:space="preserve"> of </w:t>
    </w:r>
    <w:r w:rsidR="000A4D73">
      <w:fldChar w:fldCharType="begin"/>
    </w:r>
    <w:r w:rsidR="000A4D73">
      <w:instrText xml:space="preserve"> SECTIONPAGES  \* roman  \* MERGEFORMAT </w:instrText>
    </w:r>
    <w:r w:rsidR="000A4D73">
      <w:fldChar w:fldCharType="separate"/>
    </w:r>
    <w:r w:rsidR="0097782C">
      <w:rPr>
        <w:noProof/>
      </w:rPr>
      <w:t>ii</w:t>
    </w:r>
    <w:r w:rsidR="000A4D7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1BF0926C" w:rsidR="00912B66" w:rsidRDefault="00912B66" w:rsidP="009652AC">
    <w:pPr>
      <w:pStyle w:val="Footer"/>
      <w:pBdr>
        <w:top w:val="thickThinMediumGap" w:sz="4" w:space="1" w:color="auto"/>
      </w:pBdr>
    </w:pPr>
    <w:del w:id="580" w:author="Nathan" w:date="2020-09-21T18:53:00Z">
      <w:r w:rsidRPr="007C6B90" w:rsidDel="00730CF5">
        <w:fldChar w:fldCharType="begin"/>
      </w:r>
      <w:r w:rsidRPr="007C6B90" w:rsidDel="00730CF5">
        <w:delInstrText xml:space="preserve"> REF ProjectName \h  \* MERGEFORMAT </w:delInstrText>
      </w:r>
      <w:r w:rsidRPr="007C6B90" w:rsidDel="00730CF5">
        <w:fldChar w:fldCharType="separate"/>
      </w:r>
      <w:r w:rsidRPr="00EC7326" w:rsidDel="00730CF5">
        <w:delText>&lt;Your Project Title here</w:delText>
      </w:r>
      <w:r w:rsidDel="00730CF5">
        <w:delText xml:space="preserve">&gt; </w:delText>
      </w:r>
      <w:r w:rsidRPr="007C6B90" w:rsidDel="00730CF5">
        <w:fldChar w:fldCharType="end"/>
      </w:r>
    </w:del>
    <w:proofErr w:type="spellStart"/>
    <w:ins w:id="581" w:author="Nathan" w:date="2020-09-21T18:53:00Z">
      <w:r w:rsidR="00730CF5">
        <w:t>Tuffy</w:t>
      </w:r>
      <w:proofErr w:type="spellEnd"/>
      <w:r w:rsidR="00730CF5">
        <w:t xml:space="preserve"> Flights</w:t>
      </w:r>
    </w:ins>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0A4D73">
      <w:fldChar w:fldCharType="begin"/>
    </w:r>
    <w:r w:rsidR="000A4D73">
      <w:instrText xml:space="preserve"> NUMPAGES   \* MERGEFORMAT </w:instrText>
    </w:r>
    <w:r w:rsidR="000A4D73">
      <w:fldChar w:fldCharType="separate"/>
    </w:r>
    <w:r w:rsidR="0097782C">
      <w:rPr>
        <w:noProof/>
      </w:rPr>
      <w:instrText>6</w:instrText>
    </w:r>
    <w:r w:rsidR="000A4D73">
      <w:rPr>
        <w:noProof/>
      </w:rPr>
      <w:fldChar w:fldCharType="end"/>
    </w:r>
    <w:r>
      <w:instrText xml:space="preserve"> - </w:instrText>
    </w:r>
    <w:r w:rsidR="000A4D73">
      <w:fldChar w:fldCharType="begin"/>
    </w:r>
    <w:r w:rsidR="000A4D73">
      <w:instrText xml:space="preserve"> PAGEREF  EndOfTOC  \* MERGEFORMAT </w:instrText>
    </w:r>
    <w:r w:rsidR="000A4D73">
      <w:fldChar w:fldCharType="separate"/>
    </w:r>
    <w:r w:rsidR="0097782C">
      <w:rPr>
        <w:noProof/>
      </w:rPr>
      <w:instrText>2</w:instrText>
    </w:r>
    <w:r w:rsidR="000A4D73">
      <w:rPr>
        <w:noProof/>
      </w:rPr>
      <w:fldChar w:fldCharType="end"/>
    </w:r>
    <w:r>
      <w:instrText xml:space="preserve"> - 1 </w:instrText>
    </w:r>
    <w:r>
      <w:fldChar w:fldCharType="separate"/>
    </w:r>
    <w:r w:rsidR="0097782C">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8B40C" w14:textId="77777777" w:rsidR="000A4D73" w:rsidRDefault="000A4D73" w:rsidP="00D73986">
      <w:r>
        <w:separator/>
      </w:r>
    </w:p>
  </w:footnote>
  <w:footnote w:type="continuationSeparator" w:id="0">
    <w:p w14:paraId="530FB2A3" w14:textId="77777777" w:rsidR="000A4D73" w:rsidRDefault="000A4D73"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188A7" w14:textId="77777777" w:rsidR="00912B66" w:rsidRDefault="00912B66" w:rsidP="009652AC">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158BF0CD" w:rsidR="00912B66" w:rsidRPr="00C237FA" w:rsidRDefault="00912B66" w:rsidP="00D73986">
    <w:pPr>
      <w:pStyle w:val="Header"/>
    </w:pPr>
    <w:r w:rsidRPr="00C237FA">
      <w:fldChar w:fldCharType="begin"/>
    </w:r>
    <w:r w:rsidRPr="00C237FA">
      <w:instrText xml:space="preserve"> REF DocumentTitle \h  \* MERGEFORMAT </w:instrText>
    </w:r>
    <w:r w:rsidRPr="00C237FA">
      <w:fldChar w:fldCharType="separate"/>
    </w:r>
    <w:r>
      <w:t xml:space="preserve">Use Case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295" w:author="Jared Castaneda" w:date="2020-12-07T13:26:00Z">
      <w:r w:rsidR="00291CD3">
        <w:rPr>
          <w:noProof/>
        </w:rPr>
        <w:t>Sunday, December 6, 2020</w:t>
      </w:r>
    </w:ins>
    <w:ins w:id="296" w:author="Nathan" w:date="2020-09-28T13:20:00Z">
      <w:del w:id="297" w:author="Jared Castaneda" w:date="2020-12-03T10:53:00Z">
        <w:r w:rsidR="00D94683" w:rsidDel="00941718">
          <w:rPr>
            <w:noProof/>
          </w:rPr>
          <w:delText>Saturday, September 26, 2020</w:delText>
        </w:r>
      </w:del>
    </w:ins>
    <w:ins w:id="298" w:author="jawad swed" w:date="2020-09-24T11:05:00Z">
      <w:del w:id="299" w:author="Jared Castaneda" w:date="2020-12-03T10:53:00Z">
        <w:r w:rsidR="00665151" w:rsidDel="00941718">
          <w:rPr>
            <w:noProof/>
          </w:rPr>
          <w:delText>Wednesday, September 23, 2020</w:delText>
        </w:r>
      </w:del>
    </w:ins>
    <w:del w:id="300" w:author="Jared Castaneda" w:date="2020-12-03T10:53:00Z">
      <w:r w:rsidDel="00941718">
        <w:rPr>
          <w:noProof/>
        </w:rPr>
        <w:delText>Monday, September 7, 2020</w:delText>
      </w:r>
    </w:del>
    <w:r w:rsidRPr="00C237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912B66" w:rsidRDefault="00912B66"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56CC9FEE" w:rsidR="00912B66" w:rsidRPr="00C237FA" w:rsidRDefault="00912B66" w:rsidP="00D73986">
    <w:pPr>
      <w:pStyle w:val="Header"/>
    </w:pPr>
    <w:r w:rsidRPr="00C237FA">
      <w:fldChar w:fldCharType="begin"/>
    </w:r>
    <w:r w:rsidRPr="00C237FA">
      <w:instrText xml:space="preserve"> REF DocumentTitle \h  \* MERGEFORMAT </w:instrText>
    </w:r>
    <w:r w:rsidRPr="00C237FA">
      <w:fldChar w:fldCharType="separate"/>
    </w:r>
    <w:r>
      <w:t xml:space="preserve">Use Case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574" w:author="Jared Castaneda" w:date="2020-12-07T13:26:00Z">
      <w:r w:rsidR="00291CD3">
        <w:rPr>
          <w:noProof/>
        </w:rPr>
        <w:t>Sunday, December 6, 2020</w:t>
      </w:r>
    </w:ins>
    <w:ins w:id="575" w:author="Nathan" w:date="2020-09-28T13:20:00Z">
      <w:del w:id="576" w:author="Jared Castaneda" w:date="2020-12-03T10:53:00Z">
        <w:r w:rsidR="00D94683" w:rsidDel="00941718">
          <w:rPr>
            <w:noProof/>
          </w:rPr>
          <w:delText>Saturday, September 26, 2020</w:delText>
        </w:r>
      </w:del>
    </w:ins>
    <w:ins w:id="577" w:author="jawad swed" w:date="2020-09-24T11:05:00Z">
      <w:del w:id="578" w:author="Jared Castaneda" w:date="2020-12-03T10:53:00Z">
        <w:r w:rsidR="00665151" w:rsidDel="00941718">
          <w:rPr>
            <w:noProof/>
          </w:rPr>
          <w:delText>Wednesday, September 23, 2020</w:delText>
        </w:r>
      </w:del>
    </w:ins>
    <w:del w:id="579" w:author="Jared Castaneda" w:date="2020-12-03T10:53:00Z">
      <w:r w:rsidDel="00941718">
        <w:rPr>
          <w:noProof/>
        </w:rPr>
        <w:delText>Monday, September 7, 2020</w:delText>
      </w:r>
    </w:del>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6356"/>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138E7"/>
    <w:multiLevelType w:val="hybridMultilevel"/>
    <w:tmpl w:val="660C5A52"/>
    <w:lvl w:ilvl="0" w:tplc="4F803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B67CCC"/>
    <w:multiLevelType w:val="hybridMultilevel"/>
    <w:tmpl w:val="C9EA9FA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EDF60BC"/>
    <w:multiLevelType w:val="hybridMultilevel"/>
    <w:tmpl w:val="166C8988"/>
    <w:lvl w:ilvl="0" w:tplc="01825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B5F2CA2"/>
    <w:multiLevelType w:val="hybridMultilevel"/>
    <w:tmpl w:val="AEC899DA"/>
    <w:lvl w:ilvl="0" w:tplc="A68CD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5"/>
  </w:num>
  <w:num w:numId="4">
    <w:abstractNumId w:val="6"/>
  </w:num>
  <w:num w:numId="5">
    <w:abstractNumId w:val="2"/>
  </w:num>
  <w:num w:numId="6">
    <w:abstractNumId w:val="0"/>
  </w:num>
  <w:num w:numId="7">
    <w:abstractNumId w:val="1"/>
  </w:num>
  <w:num w:numId="8">
    <w:abstractNumId w:val="8"/>
  </w:num>
  <w:num w:numId="9">
    <w:abstractNumId w:val="9"/>
  </w:num>
  <w:num w:numId="10">
    <w:abstractNumId w:val="3"/>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athan">
    <w15:presenceInfo w15:providerId="Windows Live" w15:userId="2e6b9d7a79299f58"/>
  </w15:person>
  <w15:person w15:author="Jared Castaneda">
    <w15:presenceInfo w15:providerId="Windows Live" w15:userId="eba50c435f555db4"/>
  </w15:person>
  <w15:person w15:author="jawad swed">
    <w15:presenceInfo w15:providerId="Windows Live" w15:userId="b772551b96311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058D4"/>
    <w:rsid w:val="00013550"/>
    <w:rsid w:val="000246CF"/>
    <w:rsid w:val="000774C0"/>
    <w:rsid w:val="000A4D73"/>
    <w:rsid w:val="000C530D"/>
    <w:rsid w:val="000E24B8"/>
    <w:rsid w:val="000E39F3"/>
    <w:rsid w:val="000E790D"/>
    <w:rsid w:val="0011005C"/>
    <w:rsid w:val="00116932"/>
    <w:rsid w:val="00121747"/>
    <w:rsid w:val="00126BCF"/>
    <w:rsid w:val="0013122B"/>
    <w:rsid w:val="001353E7"/>
    <w:rsid w:val="00163853"/>
    <w:rsid w:val="00176AF2"/>
    <w:rsid w:val="00196230"/>
    <w:rsid w:val="001B4333"/>
    <w:rsid w:val="001D3D58"/>
    <w:rsid w:val="001E5FB9"/>
    <w:rsid w:val="001F0868"/>
    <w:rsid w:val="001F24E4"/>
    <w:rsid w:val="00205B61"/>
    <w:rsid w:val="0024151F"/>
    <w:rsid w:val="00244BAF"/>
    <w:rsid w:val="00263CE0"/>
    <w:rsid w:val="00290B06"/>
    <w:rsid w:val="00291CD3"/>
    <w:rsid w:val="00291DA8"/>
    <w:rsid w:val="002929C0"/>
    <w:rsid w:val="002B22C0"/>
    <w:rsid w:val="002B6F16"/>
    <w:rsid w:val="002D5DF5"/>
    <w:rsid w:val="002E3212"/>
    <w:rsid w:val="00314E7B"/>
    <w:rsid w:val="00345094"/>
    <w:rsid w:val="00347A0C"/>
    <w:rsid w:val="00372871"/>
    <w:rsid w:val="00396D65"/>
    <w:rsid w:val="003A2FD0"/>
    <w:rsid w:val="003C35DB"/>
    <w:rsid w:val="003C4C2C"/>
    <w:rsid w:val="003D6E3D"/>
    <w:rsid w:val="003F1751"/>
    <w:rsid w:val="00427955"/>
    <w:rsid w:val="00446114"/>
    <w:rsid w:val="0047298E"/>
    <w:rsid w:val="004931D0"/>
    <w:rsid w:val="004A288B"/>
    <w:rsid w:val="004C00E5"/>
    <w:rsid w:val="004C1BC4"/>
    <w:rsid w:val="004C3953"/>
    <w:rsid w:val="004C3DF1"/>
    <w:rsid w:val="004C6FA6"/>
    <w:rsid w:val="004D32A4"/>
    <w:rsid w:val="004F1B09"/>
    <w:rsid w:val="004F22BD"/>
    <w:rsid w:val="004F62C6"/>
    <w:rsid w:val="005025E2"/>
    <w:rsid w:val="00566D30"/>
    <w:rsid w:val="00575AAD"/>
    <w:rsid w:val="00583A71"/>
    <w:rsid w:val="00596682"/>
    <w:rsid w:val="005C0CF6"/>
    <w:rsid w:val="005C2960"/>
    <w:rsid w:val="005D1DB0"/>
    <w:rsid w:val="00604E16"/>
    <w:rsid w:val="00617FFC"/>
    <w:rsid w:val="00621A7F"/>
    <w:rsid w:val="00641415"/>
    <w:rsid w:val="00656E0B"/>
    <w:rsid w:val="00665151"/>
    <w:rsid w:val="006815E2"/>
    <w:rsid w:val="00686996"/>
    <w:rsid w:val="006A05F6"/>
    <w:rsid w:val="006B2E93"/>
    <w:rsid w:val="006B6E74"/>
    <w:rsid w:val="006C0BD3"/>
    <w:rsid w:val="006D0874"/>
    <w:rsid w:val="00730CF5"/>
    <w:rsid w:val="00760A8E"/>
    <w:rsid w:val="0076222F"/>
    <w:rsid w:val="007732CA"/>
    <w:rsid w:val="007A3348"/>
    <w:rsid w:val="007C2935"/>
    <w:rsid w:val="007C3421"/>
    <w:rsid w:val="007C6B90"/>
    <w:rsid w:val="007D428C"/>
    <w:rsid w:val="007E6647"/>
    <w:rsid w:val="007F6AAF"/>
    <w:rsid w:val="00804E32"/>
    <w:rsid w:val="008053E2"/>
    <w:rsid w:val="0081143F"/>
    <w:rsid w:val="00811B9D"/>
    <w:rsid w:val="00836793"/>
    <w:rsid w:val="0084306B"/>
    <w:rsid w:val="008437A3"/>
    <w:rsid w:val="00845520"/>
    <w:rsid w:val="00866B44"/>
    <w:rsid w:val="00883982"/>
    <w:rsid w:val="008939AA"/>
    <w:rsid w:val="008B38CC"/>
    <w:rsid w:val="008E0BDE"/>
    <w:rsid w:val="008E4B23"/>
    <w:rsid w:val="008E4E0F"/>
    <w:rsid w:val="00912B66"/>
    <w:rsid w:val="00915BDF"/>
    <w:rsid w:val="00921F78"/>
    <w:rsid w:val="00941718"/>
    <w:rsid w:val="00946076"/>
    <w:rsid w:val="009652AC"/>
    <w:rsid w:val="009735F5"/>
    <w:rsid w:val="0097782C"/>
    <w:rsid w:val="00985E79"/>
    <w:rsid w:val="0099233A"/>
    <w:rsid w:val="009B577F"/>
    <w:rsid w:val="009D12CA"/>
    <w:rsid w:val="009D6272"/>
    <w:rsid w:val="00A00699"/>
    <w:rsid w:val="00A011D0"/>
    <w:rsid w:val="00A32A2E"/>
    <w:rsid w:val="00A333B4"/>
    <w:rsid w:val="00A4534D"/>
    <w:rsid w:val="00A63D97"/>
    <w:rsid w:val="00A776AA"/>
    <w:rsid w:val="00A82140"/>
    <w:rsid w:val="00AA538F"/>
    <w:rsid w:val="00AC473A"/>
    <w:rsid w:val="00AC58E7"/>
    <w:rsid w:val="00AE78AD"/>
    <w:rsid w:val="00B011D5"/>
    <w:rsid w:val="00B04DCF"/>
    <w:rsid w:val="00B17620"/>
    <w:rsid w:val="00B229EE"/>
    <w:rsid w:val="00B234B5"/>
    <w:rsid w:val="00B260C9"/>
    <w:rsid w:val="00B85639"/>
    <w:rsid w:val="00B93DBD"/>
    <w:rsid w:val="00BB5443"/>
    <w:rsid w:val="00BC529A"/>
    <w:rsid w:val="00BC7813"/>
    <w:rsid w:val="00BE0AEB"/>
    <w:rsid w:val="00BE23E8"/>
    <w:rsid w:val="00BE4DFC"/>
    <w:rsid w:val="00BF31CF"/>
    <w:rsid w:val="00C037DA"/>
    <w:rsid w:val="00C161C0"/>
    <w:rsid w:val="00C20764"/>
    <w:rsid w:val="00C237FA"/>
    <w:rsid w:val="00C24D71"/>
    <w:rsid w:val="00C53336"/>
    <w:rsid w:val="00C60461"/>
    <w:rsid w:val="00C65719"/>
    <w:rsid w:val="00C73210"/>
    <w:rsid w:val="00CA7981"/>
    <w:rsid w:val="00CC17B0"/>
    <w:rsid w:val="00CC4516"/>
    <w:rsid w:val="00CD4E89"/>
    <w:rsid w:val="00CE1DBD"/>
    <w:rsid w:val="00CE6607"/>
    <w:rsid w:val="00CE6E59"/>
    <w:rsid w:val="00D02A87"/>
    <w:rsid w:val="00D04C8F"/>
    <w:rsid w:val="00D2139F"/>
    <w:rsid w:val="00D32A5B"/>
    <w:rsid w:val="00D33C15"/>
    <w:rsid w:val="00D67C9A"/>
    <w:rsid w:val="00D73986"/>
    <w:rsid w:val="00D80B3F"/>
    <w:rsid w:val="00D94683"/>
    <w:rsid w:val="00DA480A"/>
    <w:rsid w:val="00DB70B3"/>
    <w:rsid w:val="00DE7CAB"/>
    <w:rsid w:val="00E00DD9"/>
    <w:rsid w:val="00E04D05"/>
    <w:rsid w:val="00E11F13"/>
    <w:rsid w:val="00E23B71"/>
    <w:rsid w:val="00E331C0"/>
    <w:rsid w:val="00E45DEE"/>
    <w:rsid w:val="00E534CF"/>
    <w:rsid w:val="00E5791E"/>
    <w:rsid w:val="00E664C8"/>
    <w:rsid w:val="00E91ACB"/>
    <w:rsid w:val="00EA16FE"/>
    <w:rsid w:val="00EA412C"/>
    <w:rsid w:val="00EA6CA7"/>
    <w:rsid w:val="00EC7326"/>
    <w:rsid w:val="00EE7695"/>
    <w:rsid w:val="00EF4CFB"/>
    <w:rsid w:val="00EF4FF4"/>
    <w:rsid w:val="00F2135D"/>
    <w:rsid w:val="00F36F7B"/>
    <w:rsid w:val="00F4401E"/>
    <w:rsid w:val="00F73A7B"/>
    <w:rsid w:val="00FC719B"/>
    <w:rsid w:val="00FC7841"/>
    <w:rsid w:val="00FD4461"/>
    <w:rsid w:val="00FE4C1B"/>
    <w:rsid w:val="00FE5E70"/>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34AD5-EE4E-47C7-9015-2C591ECC2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6</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Jared Castaneda</cp:lastModifiedBy>
  <cp:revision>145</cp:revision>
  <cp:lastPrinted>2020-09-05T21:16:00Z</cp:lastPrinted>
  <dcterms:created xsi:type="dcterms:W3CDTF">2020-09-04T22:31:00Z</dcterms:created>
  <dcterms:modified xsi:type="dcterms:W3CDTF">2020-12-07T21:27:00Z</dcterms:modified>
</cp:coreProperties>
</file>